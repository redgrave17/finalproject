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tag w:val="goog_rdk_2"/>
        <w:id w:val="170063221"/>
      </w:sdtPr>
      <w:sdtEndPr/>
      <w:sdtContent>
        <w:p w14:paraId="00000001" w14:textId="77777777" w:rsidR="00312D72" w:rsidRDefault="00D542AC">
          <w:pPr>
            <w:spacing w:before="120" w:after="0" w:line="288" w:lineRule="auto"/>
            <w:jc w:val="center"/>
            <w:rPr>
              <w:rFonts w:ascii="Times New Roman" w:eastAsia="Times New Roman" w:hAnsi="Times New Roman" w:cs="Times New Roman"/>
              <w:sz w:val="24"/>
              <w:szCs w:val="24"/>
            </w:rPr>
          </w:pPr>
          <w:sdt>
            <w:sdtPr>
              <w:tag w:val="goog_rdk_0"/>
              <w:id w:val="1377422875"/>
            </w:sdtPr>
            <w:sdtEndPr/>
            <w:sdtContent>
              <w:r w:rsidR="00364F45">
                <w:rPr>
                  <w:rFonts w:ascii="Times New Roman" w:eastAsia="Times New Roman" w:hAnsi="Times New Roman" w:cs="Times New Roman"/>
                  <w:b/>
                  <w:bCs/>
                  <w:sz w:val="24"/>
                  <w:szCs w:val="24"/>
                </w:rPr>
                <w:t>HỢP ĐỒNG DỊCH VỤ</w:t>
              </w:r>
            </w:sdtContent>
          </w:sdt>
          <w:sdt>
            <w:sdtPr>
              <w:tag w:val="goog_rdk_1"/>
              <w:id w:val="-567485845"/>
            </w:sdtPr>
            <w:sdtEndPr/>
            <w:sdtContent/>
          </w:sdt>
        </w:p>
      </w:sdtContent>
    </w:sdt>
    <w:sdt>
      <w:sdtPr>
        <w:tag w:val="goog_rdk_4"/>
        <w:id w:val="40923911"/>
      </w:sdtPr>
      <w:sdtEndPr/>
      <w:sdtContent>
        <w:p w14:paraId="00000002" w14:textId="77777777" w:rsidR="00312D72" w:rsidRDefault="00D542AC">
          <w:pPr>
            <w:spacing w:before="120" w:after="0" w:line="288" w:lineRule="auto"/>
            <w:jc w:val="center"/>
            <w:rPr>
              <w:rFonts w:ascii="Times New Roman" w:eastAsia="Times New Roman" w:hAnsi="Times New Roman" w:cs="Times New Roman"/>
              <w:sz w:val="24"/>
              <w:szCs w:val="24"/>
            </w:rPr>
          </w:pPr>
          <w:sdt>
            <w:sdtPr>
              <w:tag w:val="goog_rdk_3"/>
              <w:id w:val="-751295819"/>
            </w:sdtPr>
            <w:sdtEndPr/>
            <w:sdtContent>
              <w:r w:rsidR="00364F45">
                <w:rPr>
                  <w:rFonts w:ascii="Times New Roman" w:eastAsia="Times New Roman" w:hAnsi="Times New Roman" w:cs="Times New Roman"/>
                  <w:sz w:val="24"/>
                  <w:szCs w:val="24"/>
                </w:rPr>
                <w:t>Số …</w:t>
              </w:r>
              <w:proofErr w:type="gramStart"/>
              <w:r w:rsidR="00364F45">
                <w:rPr>
                  <w:rFonts w:ascii="Times New Roman" w:eastAsia="Times New Roman" w:hAnsi="Times New Roman" w:cs="Times New Roman"/>
                  <w:sz w:val="24"/>
                  <w:szCs w:val="24"/>
                </w:rPr>
                <w:t>…..</w:t>
              </w:r>
              <w:proofErr w:type="gramEnd"/>
              <w:r w:rsidR="00364F45">
                <w:rPr>
                  <w:rFonts w:ascii="Times New Roman" w:eastAsia="Times New Roman" w:hAnsi="Times New Roman" w:cs="Times New Roman"/>
                  <w:sz w:val="24"/>
                  <w:szCs w:val="24"/>
                </w:rPr>
                <w:t>/2026/ZVAS/VNG-………</w:t>
              </w:r>
            </w:sdtContent>
          </w:sdt>
        </w:p>
      </w:sdtContent>
    </w:sdt>
    <w:sdt>
      <w:sdtPr>
        <w:tag w:val="goog_rdk_6"/>
        <w:id w:val="47337879"/>
      </w:sdtPr>
      <w:sdtEndPr/>
      <w:sdtContent>
        <w:p w14:paraId="00000003" w14:textId="77777777" w:rsidR="00312D72" w:rsidRDefault="00D542AC">
          <w:pPr>
            <w:spacing w:before="120" w:after="0" w:line="288" w:lineRule="auto"/>
            <w:jc w:val="both"/>
            <w:rPr>
              <w:rFonts w:ascii="Times New Roman" w:eastAsia="Times New Roman" w:hAnsi="Times New Roman" w:cs="Times New Roman"/>
              <w:sz w:val="24"/>
              <w:szCs w:val="24"/>
            </w:rPr>
          </w:pPr>
          <w:sdt>
            <w:sdtPr>
              <w:tag w:val="goog_rdk_5"/>
              <w:id w:val="1489657621"/>
            </w:sdtPr>
            <w:sdtEndPr/>
            <w:sdtContent>
              <w:r w:rsidR="00364F45">
                <w:rPr>
                  <w:rFonts w:ascii="Times New Roman" w:eastAsia="Times New Roman" w:hAnsi="Times New Roman" w:cs="Times New Roman"/>
                  <w:sz w:val="24"/>
                  <w:szCs w:val="24"/>
                </w:rPr>
                <w:t>Hôm nay, ngày … tháng … năm 2026 tại TP. HCM (“Ngày Hiệu Lực”), chúng tôi gồm:</w:t>
              </w:r>
            </w:sdtContent>
          </w:sdt>
        </w:p>
      </w:sdtContent>
    </w:sdt>
    <w:sdt>
      <w:sdtPr>
        <w:tag w:val="goog_rdk_8"/>
        <w:id w:val="48135739"/>
      </w:sdtPr>
      <w:sdtEndPr/>
      <w:sdtContent>
        <w:p w14:paraId="00000004" w14:textId="77777777" w:rsidR="00312D72" w:rsidRDefault="00D542AC">
          <w:pPr>
            <w:spacing w:before="120" w:after="0" w:line="288" w:lineRule="auto"/>
            <w:jc w:val="both"/>
            <w:rPr>
              <w:rFonts w:ascii="Times New Roman" w:eastAsia="Times New Roman" w:hAnsi="Times New Roman" w:cs="Times New Roman"/>
              <w:sz w:val="24"/>
              <w:szCs w:val="24"/>
            </w:rPr>
          </w:pPr>
          <w:sdt>
            <w:sdtPr>
              <w:tag w:val="goog_rdk_7"/>
              <w:id w:val="2061720526"/>
            </w:sdtPr>
            <w:sdtEndPr/>
            <w:sdtContent/>
          </w:sdt>
        </w:p>
      </w:sdtContent>
    </w:sdt>
    <w:tbl>
      <w:tblPr>
        <w:tblStyle w:val="a"/>
        <w:tblW w:w="9653" w:type="dxa"/>
        <w:tblInd w:w="-113" w:type="dxa"/>
        <w:tblLayout w:type="fixed"/>
        <w:tblLook w:val="0000" w:firstRow="0" w:lastRow="0" w:firstColumn="0" w:lastColumn="0" w:noHBand="0" w:noVBand="0"/>
      </w:tblPr>
      <w:tblGrid>
        <w:gridCol w:w="1823"/>
        <w:gridCol w:w="3915"/>
        <w:gridCol w:w="3915"/>
      </w:tblGrid>
      <w:tr w:rsidR="00312D72" w14:paraId="383BDF8A" w14:textId="77777777">
        <w:trPr>
          <w:trHeight w:val="471"/>
        </w:trPr>
        <w:tc>
          <w:tcPr>
            <w:tcW w:w="9653" w:type="dxa"/>
            <w:gridSpan w:val="3"/>
          </w:tcPr>
          <w:p w14:paraId="00000005" w14:textId="77777777" w:rsidR="00312D72" w:rsidRDefault="00D542AC">
            <w:pPr>
              <w:tabs>
                <w:tab w:val="left" w:pos="4752"/>
              </w:tabs>
              <w:spacing w:before="120" w:after="0" w:line="288" w:lineRule="auto"/>
              <w:ind w:left="5" w:right="29"/>
              <w:jc w:val="both"/>
              <w:rPr>
                <w:rFonts w:ascii="Times New Roman" w:eastAsia="Times New Roman" w:hAnsi="Times New Roman" w:cs="Times New Roman"/>
                <w:sz w:val="24"/>
                <w:szCs w:val="24"/>
              </w:rPr>
            </w:pPr>
            <w:sdt>
              <w:sdtPr>
                <w:tag w:val="goog_rdk_9"/>
                <w:id w:val="423648888"/>
              </w:sdtPr>
              <w:sdtEndPr/>
              <w:sdtContent>
                <w:r w:rsidR="00364F45">
                  <w:rPr>
                    <w:rFonts w:ascii="Times New Roman" w:eastAsia="Times New Roman" w:hAnsi="Times New Roman" w:cs="Times New Roman"/>
                    <w:b/>
                    <w:bCs/>
                    <w:sz w:val="24"/>
                    <w:szCs w:val="24"/>
                  </w:rPr>
                  <w:t>BÊN</w:t>
                </w:r>
              </w:sdtContent>
            </w:sdt>
            <w:r w:rsidR="00364F45">
              <w:rPr>
                <w:rFonts w:ascii="Times New Roman" w:eastAsia="Times New Roman" w:hAnsi="Times New Roman" w:cs="Times New Roman"/>
                <w:sz w:val="24"/>
                <w:szCs w:val="24"/>
              </w:rPr>
              <w:t xml:space="preserve"> </w:t>
            </w:r>
            <w:sdt>
              <w:sdtPr>
                <w:tag w:val="goog_rdk_10"/>
                <w:id w:val="890432817"/>
              </w:sdtPr>
              <w:sdtEndPr/>
              <w:sdtContent>
                <w:r w:rsidR="00364F45">
                  <w:rPr>
                    <w:rFonts w:ascii="Times New Roman" w:eastAsia="Times New Roman" w:hAnsi="Times New Roman" w:cs="Times New Roman"/>
                    <w:b/>
                    <w:bCs/>
                    <w:sz w:val="24"/>
                    <w:szCs w:val="24"/>
                  </w:rPr>
                  <w:t>A: CÔNG TY CỔ PHẦN TẬP ĐOÀN VNG</w:t>
                </w:r>
              </w:sdtContent>
            </w:sdt>
          </w:p>
        </w:tc>
      </w:tr>
      <w:tr w:rsidR="00312D72" w14:paraId="6BFB7D68" w14:textId="77777777">
        <w:trPr>
          <w:trHeight w:val="212"/>
        </w:trPr>
        <w:tc>
          <w:tcPr>
            <w:tcW w:w="1823" w:type="dxa"/>
          </w:tcPr>
          <w:sdt>
            <w:sdtPr>
              <w:tag w:val="goog_rdk_16"/>
              <w:id w:val="1012020500"/>
            </w:sdtPr>
            <w:sdtEndPr/>
            <w:sdtContent>
              <w:p w14:paraId="00000008" w14:textId="77777777" w:rsidR="00312D72" w:rsidRDefault="00D542AC">
                <w:pPr>
                  <w:spacing w:before="120" w:after="0" w:line="288" w:lineRule="auto"/>
                  <w:ind w:left="5" w:right="29"/>
                  <w:jc w:val="both"/>
                  <w:rPr>
                    <w:rFonts w:ascii="Times New Roman" w:eastAsia="Times New Roman" w:hAnsi="Times New Roman" w:cs="Times New Roman"/>
                    <w:sz w:val="24"/>
                    <w:szCs w:val="24"/>
                  </w:rPr>
                </w:pPr>
                <w:sdt>
                  <w:sdtPr>
                    <w:tag w:val="goog_rdk_15"/>
                    <w:id w:val="84718073"/>
                  </w:sdtPr>
                  <w:sdtEndPr/>
                  <w:sdtContent>
                    <w:r w:rsidR="00364F45">
                      <w:rPr>
                        <w:rFonts w:ascii="Times New Roman" w:eastAsia="Times New Roman" w:hAnsi="Times New Roman" w:cs="Times New Roman"/>
                        <w:sz w:val="24"/>
                        <w:szCs w:val="24"/>
                      </w:rPr>
                      <w:t>Địa chỉ</w:t>
                    </w:r>
                  </w:sdtContent>
                </w:sdt>
              </w:p>
            </w:sdtContent>
          </w:sdt>
        </w:tc>
        <w:tc>
          <w:tcPr>
            <w:tcW w:w="7830" w:type="dxa"/>
            <w:gridSpan w:val="2"/>
          </w:tcPr>
          <w:sdt>
            <w:sdtPr>
              <w:tag w:val="goog_rdk_18"/>
              <w:id w:val="1497865198"/>
            </w:sdtPr>
            <w:sdtEndPr/>
            <w:sdtContent>
              <w:p w14:paraId="00000009" w14:textId="77777777" w:rsidR="00312D72" w:rsidRDefault="00D542AC">
                <w:pPr>
                  <w:pBdr>
                    <w:top w:val="nil"/>
                    <w:left w:val="nil"/>
                    <w:bottom w:val="nil"/>
                    <w:right w:val="nil"/>
                    <w:between w:val="nil"/>
                  </w:pBdr>
                  <w:spacing w:before="120" w:after="0" w:line="288" w:lineRule="auto"/>
                  <w:ind w:right="29"/>
                  <w:jc w:val="both"/>
                  <w:rPr>
                    <w:rFonts w:ascii="Times New Roman" w:eastAsia="Times New Roman" w:hAnsi="Times New Roman" w:cs="Times New Roman"/>
                    <w:color w:val="000000"/>
                    <w:sz w:val="24"/>
                    <w:szCs w:val="24"/>
                  </w:rPr>
                </w:pPr>
                <w:sdt>
                  <w:sdtPr>
                    <w:tag w:val="goog_rdk_17"/>
                    <w:id w:val="-1109181123"/>
                  </w:sdtPr>
                  <w:sdtEndPr/>
                  <w:sdtContent>
                    <w:r w:rsidR="00364F45">
                      <w:rPr>
                        <w:rFonts w:ascii="Times New Roman" w:eastAsia="Times New Roman" w:hAnsi="Times New Roman" w:cs="Times New Roman"/>
                        <w:color w:val="000000"/>
                        <w:sz w:val="24"/>
                        <w:szCs w:val="24"/>
                      </w:rPr>
                      <w:t xml:space="preserve">: </w:t>
                    </w:r>
                    <w:proofErr w:type="spellStart"/>
                    <w:r w:rsidR="00364F45">
                      <w:rPr>
                        <w:rFonts w:ascii="Times New Roman" w:eastAsia="Times New Roman" w:hAnsi="Times New Roman" w:cs="Times New Roman"/>
                        <w:color w:val="000000"/>
                        <w:sz w:val="24"/>
                        <w:szCs w:val="24"/>
                      </w:rPr>
                      <w:t>Z06</w:t>
                    </w:r>
                    <w:proofErr w:type="spellEnd"/>
                    <w:r w:rsidR="00364F45">
                      <w:rPr>
                        <w:rFonts w:ascii="Times New Roman" w:eastAsia="Times New Roman" w:hAnsi="Times New Roman" w:cs="Times New Roman"/>
                        <w:color w:val="000000"/>
                        <w:sz w:val="24"/>
                        <w:szCs w:val="24"/>
                      </w:rPr>
                      <w:t xml:space="preserve"> Đường số 13, Phường Tân Thuận, Thành phố Hồ Chí Minh, Việt Nam</w:t>
                    </w:r>
                  </w:sdtContent>
                </w:sdt>
              </w:p>
            </w:sdtContent>
          </w:sdt>
        </w:tc>
      </w:tr>
      <w:tr w:rsidR="00312D72" w14:paraId="2A06FB8A" w14:textId="77777777">
        <w:trPr>
          <w:trHeight w:val="179"/>
        </w:trPr>
        <w:tc>
          <w:tcPr>
            <w:tcW w:w="1823" w:type="dxa"/>
          </w:tcPr>
          <w:sdt>
            <w:sdtPr>
              <w:tag w:val="goog_rdk_22"/>
              <w:id w:val="-2056812665"/>
            </w:sdtPr>
            <w:sdtEndPr/>
            <w:sdtContent>
              <w:p w14:paraId="0000000B" w14:textId="77777777" w:rsidR="00312D72" w:rsidRDefault="00D542AC">
                <w:pPr>
                  <w:spacing w:before="120" w:after="0" w:line="288" w:lineRule="auto"/>
                  <w:ind w:left="5" w:right="29"/>
                  <w:jc w:val="both"/>
                  <w:rPr>
                    <w:rFonts w:ascii="Times New Roman" w:eastAsia="Times New Roman" w:hAnsi="Times New Roman" w:cs="Times New Roman"/>
                    <w:sz w:val="24"/>
                    <w:szCs w:val="24"/>
                  </w:rPr>
                </w:pPr>
                <w:sdt>
                  <w:sdtPr>
                    <w:tag w:val="goog_rdk_21"/>
                    <w:id w:val="-1977727343"/>
                  </w:sdtPr>
                  <w:sdtEndPr/>
                  <w:sdtContent>
                    <w:r w:rsidR="00364F45">
                      <w:rPr>
                        <w:rFonts w:ascii="Times New Roman" w:eastAsia="Times New Roman" w:hAnsi="Times New Roman" w:cs="Times New Roman"/>
                        <w:sz w:val="24"/>
                        <w:szCs w:val="24"/>
                      </w:rPr>
                      <w:t>Điện thoại</w:t>
                    </w:r>
                  </w:sdtContent>
                </w:sdt>
              </w:p>
            </w:sdtContent>
          </w:sdt>
        </w:tc>
        <w:tc>
          <w:tcPr>
            <w:tcW w:w="7830" w:type="dxa"/>
            <w:gridSpan w:val="2"/>
          </w:tcPr>
          <w:sdt>
            <w:sdtPr>
              <w:tag w:val="goog_rdk_24"/>
              <w:id w:val="-486579195"/>
            </w:sdtPr>
            <w:sdtEndPr/>
            <w:sdtContent>
              <w:p w14:paraId="0000000C" w14:textId="77777777" w:rsidR="00312D72" w:rsidRDefault="00D542AC">
                <w:pPr>
                  <w:tabs>
                    <w:tab w:val="left" w:pos="2057"/>
                  </w:tabs>
                  <w:spacing w:before="120" w:after="0" w:line="288" w:lineRule="auto"/>
                  <w:ind w:right="29"/>
                  <w:jc w:val="both"/>
                  <w:rPr>
                    <w:rFonts w:ascii="Times New Roman" w:eastAsia="Times New Roman" w:hAnsi="Times New Roman" w:cs="Times New Roman"/>
                    <w:sz w:val="24"/>
                    <w:szCs w:val="24"/>
                  </w:rPr>
                </w:pPr>
                <w:sdt>
                  <w:sdtPr>
                    <w:tag w:val="goog_rdk_23"/>
                    <w:id w:val="-1139630333"/>
                  </w:sdtPr>
                  <w:sdtEndPr/>
                  <w:sdtContent>
                    <w:r w:rsidR="00364F45">
                      <w:rPr>
                        <w:rFonts w:ascii="Times New Roman" w:eastAsia="Times New Roman" w:hAnsi="Times New Roman" w:cs="Times New Roman"/>
                        <w:sz w:val="24"/>
                        <w:szCs w:val="24"/>
                      </w:rPr>
                      <w:t xml:space="preserve">: (028) 39623 888                     </w:t>
                    </w:r>
                  </w:sdtContent>
                </w:sdt>
              </w:p>
            </w:sdtContent>
          </w:sdt>
        </w:tc>
      </w:tr>
      <w:tr w:rsidR="00312D72" w14:paraId="68ECA13E" w14:textId="77777777">
        <w:trPr>
          <w:trHeight w:val="241"/>
        </w:trPr>
        <w:tc>
          <w:tcPr>
            <w:tcW w:w="1823" w:type="dxa"/>
          </w:tcPr>
          <w:sdt>
            <w:sdtPr>
              <w:tag w:val="goog_rdk_28"/>
              <w:id w:val="717927935"/>
            </w:sdtPr>
            <w:sdtEndPr/>
            <w:sdtContent>
              <w:p w14:paraId="0000000E" w14:textId="77777777" w:rsidR="00312D72" w:rsidRDefault="00D542AC">
                <w:pPr>
                  <w:spacing w:before="120" w:after="0" w:line="288" w:lineRule="auto"/>
                  <w:ind w:left="5" w:right="29"/>
                  <w:jc w:val="both"/>
                  <w:rPr>
                    <w:rFonts w:ascii="Times New Roman" w:eastAsia="Times New Roman" w:hAnsi="Times New Roman" w:cs="Times New Roman"/>
                    <w:sz w:val="24"/>
                    <w:szCs w:val="24"/>
                  </w:rPr>
                </w:pPr>
                <w:sdt>
                  <w:sdtPr>
                    <w:tag w:val="goog_rdk_27"/>
                    <w:id w:val="93357503"/>
                  </w:sdtPr>
                  <w:sdtEndPr/>
                  <w:sdtContent>
                    <w:r w:rsidR="00364F45">
                      <w:rPr>
                        <w:rFonts w:ascii="Times New Roman" w:eastAsia="Times New Roman" w:hAnsi="Times New Roman" w:cs="Times New Roman"/>
                        <w:sz w:val="24"/>
                        <w:szCs w:val="24"/>
                      </w:rPr>
                      <w:t>Mã số thuế</w:t>
                    </w:r>
                  </w:sdtContent>
                </w:sdt>
              </w:p>
            </w:sdtContent>
          </w:sdt>
        </w:tc>
        <w:tc>
          <w:tcPr>
            <w:tcW w:w="7830" w:type="dxa"/>
            <w:gridSpan w:val="2"/>
          </w:tcPr>
          <w:sdt>
            <w:sdtPr>
              <w:tag w:val="goog_rdk_30"/>
              <w:id w:val="-803077157"/>
            </w:sdtPr>
            <w:sdtEndPr/>
            <w:sdtContent>
              <w:p w14:paraId="0000000F" w14:textId="77777777" w:rsidR="00312D72" w:rsidRDefault="00D542AC">
                <w:pPr>
                  <w:tabs>
                    <w:tab w:val="left" w:pos="2057"/>
                  </w:tabs>
                  <w:spacing w:before="120" w:after="0" w:line="288" w:lineRule="auto"/>
                  <w:ind w:right="29"/>
                  <w:jc w:val="both"/>
                  <w:rPr>
                    <w:rFonts w:ascii="Times New Roman" w:eastAsia="Times New Roman" w:hAnsi="Times New Roman" w:cs="Times New Roman"/>
                    <w:sz w:val="24"/>
                    <w:szCs w:val="24"/>
                  </w:rPr>
                </w:pPr>
                <w:sdt>
                  <w:sdtPr>
                    <w:tag w:val="goog_rdk_29"/>
                    <w:id w:val="1359485826"/>
                  </w:sdtPr>
                  <w:sdtEndPr/>
                  <w:sdtContent>
                    <w:r w:rsidR="00364F45">
                      <w:rPr>
                        <w:rFonts w:ascii="Times New Roman" w:eastAsia="Times New Roman" w:hAnsi="Times New Roman" w:cs="Times New Roman"/>
                        <w:sz w:val="24"/>
                        <w:szCs w:val="24"/>
                      </w:rPr>
                      <w:t>: 0303490096</w:t>
                    </w:r>
                  </w:sdtContent>
                </w:sdt>
              </w:p>
            </w:sdtContent>
          </w:sdt>
        </w:tc>
      </w:tr>
      <w:tr w:rsidR="00312D72" w14:paraId="58F2A5A2" w14:textId="77777777">
        <w:trPr>
          <w:trHeight w:val="471"/>
        </w:trPr>
        <w:tc>
          <w:tcPr>
            <w:tcW w:w="1823" w:type="dxa"/>
          </w:tcPr>
          <w:sdt>
            <w:sdtPr>
              <w:tag w:val="goog_rdk_34"/>
              <w:id w:val="-1658845009"/>
            </w:sdtPr>
            <w:sdtEndPr/>
            <w:sdtContent>
              <w:p w14:paraId="00000011" w14:textId="77777777" w:rsidR="00312D72" w:rsidRDefault="00D542AC">
                <w:pPr>
                  <w:spacing w:before="120" w:after="0" w:line="288" w:lineRule="auto"/>
                  <w:ind w:left="5" w:right="29"/>
                  <w:jc w:val="both"/>
                  <w:rPr>
                    <w:rFonts w:ascii="Times New Roman" w:eastAsia="Times New Roman" w:hAnsi="Times New Roman" w:cs="Times New Roman"/>
                    <w:sz w:val="24"/>
                    <w:szCs w:val="24"/>
                  </w:rPr>
                </w:pPr>
                <w:sdt>
                  <w:sdtPr>
                    <w:tag w:val="goog_rdk_33"/>
                    <w:id w:val="-239491061"/>
                  </w:sdtPr>
                  <w:sdtEndPr/>
                  <w:sdtContent>
                    <w:r w:rsidR="00364F45">
                      <w:rPr>
                        <w:rFonts w:ascii="Times New Roman" w:eastAsia="Times New Roman" w:hAnsi="Times New Roman" w:cs="Times New Roman"/>
                        <w:sz w:val="24"/>
                        <w:szCs w:val="24"/>
                      </w:rPr>
                      <w:t xml:space="preserve">Tài khoản số        </w:t>
                    </w:r>
                  </w:sdtContent>
                </w:sdt>
              </w:p>
            </w:sdtContent>
          </w:sdt>
        </w:tc>
        <w:tc>
          <w:tcPr>
            <w:tcW w:w="7830" w:type="dxa"/>
            <w:gridSpan w:val="2"/>
          </w:tcPr>
          <w:sdt>
            <w:sdtPr>
              <w:tag w:val="goog_rdk_36"/>
              <w:id w:val="686151560"/>
            </w:sdtPr>
            <w:sdtEndPr/>
            <w:sdtContent>
              <w:p w14:paraId="00000012" w14:textId="77777777" w:rsidR="00312D72" w:rsidRDefault="00D542AC">
                <w:pPr>
                  <w:tabs>
                    <w:tab w:val="left" w:pos="2057"/>
                  </w:tabs>
                  <w:spacing w:before="120" w:after="0" w:line="288" w:lineRule="auto"/>
                  <w:ind w:right="29"/>
                  <w:jc w:val="both"/>
                  <w:rPr>
                    <w:rFonts w:ascii="Times New Roman" w:eastAsia="Times New Roman" w:hAnsi="Times New Roman" w:cs="Times New Roman"/>
                    <w:sz w:val="24"/>
                    <w:szCs w:val="24"/>
                  </w:rPr>
                </w:pPr>
                <w:sdt>
                  <w:sdtPr>
                    <w:tag w:val="goog_rdk_35"/>
                    <w:id w:val="-930271603"/>
                  </w:sdtPr>
                  <w:sdtEndPr/>
                  <w:sdtContent>
                    <w:r w:rsidR="00364F45">
                      <w:rPr>
                        <w:rFonts w:ascii="Times New Roman" w:eastAsia="Times New Roman" w:hAnsi="Times New Roman" w:cs="Times New Roman"/>
                        <w:sz w:val="24"/>
                        <w:szCs w:val="24"/>
                      </w:rPr>
                      <w:t>:  80000399227 Ngân hàng MSB – CN Tân Bình</w:t>
                    </w:r>
                  </w:sdtContent>
                </w:sdt>
              </w:p>
            </w:sdtContent>
          </w:sdt>
        </w:tc>
      </w:tr>
      <w:tr w:rsidR="00312D72" w14:paraId="6FC91715" w14:textId="77777777">
        <w:trPr>
          <w:trHeight w:val="539"/>
        </w:trPr>
        <w:tc>
          <w:tcPr>
            <w:tcW w:w="1823" w:type="dxa"/>
          </w:tcPr>
          <w:sdt>
            <w:sdtPr>
              <w:tag w:val="goog_rdk_40"/>
              <w:id w:val="258438788"/>
            </w:sdtPr>
            <w:sdtEndPr/>
            <w:sdtContent>
              <w:p w14:paraId="00000014" w14:textId="77777777" w:rsidR="00312D72" w:rsidRDefault="00D542AC">
                <w:pPr>
                  <w:spacing w:before="120" w:after="0" w:line="288" w:lineRule="auto"/>
                  <w:ind w:left="5" w:right="29"/>
                  <w:jc w:val="both"/>
                  <w:rPr>
                    <w:rFonts w:ascii="Times New Roman" w:eastAsia="Times New Roman" w:hAnsi="Times New Roman" w:cs="Times New Roman"/>
                    <w:sz w:val="24"/>
                    <w:szCs w:val="24"/>
                  </w:rPr>
                </w:pPr>
                <w:sdt>
                  <w:sdtPr>
                    <w:tag w:val="goog_rdk_39"/>
                    <w:id w:val="352241368"/>
                  </w:sdtPr>
                  <w:sdtEndPr/>
                  <w:sdtContent>
                    <w:r w:rsidR="00364F45">
                      <w:rPr>
                        <w:rFonts w:ascii="Times New Roman" w:eastAsia="Times New Roman" w:hAnsi="Times New Roman" w:cs="Times New Roman"/>
                        <w:sz w:val="24"/>
                        <w:szCs w:val="24"/>
                      </w:rPr>
                      <w:t xml:space="preserve">Đại diện           </w:t>
                    </w:r>
                  </w:sdtContent>
                </w:sdt>
              </w:p>
            </w:sdtContent>
          </w:sdt>
        </w:tc>
        <w:tc>
          <w:tcPr>
            <w:tcW w:w="3915" w:type="dxa"/>
          </w:tcPr>
          <w:sdt>
            <w:sdtPr>
              <w:tag w:val="goog_rdk_44"/>
              <w:id w:val="-2092891491"/>
            </w:sdtPr>
            <w:sdtEndPr/>
            <w:sdtContent>
              <w:p w14:paraId="00000015" w14:textId="77777777" w:rsidR="00312D72" w:rsidRDefault="00D542AC">
                <w:pPr>
                  <w:tabs>
                    <w:tab w:val="left" w:pos="2057"/>
                  </w:tabs>
                  <w:spacing w:before="120" w:after="0" w:line="288" w:lineRule="auto"/>
                  <w:ind w:right="29"/>
                  <w:jc w:val="both"/>
                  <w:rPr>
                    <w:rFonts w:ascii="Times New Roman" w:eastAsia="Times New Roman" w:hAnsi="Times New Roman" w:cs="Times New Roman"/>
                    <w:sz w:val="24"/>
                    <w:szCs w:val="24"/>
                  </w:rPr>
                </w:pPr>
                <w:sdt>
                  <w:sdtPr>
                    <w:tag w:val="goog_rdk_41"/>
                    <w:id w:val="-1894200684"/>
                  </w:sdtPr>
                  <w:sdtEndPr/>
                  <w:sdtContent>
                    <w:r w:rsidR="00364F45">
                      <w:rPr>
                        <w:rFonts w:ascii="Times New Roman" w:eastAsia="Times New Roman" w:hAnsi="Times New Roman" w:cs="Times New Roman"/>
                        <w:sz w:val="24"/>
                        <w:szCs w:val="24"/>
                      </w:rPr>
                      <w:t xml:space="preserve">: Bà </w:t>
                    </w:r>
                  </w:sdtContent>
                </w:sdt>
                <w:sdt>
                  <w:sdtPr>
                    <w:tag w:val="goog_rdk_42"/>
                    <w:id w:val="1581426805"/>
                  </w:sdtPr>
                  <w:sdtEndPr/>
                  <w:sdtContent>
                    <w:r w:rsidR="00364F45">
                      <w:rPr>
                        <w:rFonts w:ascii="Times New Roman" w:eastAsia="Times New Roman" w:hAnsi="Times New Roman" w:cs="Times New Roman"/>
                        <w:b/>
                        <w:bCs/>
                        <w:sz w:val="24"/>
                        <w:szCs w:val="24"/>
                      </w:rPr>
                      <w:t xml:space="preserve">Trần Thị Bảo Vân </w:t>
                    </w:r>
                  </w:sdtContent>
                </w:sdt>
                <w:sdt>
                  <w:sdtPr>
                    <w:tag w:val="goog_rdk_43"/>
                    <w:id w:val="-802762022"/>
                  </w:sdtPr>
                  <w:sdtEndPr/>
                  <w:sdtContent>
                    <w:r w:rsidR="00364F45">
                      <w:rPr>
                        <w:rFonts w:ascii="Times New Roman" w:eastAsia="Times New Roman" w:hAnsi="Times New Roman" w:cs="Times New Roman"/>
                        <w:sz w:val="24"/>
                        <w:szCs w:val="24"/>
                      </w:rPr>
                      <w:t xml:space="preserve">                    </w:t>
                    </w:r>
                  </w:sdtContent>
                </w:sdt>
              </w:p>
            </w:sdtContent>
          </w:sdt>
        </w:tc>
        <w:tc>
          <w:tcPr>
            <w:tcW w:w="3915" w:type="dxa"/>
          </w:tcPr>
          <w:sdt>
            <w:sdtPr>
              <w:tag w:val="goog_rdk_46"/>
              <w:id w:val="-34524978"/>
            </w:sdtPr>
            <w:sdtEndPr/>
            <w:sdtContent>
              <w:p w14:paraId="00000016" w14:textId="77777777" w:rsidR="00312D72" w:rsidRDefault="00D542AC">
                <w:pPr>
                  <w:tabs>
                    <w:tab w:val="left" w:pos="2057"/>
                  </w:tabs>
                  <w:spacing w:before="120" w:after="0" w:line="288" w:lineRule="auto"/>
                  <w:ind w:right="29"/>
                  <w:jc w:val="both"/>
                  <w:rPr>
                    <w:rFonts w:ascii="Times New Roman" w:eastAsia="Times New Roman" w:hAnsi="Times New Roman" w:cs="Times New Roman"/>
                    <w:sz w:val="24"/>
                    <w:szCs w:val="24"/>
                  </w:rPr>
                </w:pPr>
                <w:sdt>
                  <w:sdtPr>
                    <w:tag w:val="goog_rdk_45"/>
                    <w:id w:val="-702018059"/>
                  </w:sdtPr>
                  <w:sdtEndPr/>
                  <w:sdtContent>
                    <w:r w:rsidR="00364F45">
                      <w:rPr>
                        <w:rFonts w:ascii="Times New Roman" w:eastAsia="Times New Roman" w:hAnsi="Times New Roman" w:cs="Times New Roman"/>
                        <w:sz w:val="24"/>
                        <w:szCs w:val="24"/>
                      </w:rPr>
                      <w:t>Chức vụ: Giám Đốc Cấp Cao Phụ Trách Quan Hệ Đối Tác</w:t>
                    </w:r>
                  </w:sdtContent>
                </w:sdt>
              </w:p>
            </w:sdtContent>
          </w:sdt>
        </w:tc>
      </w:tr>
      <w:tr w:rsidR="00312D72" w14:paraId="10877BAA" w14:textId="77777777">
        <w:trPr>
          <w:trHeight w:val="539"/>
        </w:trPr>
        <w:tc>
          <w:tcPr>
            <w:tcW w:w="1823" w:type="dxa"/>
          </w:tcPr>
          <w:sdt>
            <w:sdtPr>
              <w:tag w:val="goog_rdk_48"/>
              <w:id w:val="705671501"/>
            </w:sdtPr>
            <w:sdtEndPr/>
            <w:sdtContent>
              <w:p w14:paraId="00000017" w14:textId="77777777" w:rsidR="00312D72" w:rsidRDefault="00D542AC">
                <w:pPr>
                  <w:spacing w:before="120" w:after="0" w:line="288" w:lineRule="auto"/>
                  <w:ind w:left="5" w:right="29"/>
                  <w:jc w:val="both"/>
                  <w:rPr>
                    <w:rFonts w:ascii="Times New Roman" w:eastAsia="Times New Roman" w:hAnsi="Times New Roman" w:cs="Times New Roman"/>
                    <w:sz w:val="24"/>
                    <w:szCs w:val="24"/>
                  </w:rPr>
                </w:pPr>
                <w:sdt>
                  <w:sdtPr>
                    <w:tag w:val="goog_rdk_47"/>
                    <w:id w:val="1677451961"/>
                  </w:sdtPr>
                  <w:sdtEndPr/>
                  <w:sdtContent>
                    <w:r w:rsidR="00364F45">
                      <w:rPr>
                        <w:rFonts w:ascii="Times New Roman" w:eastAsia="Times New Roman" w:hAnsi="Times New Roman" w:cs="Times New Roman"/>
                        <w:sz w:val="24"/>
                        <w:szCs w:val="24"/>
                      </w:rPr>
                      <w:t xml:space="preserve">Giấy ủy quyền </w:t>
                    </w:r>
                  </w:sdtContent>
                </w:sdt>
              </w:p>
            </w:sdtContent>
          </w:sdt>
        </w:tc>
        <w:tc>
          <w:tcPr>
            <w:tcW w:w="7830" w:type="dxa"/>
            <w:gridSpan w:val="2"/>
          </w:tcPr>
          <w:sdt>
            <w:sdtPr>
              <w:tag w:val="goog_rdk_50"/>
              <w:id w:val="-1076993345"/>
            </w:sdtPr>
            <w:sdtEndPr/>
            <w:sdtContent>
              <w:p w14:paraId="00000018" w14:textId="77777777" w:rsidR="00312D72" w:rsidRDefault="00D542AC">
                <w:pPr>
                  <w:tabs>
                    <w:tab w:val="left" w:pos="2057"/>
                  </w:tabs>
                  <w:spacing w:before="120" w:after="0" w:line="288" w:lineRule="auto"/>
                  <w:ind w:right="29"/>
                  <w:jc w:val="both"/>
                  <w:rPr>
                    <w:rFonts w:ascii="Times New Roman" w:eastAsia="Times New Roman" w:hAnsi="Times New Roman" w:cs="Times New Roman"/>
                    <w:sz w:val="24"/>
                    <w:szCs w:val="24"/>
                  </w:rPr>
                </w:pPr>
                <w:sdt>
                  <w:sdtPr>
                    <w:tag w:val="goog_rdk_49"/>
                    <w:id w:val="-331606945"/>
                  </w:sdtPr>
                  <w:sdtEndPr/>
                  <w:sdtContent>
                    <w:r w:rsidR="00364F45">
                      <w:rPr>
                        <w:rFonts w:ascii="Times New Roman" w:eastAsia="Times New Roman" w:hAnsi="Times New Roman" w:cs="Times New Roman"/>
                        <w:sz w:val="24"/>
                        <w:szCs w:val="24"/>
                      </w:rPr>
                      <w:t xml:space="preserve">: Theo Thư </w:t>
                    </w:r>
                    <w:proofErr w:type="spellStart"/>
                    <w:r w:rsidR="00364F45">
                      <w:rPr>
                        <w:rFonts w:ascii="Times New Roman" w:eastAsia="Times New Roman" w:hAnsi="Times New Roman" w:cs="Times New Roman"/>
                        <w:sz w:val="24"/>
                        <w:szCs w:val="24"/>
                      </w:rPr>
                      <w:t>uỷ</w:t>
                    </w:r>
                    <w:proofErr w:type="spellEnd"/>
                    <w:r w:rsidR="00364F45">
                      <w:rPr>
                        <w:rFonts w:ascii="Times New Roman" w:eastAsia="Times New Roman" w:hAnsi="Times New Roman" w:cs="Times New Roman"/>
                        <w:sz w:val="24"/>
                        <w:szCs w:val="24"/>
                      </w:rPr>
                      <w:t xml:space="preserve"> quyền số 28/2026/TUQ-VNGG ngày 01/01/2026</w:t>
                    </w:r>
                  </w:sdtContent>
                </w:sdt>
              </w:p>
            </w:sdtContent>
          </w:sdt>
        </w:tc>
      </w:tr>
      <w:tr w:rsidR="00312D72" w14:paraId="389FE620" w14:textId="77777777">
        <w:trPr>
          <w:trHeight w:val="241"/>
        </w:trPr>
        <w:tc>
          <w:tcPr>
            <w:tcW w:w="1823" w:type="dxa"/>
          </w:tcPr>
          <w:sdt>
            <w:sdtPr>
              <w:tag w:val="goog_rdk_54"/>
              <w:id w:val="-1763849969"/>
            </w:sdtPr>
            <w:sdtEndPr/>
            <w:sdtContent>
              <w:p w14:paraId="0000001A" w14:textId="77777777" w:rsidR="00312D72" w:rsidRDefault="00D542AC">
                <w:pPr>
                  <w:spacing w:before="120" w:after="0" w:line="288" w:lineRule="auto"/>
                  <w:ind w:left="5" w:right="29"/>
                  <w:jc w:val="both"/>
                  <w:rPr>
                    <w:rFonts w:ascii="Times New Roman" w:eastAsia="Times New Roman" w:hAnsi="Times New Roman" w:cs="Times New Roman"/>
                    <w:sz w:val="24"/>
                    <w:szCs w:val="24"/>
                  </w:rPr>
                </w:pPr>
                <w:sdt>
                  <w:sdtPr>
                    <w:tag w:val="goog_rdk_53"/>
                    <w:id w:val="978608333"/>
                  </w:sdtPr>
                  <w:sdtEndPr/>
                  <w:sdtContent/>
                </w:sdt>
              </w:p>
            </w:sdtContent>
          </w:sdt>
        </w:tc>
        <w:tc>
          <w:tcPr>
            <w:tcW w:w="3915" w:type="dxa"/>
          </w:tcPr>
          <w:p w14:paraId="0000001B" w14:textId="77777777" w:rsidR="00312D72" w:rsidRDefault="00D542AC">
            <w:pPr>
              <w:tabs>
                <w:tab w:val="left" w:pos="2057"/>
              </w:tabs>
              <w:spacing w:before="120" w:after="0" w:line="288" w:lineRule="auto"/>
              <w:ind w:right="29"/>
              <w:jc w:val="both"/>
              <w:rPr>
                <w:rFonts w:ascii="Times New Roman" w:eastAsia="Times New Roman" w:hAnsi="Times New Roman" w:cs="Times New Roman"/>
                <w:sz w:val="24"/>
                <w:szCs w:val="24"/>
              </w:rPr>
            </w:pPr>
            <w:sdt>
              <w:sdtPr>
                <w:tag w:val="goog_rdk_55"/>
                <w:id w:val="1601107946"/>
              </w:sdtPr>
              <w:sdtEndPr/>
              <w:sdtContent>
                <w:r w:rsidR="00364F45">
                  <w:rPr>
                    <w:rFonts w:ascii="Times New Roman" w:eastAsia="Times New Roman" w:hAnsi="Times New Roman" w:cs="Times New Roman"/>
                    <w:b/>
                    <w:bCs/>
                    <w:sz w:val="24"/>
                    <w:szCs w:val="24"/>
                  </w:rPr>
                  <w:t>(Sau đây được gọi là “Bên A”)</w:t>
                </w:r>
              </w:sdtContent>
            </w:sdt>
          </w:p>
        </w:tc>
        <w:tc>
          <w:tcPr>
            <w:tcW w:w="3915" w:type="dxa"/>
          </w:tcPr>
          <w:sdt>
            <w:sdtPr>
              <w:tag w:val="goog_rdk_57"/>
              <w:id w:val="832126739"/>
            </w:sdtPr>
            <w:sdtEndPr/>
            <w:sdtContent>
              <w:p w14:paraId="0000001C" w14:textId="77777777" w:rsidR="00312D72" w:rsidRDefault="00D542AC">
                <w:pPr>
                  <w:tabs>
                    <w:tab w:val="left" w:pos="2057"/>
                  </w:tabs>
                  <w:spacing w:before="120" w:after="0" w:line="288" w:lineRule="auto"/>
                  <w:ind w:right="29"/>
                  <w:jc w:val="both"/>
                  <w:rPr>
                    <w:rFonts w:ascii="Times New Roman" w:eastAsia="Times New Roman" w:hAnsi="Times New Roman" w:cs="Times New Roman"/>
                    <w:sz w:val="24"/>
                    <w:szCs w:val="24"/>
                  </w:rPr>
                </w:pPr>
                <w:sdt>
                  <w:sdtPr>
                    <w:tag w:val="goog_rdk_56"/>
                    <w:id w:val="1764799461"/>
                  </w:sdtPr>
                  <w:sdtEndPr/>
                  <w:sdtContent/>
                </w:sdt>
              </w:p>
            </w:sdtContent>
          </w:sdt>
        </w:tc>
      </w:tr>
      <w:tr w:rsidR="00312D72" w14:paraId="694C2A65" w14:textId="77777777">
        <w:trPr>
          <w:trHeight w:val="471"/>
        </w:trPr>
        <w:tc>
          <w:tcPr>
            <w:tcW w:w="9653" w:type="dxa"/>
            <w:gridSpan w:val="3"/>
          </w:tcPr>
          <w:sdt>
            <w:sdtPr>
              <w:tag w:val="goog_rdk_59"/>
              <w:id w:val="509569950"/>
            </w:sdtPr>
            <w:sdtEndPr/>
            <w:sdtContent>
              <w:p w14:paraId="0000001D" w14:textId="77777777" w:rsidR="00312D72" w:rsidRDefault="00D542AC">
                <w:pPr>
                  <w:spacing w:before="120" w:after="0" w:line="288" w:lineRule="auto"/>
                  <w:ind w:left="72" w:right="29"/>
                  <w:jc w:val="both"/>
                  <w:rPr>
                    <w:rFonts w:ascii="Times New Roman" w:eastAsia="Times New Roman" w:hAnsi="Times New Roman" w:cs="Times New Roman"/>
                    <w:sz w:val="24"/>
                    <w:szCs w:val="24"/>
                  </w:rPr>
                </w:pPr>
                <w:sdt>
                  <w:sdtPr>
                    <w:tag w:val="goog_rdk_58"/>
                    <w:id w:val="-1372390388"/>
                  </w:sdtPr>
                  <w:sdtEndPr/>
                  <w:sdtContent/>
                </w:sdt>
              </w:p>
            </w:sdtContent>
          </w:sdt>
          <w:p w14:paraId="0000001E" w14:textId="77777777" w:rsidR="00312D72" w:rsidRDefault="00D542AC">
            <w:pPr>
              <w:spacing w:before="120" w:after="0" w:line="288" w:lineRule="auto"/>
              <w:ind w:left="5" w:right="29"/>
              <w:jc w:val="both"/>
              <w:rPr>
                <w:rFonts w:ascii="Times New Roman" w:eastAsia="Times New Roman" w:hAnsi="Times New Roman" w:cs="Times New Roman"/>
                <w:sz w:val="24"/>
                <w:szCs w:val="24"/>
              </w:rPr>
            </w:pPr>
            <w:sdt>
              <w:sdtPr>
                <w:tag w:val="goog_rdk_60"/>
                <w:id w:val="-1009260589"/>
              </w:sdtPr>
              <w:sdtEndPr/>
              <w:sdtContent>
                <w:r w:rsidR="00364F45">
                  <w:rPr>
                    <w:rFonts w:ascii="Times New Roman" w:eastAsia="Times New Roman" w:hAnsi="Times New Roman" w:cs="Times New Roman"/>
                    <w:b/>
                    <w:bCs/>
                    <w:sz w:val="24"/>
                    <w:szCs w:val="24"/>
                  </w:rPr>
                  <w:t>BÊN B: CÔNG TY CỔ PHẦN GAPIT</w:t>
                </w:r>
              </w:sdtContent>
            </w:sdt>
          </w:p>
        </w:tc>
      </w:tr>
      <w:tr w:rsidR="00312D72" w14:paraId="2A035D8D" w14:textId="77777777">
        <w:trPr>
          <w:trHeight w:val="241"/>
        </w:trPr>
        <w:tc>
          <w:tcPr>
            <w:tcW w:w="1823" w:type="dxa"/>
          </w:tcPr>
          <w:sdt>
            <w:sdtPr>
              <w:tag w:val="goog_rdk_66"/>
              <w:id w:val="933201254"/>
            </w:sdtPr>
            <w:sdtEndPr/>
            <w:sdtContent>
              <w:p w14:paraId="00000021" w14:textId="77777777" w:rsidR="00312D72" w:rsidRDefault="00D542AC">
                <w:pPr>
                  <w:spacing w:before="120" w:after="0" w:line="288" w:lineRule="auto"/>
                  <w:ind w:left="5" w:right="29"/>
                  <w:jc w:val="both"/>
                  <w:rPr>
                    <w:rFonts w:ascii="Times New Roman" w:eastAsia="Times New Roman" w:hAnsi="Times New Roman" w:cs="Times New Roman"/>
                    <w:sz w:val="24"/>
                    <w:szCs w:val="24"/>
                  </w:rPr>
                </w:pPr>
                <w:sdt>
                  <w:sdtPr>
                    <w:tag w:val="goog_rdk_65"/>
                    <w:id w:val="-735244653"/>
                  </w:sdtPr>
                  <w:sdtEndPr/>
                  <w:sdtContent>
                    <w:r w:rsidR="00364F45">
                      <w:rPr>
                        <w:rFonts w:ascii="Times New Roman" w:eastAsia="Times New Roman" w:hAnsi="Times New Roman" w:cs="Times New Roman"/>
                        <w:sz w:val="24"/>
                        <w:szCs w:val="24"/>
                      </w:rPr>
                      <w:t>Địa chỉ</w:t>
                    </w:r>
                  </w:sdtContent>
                </w:sdt>
              </w:p>
            </w:sdtContent>
          </w:sdt>
        </w:tc>
        <w:tc>
          <w:tcPr>
            <w:tcW w:w="7830" w:type="dxa"/>
            <w:gridSpan w:val="2"/>
          </w:tcPr>
          <w:p w14:paraId="00000022" w14:textId="77777777" w:rsidR="00312D72" w:rsidRDefault="00D542AC">
            <w:pPr>
              <w:spacing w:before="120" w:after="0" w:line="288" w:lineRule="auto"/>
              <w:ind w:right="29"/>
              <w:jc w:val="both"/>
              <w:rPr>
                <w:rFonts w:ascii="Times New Roman" w:eastAsia="Times New Roman" w:hAnsi="Times New Roman" w:cs="Times New Roman"/>
                <w:sz w:val="24"/>
                <w:szCs w:val="24"/>
              </w:rPr>
            </w:pPr>
            <w:sdt>
              <w:sdtPr>
                <w:tag w:val="goog_rdk_67"/>
                <w:id w:val="1748549320"/>
              </w:sdtPr>
              <w:sdtEndPr/>
              <w:sdtContent>
                <w:r w:rsidR="00364F45">
                  <w:rPr>
                    <w:rFonts w:ascii="Times New Roman" w:eastAsia="Times New Roman" w:hAnsi="Times New Roman" w:cs="Times New Roman"/>
                    <w:sz w:val="24"/>
                    <w:szCs w:val="24"/>
                  </w:rPr>
                  <w:t xml:space="preserve">: </w:t>
                </w:r>
              </w:sdtContent>
            </w:sdt>
            <w:sdt>
              <w:sdtPr>
                <w:tag w:val="goog_rdk_68"/>
                <w:id w:val="1316897341"/>
              </w:sdtPr>
              <w:sdtEndPr/>
              <w:sdtContent>
                <w:r w:rsidR="00364F45">
                  <w:rPr>
                    <w:rFonts w:ascii="Times New Roman" w:eastAsia="Times New Roman" w:hAnsi="Times New Roman" w:cs="Times New Roman"/>
                    <w:b/>
                    <w:bCs/>
                    <w:sz w:val="24"/>
                    <w:szCs w:val="24"/>
                  </w:rPr>
                  <w:t xml:space="preserve">Phòng 902, tầng 9, </w:t>
                </w:r>
                <w:proofErr w:type="spellStart"/>
                <w:r w:rsidR="00364F45">
                  <w:rPr>
                    <w:rFonts w:ascii="Times New Roman" w:eastAsia="Times New Roman" w:hAnsi="Times New Roman" w:cs="Times New Roman"/>
                    <w:b/>
                    <w:bCs/>
                    <w:sz w:val="24"/>
                    <w:szCs w:val="24"/>
                  </w:rPr>
                  <w:t>D10</w:t>
                </w:r>
                <w:proofErr w:type="spellEnd"/>
                <w:r w:rsidR="00364F45">
                  <w:rPr>
                    <w:rFonts w:ascii="Times New Roman" w:eastAsia="Times New Roman" w:hAnsi="Times New Roman" w:cs="Times New Roman"/>
                    <w:b/>
                    <w:bCs/>
                    <w:sz w:val="24"/>
                    <w:szCs w:val="24"/>
                  </w:rPr>
                  <w:t xml:space="preserve"> </w:t>
                </w:r>
                <w:proofErr w:type="spellStart"/>
                <w:r w:rsidR="00364F45">
                  <w:rPr>
                    <w:rFonts w:ascii="Times New Roman" w:eastAsia="Times New Roman" w:hAnsi="Times New Roman" w:cs="Times New Roman"/>
                    <w:b/>
                    <w:bCs/>
                    <w:sz w:val="24"/>
                    <w:szCs w:val="24"/>
                  </w:rPr>
                  <w:t>Giảng</w:t>
                </w:r>
                <w:proofErr w:type="spellEnd"/>
                <w:r w:rsidR="00364F45">
                  <w:rPr>
                    <w:rFonts w:ascii="Times New Roman" w:eastAsia="Times New Roman" w:hAnsi="Times New Roman" w:cs="Times New Roman"/>
                    <w:b/>
                    <w:bCs/>
                    <w:sz w:val="24"/>
                    <w:szCs w:val="24"/>
                  </w:rPr>
                  <w:t xml:space="preserve"> Võ, Phường </w:t>
                </w:r>
                <w:proofErr w:type="spellStart"/>
                <w:r w:rsidR="00364F45">
                  <w:rPr>
                    <w:rFonts w:ascii="Times New Roman" w:eastAsia="Times New Roman" w:hAnsi="Times New Roman" w:cs="Times New Roman"/>
                    <w:b/>
                    <w:bCs/>
                    <w:sz w:val="24"/>
                    <w:szCs w:val="24"/>
                  </w:rPr>
                  <w:t>Giảng</w:t>
                </w:r>
                <w:proofErr w:type="spellEnd"/>
                <w:r w:rsidR="00364F45">
                  <w:rPr>
                    <w:rFonts w:ascii="Times New Roman" w:eastAsia="Times New Roman" w:hAnsi="Times New Roman" w:cs="Times New Roman"/>
                    <w:b/>
                    <w:bCs/>
                    <w:sz w:val="24"/>
                    <w:szCs w:val="24"/>
                  </w:rPr>
                  <w:t xml:space="preserve"> Võ, Thành phố Hà Nội, Việt Nam</w:t>
                </w:r>
              </w:sdtContent>
            </w:sdt>
          </w:p>
        </w:tc>
      </w:tr>
      <w:tr w:rsidR="00312D72" w14:paraId="5E28C389" w14:textId="77777777">
        <w:trPr>
          <w:trHeight w:val="241"/>
        </w:trPr>
        <w:tc>
          <w:tcPr>
            <w:tcW w:w="1823" w:type="dxa"/>
          </w:tcPr>
          <w:sdt>
            <w:sdtPr>
              <w:tag w:val="goog_rdk_72"/>
              <w:id w:val="-1209954574"/>
            </w:sdtPr>
            <w:sdtEndPr/>
            <w:sdtContent>
              <w:p w14:paraId="00000024" w14:textId="77777777" w:rsidR="00312D72" w:rsidRDefault="00D542AC">
                <w:pPr>
                  <w:spacing w:before="120" w:after="0" w:line="288" w:lineRule="auto"/>
                  <w:ind w:left="5" w:right="29"/>
                  <w:jc w:val="both"/>
                  <w:rPr>
                    <w:rFonts w:ascii="Times New Roman" w:eastAsia="Times New Roman" w:hAnsi="Times New Roman" w:cs="Times New Roman"/>
                    <w:sz w:val="24"/>
                    <w:szCs w:val="24"/>
                  </w:rPr>
                </w:pPr>
                <w:sdt>
                  <w:sdtPr>
                    <w:tag w:val="goog_rdk_71"/>
                    <w:id w:val="-1411601841"/>
                  </w:sdtPr>
                  <w:sdtEndPr/>
                  <w:sdtContent>
                    <w:r w:rsidR="00364F45">
                      <w:rPr>
                        <w:rFonts w:ascii="Times New Roman" w:eastAsia="Times New Roman" w:hAnsi="Times New Roman" w:cs="Times New Roman"/>
                        <w:sz w:val="24"/>
                        <w:szCs w:val="24"/>
                      </w:rPr>
                      <w:t>Điện thoại</w:t>
                    </w:r>
                  </w:sdtContent>
                </w:sdt>
              </w:p>
            </w:sdtContent>
          </w:sdt>
        </w:tc>
        <w:tc>
          <w:tcPr>
            <w:tcW w:w="7830" w:type="dxa"/>
            <w:gridSpan w:val="2"/>
          </w:tcPr>
          <w:sdt>
            <w:sdtPr>
              <w:tag w:val="goog_rdk_76"/>
              <w:id w:val="274892117"/>
            </w:sdtPr>
            <w:sdtEndPr/>
            <w:sdtContent>
              <w:p w14:paraId="00000025" w14:textId="77777777" w:rsidR="00312D72" w:rsidRDefault="00D542AC">
                <w:pPr>
                  <w:spacing w:before="120" w:after="0" w:line="288" w:lineRule="auto"/>
                  <w:ind w:right="29"/>
                  <w:jc w:val="both"/>
                  <w:rPr>
                    <w:rFonts w:ascii="Times New Roman" w:eastAsia="Times New Roman" w:hAnsi="Times New Roman" w:cs="Times New Roman"/>
                    <w:sz w:val="24"/>
                    <w:szCs w:val="24"/>
                  </w:rPr>
                </w:pPr>
                <w:sdt>
                  <w:sdtPr>
                    <w:tag w:val="goog_rdk_73"/>
                    <w:id w:val="-162521277"/>
                  </w:sdtPr>
                  <w:sdtEndPr/>
                  <w:sdtContent>
                    <w:r w:rsidR="00364F45">
                      <w:rPr>
                        <w:rFonts w:ascii="Times New Roman" w:eastAsia="Times New Roman" w:hAnsi="Times New Roman" w:cs="Times New Roman"/>
                        <w:sz w:val="24"/>
                        <w:szCs w:val="24"/>
                      </w:rPr>
                      <w:t xml:space="preserve">: </w:t>
                    </w:r>
                  </w:sdtContent>
                </w:sdt>
                <w:sdt>
                  <w:sdtPr>
                    <w:tag w:val="goog_rdk_74"/>
                    <w:id w:val="-1821660796"/>
                  </w:sdtPr>
                  <w:sdtEndPr/>
                  <w:sdtContent>
                    <w:r w:rsidR="00364F45">
                      <w:rPr>
                        <w:rFonts w:ascii="Times New Roman" w:eastAsia="Times New Roman" w:hAnsi="Times New Roman" w:cs="Times New Roman"/>
                        <w:color w:val="000000"/>
                        <w:sz w:val="24"/>
                        <w:szCs w:val="24"/>
                      </w:rPr>
                      <w:t>024 3512 1928</w:t>
                    </w:r>
                  </w:sdtContent>
                </w:sdt>
                <w:sdt>
                  <w:sdtPr>
                    <w:tag w:val="goog_rdk_75"/>
                    <w:id w:val="-2135724807"/>
                  </w:sdtPr>
                  <w:sdtEndPr/>
                  <w:sdtContent/>
                </w:sdt>
              </w:p>
            </w:sdtContent>
          </w:sdt>
        </w:tc>
      </w:tr>
      <w:tr w:rsidR="00312D72" w14:paraId="5CE24C63" w14:textId="77777777">
        <w:trPr>
          <w:trHeight w:val="232"/>
        </w:trPr>
        <w:tc>
          <w:tcPr>
            <w:tcW w:w="1823" w:type="dxa"/>
          </w:tcPr>
          <w:sdt>
            <w:sdtPr>
              <w:tag w:val="goog_rdk_80"/>
              <w:id w:val="-755009227"/>
            </w:sdtPr>
            <w:sdtEndPr/>
            <w:sdtContent>
              <w:p w14:paraId="00000027" w14:textId="77777777" w:rsidR="00312D72" w:rsidRDefault="00D542AC">
                <w:pPr>
                  <w:spacing w:before="120" w:after="0" w:line="288" w:lineRule="auto"/>
                  <w:ind w:left="5" w:right="29"/>
                  <w:jc w:val="both"/>
                  <w:rPr>
                    <w:rFonts w:ascii="Times New Roman" w:eastAsia="Times New Roman" w:hAnsi="Times New Roman" w:cs="Times New Roman"/>
                    <w:sz w:val="24"/>
                    <w:szCs w:val="24"/>
                  </w:rPr>
                </w:pPr>
                <w:sdt>
                  <w:sdtPr>
                    <w:tag w:val="goog_rdk_79"/>
                    <w:id w:val="252564195"/>
                  </w:sdtPr>
                  <w:sdtEndPr/>
                  <w:sdtContent>
                    <w:r w:rsidR="00364F45">
                      <w:rPr>
                        <w:rFonts w:ascii="Times New Roman" w:eastAsia="Times New Roman" w:hAnsi="Times New Roman" w:cs="Times New Roman"/>
                        <w:sz w:val="24"/>
                        <w:szCs w:val="24"/>
                      </w:rPr>
                      <w:t>Mã số thuế</w:t>
                    </w:r>
                  </w:sdtContent>
                </w:sdt>
              </w:p>
            </w:sdtContent>
          </w:sdt>
        </w:tc>
        <w:tc>
          <w:tcPr>
            <w:tcW w:w="7830" w:type="dxa"/>
            <w:gridSpan w:val="2"/>
          </w:tcPr>
          <w:sdt>
            <w:sdtPr>
              <w:tag w:val="goog_rdk_82"/>
              <w:id w:val="376766434"/>
            </w:sdtPr>
            <w:sdtEndPr/>
            <w:sdtContent>
              <w:p w14:paraId="00000028" w14:textId="77777777" w:rsidR="00312D72" w:rsidRDefault="00D542AC">
                <w:pPr>
                  <w:spacing w:before="120" w:after="0" w:line="288" w:lineRule="auto"/>
                  <w:ind w:right="29"/>
                  <w:jc w:val="both"/>
                  <w:rPr>
                    <w:rFonts w:ascii="Times New Roman" w:eastAsia="Times New Roman" w:hAnsi="Times New Roman" w:cs="Times New Roman"/>
                    <w:sz w:val="24"/>
                    <w:szCs w:val="24"/>
                  </w:rPr>
                </w:pPr>
                <w:sdt>
                  <w:sdtPr>
                    <w:tag w:val="goog_rdk_81"/>
                    <w:id w:val="-413157497"/>
                  </w:sdtPr>
                  <w:sdtEndPr/>
                  <w:sdtContent>
                    <w:r w:rsidR="00364F45">
                      <w:rPr>
                        <w:rFonts w:ascii="Times New Roman" w:eastAsia="Times New Roman" w:hAnsi="Times New Roman" w:cs="Times New Roman"/>
                        <w:sz w:val="24"/>
                        <w:szCs w:val="24"/>
                      </w:rPr>
                      <w:t>: 0101816595</w:t>
                    </w:r>
                  </w:sdtContent>
                </w:sdt>
              </w:p>
            </w:sdtContent>
          </w:sdt>
        </w:tc>
      </w:tr>
      <w:tr w:rsidR="00312D72" w14:paraId="70996833" w14:textId="77777777">
        <w:trPr>
          <w:trHeight w:val="301"/>
        </w:trPr>
        <w:tc>
          <w:tcPr>
            <w:tcW w:w="1823" w:type="dxa"/>
          </w:tcPr>
          <w:sdt>
            <w:sdtPr>
              <w:tag w:val="goog_rdk_86"/>
              <w:id w:val="-1913971582"/>
            </w:sdtPr>
            <w:sdtEndPr/>
            <w:sdtContent>
              <w:p w14:paraId="0000002A" w14:textId="77777777" w:rsidR="00312D72" w:rsidRDefault="00D542AC">
                <w:pPr>
                  <w:spacing w:before="120" w:after="0" w:line="288" w:lineRule="auto"/>
                  <w:ind w:left="5" w:right="29"/>
                  <w:jc w:val="both"/>
                  <w:rPr>
                    <w:rFonts w:ascii="Times New Roman" w:eastAsia="Times New Roman" w:hAnsi="Times New Roman" w:cs="Times New Roman"/>
                    <w:sz w:val="24"/>
                    <w:szCs w:val="24"/>
                  </w:rPr>
                </w:pPr>
                <w:sdt>
                  <w:sdtPr>
                    <w:tag w:val="goog_rdk_85"/>
                    <w:id w:val="-604626688"/>
                  </w:sdtPr>
                  <w:sdtEndPr/>
                  <w:sdtContent>
                    <w:r w:rsidR="00364F45">
                      <w:rPr>
                        <w:rFonts w:ascii="Times New Roman" w:eastAsia="Times New Roman" w:hAnsi="Times New Roman" w:cs="Times New Roman"/>
                        <w:sz w:val="24"/>
                        <w:szCs w:val="24"/>
                      </w:rPr>
                      <w:t xml:space="preserve">Tài khoản số        </w:t>
                    </w:r>
                  </w:sdtContent>
                </w:sdt>
              </w:p>
            </w:sdtContent>
          </w:sdt>
        </w:tc>
        <w:tc>
          <w:tcPr>
            <w:tcW w:w="7830" w:type="dxa"/>
            <w:gridSpan w:val="2"/>
          </w:tcPr>
          <w:sdt>
            <w:sdtPr>
              <w:tag w:val="goog_rdk_88"/>
              <w:id w:val="-1128862086"/>
            </w:sdtPr>
            <w:sdtEndPr/>
            <w:sdtContent>
              <w:p w14:paraId="0000002B" w14:textId="77777777" w:rsidR="00312D72" w:rsidRDefault="00D542AC">
                <w:pPr>
                  <w:spacing w:before="120" w:after="0" w:line="288" w:lineRule="auto"/>
                  <w:ind w:right="29"/>
                  <w:rPr>
                    <w:rFonts w:ascii="Times New Roman" w:eastAsia="Times New Roman" w:hAnsi="Times New Roman" w:cs="Times New Roman"/>
                    <w:sz w:val="24"/>
                    <w:szCs w:val="24"/>
                  </w:rPr>
                </w:pPr>
                <w:sdt>
                  <w:sdtPr>
                    <w:tag w:val="goog_rdk_87"/>
                    <w:id w:val="1294838491"/>
                  </w:sdtPr>
                  <w:sdtEndPr/>
                  <w:sdtContent>
                    <w:r w:rsidR="00364F45">
                      <w:rPr>
                        <w:rFonts w:ascii="Times New Roman" w:eastAsia="Times New Roman" w:hAnsi="Times New Roman" w:cs="Times New Roman"/>
                        <w:sz w:val="24"/>
                        <w:szCs w:val="24"/>
                      </w:rPr>
                      <w:t xml:space="preserve">: 11520462368017 – Ngân hàng </w:t>
                    </w:r>
                    <w:proofErr w:type="spellStart"/>
                    <w:r w:rsidR="00364F45">
                      <w:rPr>
                        <w:rFonts w:ascii="Times New Roman" w:eastAsia="Times New Roman" w:hAnsi="Times New Roman" w:cs="Times New Roman"/>
                        <w:sz w:val="24"/>
                        <w:szCs w:val="24"/>
                      </w:rPr>
                      <w:t>Techcombank</w:t>
                    </w:r>
                    <w:proofErr w:type="spellEnd"/>
                    <w:r w:rsidR="00364F45">
                      <w:rPr>
                        <w:rFonts w:ascii="Times New Roman" w:eastAsia="Times New Roman" w:hAnsi="Times New Roman" w:cs="Times New Roman"/>
                        <w:sz w:val="24"/>
                        <w:szCs w:val="24"/>
                      </w:rPr>
                      <w:t xml:space="preserve"> chi nhánh Ba Đình</w:t>
                    </w:r>
                  </w:sdtContent>
                </w:sdt>
              </w:p>
            </w:sdtContent>
          </w:sdt>
        </w:tc>
      </w:tr>
      <w:tr w:rsidR="00312D72" w14:paraId="483F5E7E" w14:textId="77777777">
        <w:trPr>
          <w:trHeight w:val="53"/>
        </w:trPr>
        <w:tc>
          <w:tcPr>
            <w:tcW w:w="1823" w:type="dxa"/>
          </w:tcPr>
          <w:sdt>
            <w:sdtPr>
              <w:tag w:val="goog_rdk_92"/>
              <w:id w:val="-750456985"/>
            </w:sdtPr>
            <w:sdtEndPr/>
            <w:sdtContent>
              <w:p w14:paraId="0000002D" w14:textId="77777777" w:rsidR="00312D72" w:rsidRDefault="00D542AC">
                <w:pPr>
                  <w:spacing w:before="120" w:after="0" w:line="288" w:lineRule="auto"/>
                  <w:ind w:left="5" w:right="29"/>
                  <w:jc w:val="both"/>
                  <w:rPr>
                    <w:rFonts w:ascii="Times New Roman" w:eastAsia="Times New Roman" w:hAnsi="Times New Roman" w:cs="Times New Roman"/>
                    <w:sz w:val="24"/>
                    <w:szCs w:val="24"/>
                  </w:rPr>
                </w:pPr>
                <w:sdt>
                  <w:sdtPr>
                    <w:tag w:val="goog_rdk_91"/>
                    <w:id w:val="-2084648876"/>
                  </w:sdtPr>
                  <w:sdtEndPr/>
                  <w:sdtContent>
                    <w:r w:rsidR="00364F45">
                      <w:rPr>
                        <w:rFonts w:ascii="Times New Roman" w:eastAsia="Times New Roman" w:hAnsi="Times New Roman" w:cs="Times New Roman"/>
                        <w:sz w:val="24"/>
                        <w:szCs w:val="24"/>
                      </w:rPr>
                      <w:t>Đại diện</w:t>
                    </w:r>
                  </w:sdtContent>
                </w:sdt>
              </w:p>
            </w:sdtContent>
          </w:sdt>
        </w:tc>
        <w:tc>
          <w:tcPr>
            <w:tcW w:w="7830" w:type="dxa"/>
            <w:gridSpan w:val="2"/>
          </w:tcPr>
          <w:sdt>
            <w:sdtPr>
              <w:tag w:val="goog_rdk_95"/>
              <w:id w:val="-2137498351"/>
            </w:sdtPr>
            <w:sdtEndPr/>
            <w:sdtContent>
              <w:p w14:paraId="0000002E" w14:textId="77777777" w:rsidR="00312D72" w:rsidRDefault="00D542AC">
                <w:pPr>
                  <w:spacing w:before="120" w:after="0" w:line="288" w:lineRule="auto"/>
                  <w:ind w:left="-15" w:right="29"/>
                  <w:jc w:val="both"/>
                  <w:rPr>
                    <w:rFonts w:ascii="Times New Roman" w:eastAsia="Times New Roman" w:hAnsi="Times New Roman" w:cs="Times New Roman"/>
                    <w:sz w:val="24"/>
                    <w:szCs w:val="24"/>
                  </w:rPr>
                </w:pPr>
                <w:sdt>
                  <w:sdtPr>
                    <w:tag w:val="goog_rdk_93"/>
                    <w:id w:val="1924312568"/>
                  </w:sdtPr>
                  <w:sdtEndPr/>
                  <w:sdtContent>
                    <w:r w:rsidR="00364F45">
                      <w:rPr>
                        <w:rFonts w:ascii="Times New Roman" w:eastAsia="Times New Roman" w:hAnsi="Times New Roman" w:cs="Times New Roman"/>
                        <w:sz w:val="24"/>
                        <w:szCs w:val="24"/>
                      </w:rPr>
                      <w:t>:  Bà Phi Ngọc Cẩm                                  Chức vụ: Giám đốc Khối GAPCOM</w:t>
                    </w:r>
                  </w:sdtContent>
                </w:sdt>
                <w:sdt>
                  <w:sdtPr>
                    <w:tag w:val="goog_rdk_94"/>
                    <w:id w:val="314347996"/>
                  </w:sdtPr>
                  <w:sdtEndPr/>
                  <w:sdtContent/>
                </w:sdt>
              </w:p>
            </w:sdtContent>
          </w:sdt>
        </w:tc>
      </w:tr>
      <w:tr w:rsidR="00312D72" w14:paraId="4218EC41" w14:textId="77777777">
        <w:trPr>
          <w:trHeight w:val="53"/>
        </w:trPr>
        <w:tc>
          <w:tcPr>
            <w:tcW w:w="1823" w:type="dxa"/>
          </w:tcPr>
          <w:sdt>
            <w:sdtPr>
              <w:tag w:val="goog_rdk_99"/>
              <w:id w:val="-1997422733"/>
            </w:sdtPr>
            <w:sdtEndPr/>
            <w:sdtContent>
              <w:p w14:paraId="00000030" w14:textId="77777777" w:rsidR="00312D72" w:rsidRDefault="00D542AC">
                <w:pPr>
                  <w:spacing w:before="120" w:after="0" w:line="288" w:lineRule="auto"/>
                  <w:ind w:left="5" w:right="29"/>
                  <w:jc w:val="both"/>
                  <w:rPr>
                    <w:rFonts w:ascii="Times New Roman" w:eastAsia="Times New Roman" w:hAnsi="Times New Roman" w:cs="Times New Roman"/>
                    <w:sz w:val="24"/>
                    <w:szCs w:val="24"/>
                  </w:rPr>
                </w:pPr>
                <w:sdt>
                  <w:sdtPr>
                    <w:tag w:val="goog_rdk_98"/>
                    <w:id w:val="372184322"/>
                  </w:sdtPr>
                  <w:sdtEndPr/>
                  <w:sdtContent>
                    <w:r w:rsidR="00364F45">
                      <w:rPr>
                        <w:rFonts w:ascii="Times New Roman" w:eastAsia="Times New Roman" w:hAnsi="Times New Roman" w:cs="Times New Roman"/>
                        <w:sz w:val="24"/>
                        <w:szCs w:val="24"/>
                      </w:rPr>
                      <w:t xml:space="preserve">Giấy ủy quyền </w:t>
                    </w:r>
                  </w:sdtContent>
                </w:sdt>
              </w:p>
            </w:sdtContent>
          </w:sdt>
        </w:tc>
        <w:tc>
          <w:tcPr>
            <w:tcW w:w="7830" w:type="dxa"/>
            <w:gridSpan w:val="2"/>
          </w:tcPr>
          <w:sdt>
            <w:sdtPr>
              <w:tag w:val="goog_rdk_101"/>
              <w:id w:val="1242112589"/>
            </w:sdtPr>
            <w:sdtEndPr/>
            <w:sdtContent>
              <w:p w14:paraId="00000031" w14:textId="77777777" w:rsidR="00312D72" w:rsidRDefault="00D542AC">
                <w:pPr>
                  <w:spacing w:before="120" w:after="0" w:line="288" w:lineRule="auto"/>
                  <w:ind w:left="-15" w:right="29"/>
                  <w:jc w:val="both"/>
                  <w:rPr>
                    <w:rFonts w:ascii="Times New Roman" w:eastAsia="Times New Roman" w:hAnsi="Times New Roman" w:cs="Times New Roman"/>
                    <w:sz w:val="24"/>
                    <w:szCs w:val="24"/>
                  </w:rPr>
                </w:pPr>
                <w:sdt>
                  <w:sdtPr>
                    <w:tag w:val="goog_rdk_100"/>
                    <w:id w:val="-512708677"/>
                  </w:sdtPr>
                  <w:sdtEndPr/>
                  <w:sdtContent>
                    <w:r w:rsidR="00364F45">
                      <w:rPr>
                        <w:rFonts w:ascii="Times New Roman" w:eastAsia="Times New Roman" w:hAnsi="Times New Roman" w:cs="Times New Roman"/>
                        <w:sz w:val="24"/>
                        <w:szCs w:val="24"/>
                      </w:rPr>
                      <w:t>: Theo Giấy Ủy quyền số 080/2025/</w:t>
                    </w:r>
                    <w:proofErr w:type="spellStart"/>
                    <w:r w:rsidR="00364F45">
                      <w:rPr>
                        <w:rFonts w:ascii="Times New Roman" w:eastAsia="Times New Roman" w:hAnsi="Times New Roman" w:cs="Times New Roman"/>
                        <w:sz w:val="24"/>
                        <w:szCs w:val="24"/>
                      </w:rPr>
                      <w:t>GAPIT</w:t>
                    </w:r>
                    <w:proofErr w:type="spellEnd"/>
                    <w:r w:rsidR="00364F45">
                      <w:rPr>
                        <w:rFonts w:ascii="Times New Roman" w:eastAsia="Times New Roman" w:hAnsi="Times New Roman" w:cs="Times New Roman"/>
                        <w:sz w:val="24"/>
                        <w:szCs w:val="24"/>
                      </w:rPr>
                      <w:t>/</w:t>
                    </w:r>
                    <w:proofErr w:type="spellStart"/>
                    <w:r w:rsidR="00364F45">
                      <w:rPr>
                        <w:rFonts w:ascii="Times New Roman" w:eastAsia="Times New Roman" w:hAnsi="Times New Roman" w:cs="Times New Roman"/>
                        <w:sz w:val="24"/>
                        <w:szCs w:val="24"/>
                      </w:rPr>
                      <w:t>QDUQ</w:t>
                    </w:r>
                    <w:proofErr w:type="spellEnd"/>
                    <w:r w:rsidR="00364F45">
                      <w:rPr>
                        <w:rFonts w:ascii="Times New Roman" w:eastAsia="Times New Roman" w:hAnsi="Times New Roman" w:cs="Times New Roman"/>
                        <w:sz w:val="24"/>
                        <w:szCs w:val="24"/>
                      </w:rPr>
                      <w:t xml:space="preserve"> ngày 09 tháng 05 năm 2025 bởi Giám đốc Công ty Cổ phần </w:t>
                    </w:r>
                    <w:proofErr w:type="spellStart"/>
                    <w:r w:rsidR="00364F45">
                      <w:rPr>
                        <w:rFonts w:ascii="Times New Roman" w:eastAsia="Times New Roman" w:hAnsi="Times New Roman" w:cs="Times New Roman"/>
                        <w:sz w:val="24"/>
                        <w:szCs w:val="24"/>
                      </w:rPr>
                      <w:t>GAPIT</w:t>
                    </w:r>
                    <w:proofErr w:type="spellEnd"/>
                  </w:sdtContent>
                </w:sdt>
              </w:p>
            </w:sdtContent>
          </w:sdt>
        </w:tc>
      </w:tr>
      <w:tr w:rsidR="00312D72" w14:paraId="512C4358" w14:textId="77777777">
        <w:trPr>
          <w:trHeight w:val="53"/>
        </w:trPr>
        <w:tc>
          <w:tcPr>
            <w:tcW w:w="1823" w:type="dxa"/>
          </w:tcPr>
          <w:sdt>
            <w:sdtPr>
              <w:tag w:val="goog_rdk_105"/>
              <w:id w:val="2098029504"/>
            </w:sdtPr>
            <w:sdtEndPr/>
            <w:sdtContent>
              <w:p w14:paraId="00000033" w14:textId="77777777" w:rsidR="00312D72" w:rsidRDefault="00D542AC">
                <w:pPr>
                  <w:spacing w:before="120" w:after="0" w:line="288" w:lineRule="auto"/>
                  <w:ind w:left="5" w:right="29"/>
                  <w:jc w:val="both"/>
                  <w:rPr>
                    <w:rFonts w:ascii="Times New Roman" w:eastAsia="Times New Roman" w:hAnsi="Times New Roman" w:cs="Times New Roman"/>
                    <w:sz w:val="24"/>
                    <w:szCs w:val="24"/>
                  </w:rPr>
                </w:pPr>
                <w:sdt>
                  <w:sdtPr>
                    <w:tag w:val="goog_rdk_104"/>
                    <w:id w:val="-1293013848"/>
                  </w:sdtPr>
                  <w:sdtEndPr/>
                  <w:sdtContent/>
                </w:sdt>
              </w:p>
            </w:sdtContent>
          </w:sdt>
        </w:tc>
        <w:tc>
          <w:tcPr>
            <w:tcW w:w="7830" w:type="dxa"/>
            <w:gridSpan w:val="2"/>
          </w:tcPr>
          <w:sdt>
            <w:sdtPr>
              <w:tag w:val="goog_rdk_108"/>
              <w:id w:val="1023290599"/>
            </w:sdtPr>
            <w:sdtEndPr/>
            <w:sdtContent>
              <w:p w14:paraId="00000034" w14:textId="77777777" w:rsidR="00312D72" w:rsidRDefault="00D542AC">
                <w:pPr>
                  <w:spacing w:before="120" w:after="0" w:line="288" w:lineRule="auto"/>
                  <w:ind w:right="29"/>
                  <w:jc w:val="both"/>
                  <w:rPr>
                    <w:rFonts w:ascii="Times New Roman" w:eastAsia="Times New Roman" w:hAnsi="Times New Roman" w:cs="Times New Roman"/>
                    <w:sz w:val="24"/>
                    <w:szCs w:val="24"/>
                  </w:rPr>
                </w:pPr>
                <w:sdt>
                  <w:sdtPr>
                    <w:tag w:val="goog_rdk_106"/>
                    <w:id w:val="14182940"/>
                  </w:sdtPr>
                  <w:sdtEndPr/>
                  <w:sdtContent>
                    <w:r w:rsidR="00364F45">
                      <w:rPr>
                        <w:rFonts w:ascii="Times New Roman" w:eastAsia="Times New Roman" w:hAnsi="Times New Roman" w:cs="Times New Roman"/>
                        <w:b/>
                        <w:bCs/>
                        <w:sz w:val="24"/>
                        <w:szCs w:val="24"/>
                      </w:rPr>
                      <w:t>(Sau đây được gọi là “Bên B”)</w:t>
                    </w:r>
                  </w:sdtContent>
                </w:sdt>
                <w:sdt>
                  <w:sdtPr>
                    <w:tag w:val="goog_rdk_107"/>
                    <w:id w:val="-1103477945"/>
                  </w:sdtPr>
                  <w:sdtEndPr/>
                  <w:sdtContent/>
                </w:sdt>
              </w:p>
            </w:sdtContent>
          </w:sdt>
          <w:p w14:paraId="00000035" w14:textId="77777777" w:rsidR="00312D72" w:rsidRDefault="00312D72">
            <w:pPr>
              <w:spacing w:before="120" w:after="0" w:line="288" w:lineRule="auto"/>
              <w:ind w:right="29"/>
              <w:jc w:val="both"/>
              <w:rPr>
                <w:rFonts w:ascii="Times New Roman" w:eastAsia="Times New Roman" w:hAnsi="Times New Roman" w:cs="Times New Roman"/>
                <w:sz w:val="24"/>
                <w:szCs w:val="24"/>
              </w:rPr>
            </w:pPr>
          </w:p>
        </w:tc>
      </w:tr>
    </w:tbl>
    <w:sdt>
      <w:sdtPr>
        <w:tag w:val="goog_rdk_112"/>
        <w:id w:val="-1176059546"/>
      </w:sdtPr>
      <w:sdtEndPr/>
      <w:sdtContent>
        <w:p w14:paraId="00000037" w14:textId="77777777" w:rsidR="00312D72" w:rsidRDefault="00D542AC">
          <w:pPr>
            <w:spacing w:before="120" w:after="0" w:line="360" w:lineRule="auto"/>
            <w:ind w:right="29"/>
            <w:jc w:val="both"/>
            <w:rPr>
              <w:rFonts w:ascii="Times New Roman" w:eastAsia="Times New Roman" w:hAnsi="Times New Roman" w:cs="Times New Roman"/>
              <w:sz w:val="24"/>
              <w:szCs w:val="24"/>
            </w:rPr>
          </w:pPr>
          <w:sdt>
            <w:sdtPr>
              <w:tag w:val="goog_rdk_111"/>
              <w:id w:val="664724867"/>
            </w:sdtPr>
            <w:sdtEndPr/>
            <w:sdtContent>
              <w:r w:rsidR="00364F45">
                <w:rPr>
                  <w:rFonts w:ascii="Times New Roman" w:eastAsia="Times New Roman" w:hAnsi="Times New Roman" w:cs="Times New Roman"/>
                  <w:sz w:val="24"/>
                  <w:szCs w:val="24"/>
                </w:rPr>
                <w:t xml:space="preserve">Các Bên thống nhất ký kết Hợp Đồng Dịch Vụ (“Hợp Đồng”) này với các điều khoản và điều kiện như </w:t>
              </w:r>
              <w:proofErr w:type="spellStart"/>
              <w:r w:rsidR="00364F45">
                <w:rPr>
                  <w:rFonts w:ascii="Times New Roman" w:eastAsia="Times New Roman" w:hAnsi="Times New Roman" w:cs="Times New Roman"/>
                  <w:sz w:val="24"/>
                  <w:szCs w:val="24"/>
                </w:rPr>
                <w:t>sau</w:t>
              </w:r>
              <w:proofErr w:type="spellEnd"/>
              <w:r w:rsidR="00364F45">
                <w:rPr>
                  <w:rFonts w:ascii="Times New Roman" w:eastAsia="Times New Roman" w:hAnsi="Times New Roman" w:cs="Times New Roman"/>
                  <w:sz w:val="24"/>
                  <w:szCs w:val="24"/>
                </w:rPr>
                <w:t>:</w:t>
              </w:r>
            </w:sdtContent>
          </w:sdt>
        </w:p>
      </w:sdtContent>
    </w:sdt>
    <w:sdt>
      <w:sdtPr>
        <w:tag w:val="goog_rdk_114"/>
        <w:id w:val="571915413"/>
      </w:sdtPr>
      <w:sdtEndPr/>
      <w:sdtContent>
        <w:p w14:paraId="00000038" w14:textId="77777777" w:rsidR="00312D72" w:rsidRDefault="00D542AC">
          <w:pPr>
            <w:pBdr>
              <w:top w:val="nil"/>
              <w:left w:val="nil"/>
              <w:bottom w:val="nil"/>
              <w:right w:val="nil"/>
              <w:between w:val="nil"/>
            </w:pBdr>
            <w:spacing w:after="0" w:line="288" w:lineRule="auto"/>
            <w:ind w:left="720" w:right="29"/>
            <w:jc w:val="both"/>
            <w:rPr>
              <w:rFonts w:ascii="Times New Roman" w:eastAsia="Times New Roman" w:hAnsi="Times New Roman" w:cs="Times New Roman"/>
              <w:color w:val="000000"/>
              <w:sz w:val="24"/>
              <w:szCs w:val="24"/>
            </w:rPr>
          </w:pPr>
          <w:sdt>
            <w:sdtPr>
              <w:tag w:val="goog_rdk_113"/>
              <w:id w:val="-29000027"/>
            </w:sdtPr>
            <w:sdtEndPr/>
            <w:sdtContent/>
          </w:sdt>
        </w:p>
      </w:sdtContent>
    </w:sdt>
    <w:sdt>
      <w:sdtPr>
        <w:tag w:val="goog_rdk_117"/>
        <w:id w:val="-1739160093"/>
      </w:sdtPr>
      <w:sdtEndPr/>
      <w:sdtContent>
        <w:p w14:paraId="00000039" w14:textId="77777777" w:rsidR="00312D72" w:rsidRPr="00312D72" w:rsidRDefault="00D542AC">
          <w:pPr>
            <w:numPr>
              <w:ilvl w:val="0"/>
              <w:numId w:val="5"/>
            </w:numPr>
            <w:pBdr>
              <w:top w:val="nil"/>
              <w:left w:val="nil"/>
              <w:bottom w:val="nil"/>
              <w:right w:val="nil"/>
              <w:between w:val="nil"/>
            </w:pBdr>
            <w:spacing w:after="0" w:line="288" w:lineRule="auto"/>
            <w:ind w:right="29" w:hanging="720"/>
            <w:jc w:val="both"/>
            <w:rPr>
              <w:color w:val="000000"/>
              <w:sz w:val="24"/>
              <w:szCs w:val="24"/>
              <w:rPrChange w:id="0" w:author="Hang" w:date="2026-05-27T07:33:00Z">
                <w:rPr>
                  <w:rFonts w:ascii="Times New Roman" w:eastAsia="Times New Roman" w:hAnsi="Times New Roman" w:cs="Times New Roman"/>
                  <w:color w:val="000000"/>
                  <w:sz w:val="24"/>
                  <w:szCs w:val="24"/>
                </w:rPr>
              </w:rPrChange>
            </w:rPr>
          </w:pPr>
          <w:sdt>
            <w:sdtPr>
              <w:tag w:val="goog_rdk_115"/>
              <w:id w:val="1732309616"/>
            </w:sdtPr>
            <w:sdtEndPr/>
            <w:sdtContent>
              <w:r w:rsidR="00364F45">
                <w:rPr>
                  <w:rFonts w:ascii="Times New Roman" w:eastAsia="Times New Roman" w:hAnsi="Times New Roman" w:cs="Times New Roman"/>
                  <w:b/>
                  <w:bCs/>
                  <w:color w:val="000000"/>
                  <w:sz w:val="24"/>
                  <w:szCs w:val="24"/>
                </w:rPr>
                <w:t>ĐỊNH NGHĨA</w:t>
              </w:r>
            </w:sdtContent>
          </w:sdt>
          <w:sdt>
            <w:sdtPr>
              <w:tag w:val="goog_rdk_116"/>
              <w:id w:val="-1927273970"/>
            </w:sdtPr>
            <w:sdtEndPr/>
            <w:sdtContent/>
          </w:sdt>
        </w:p>
      </w:sdtContent>
    </w:sdt>
    <w:p w14:paraId="0000003A" w14:textId="77777777" w:rsidR="00312D72" w:rsidRDefault="00D542AC">
      <w:pPr>
        <w:numPr>
          <w:ilvl w:val="1"/>
          <w:numId w:val="4"/>
        </w:numPr>
        <w:pBdr>
          <w:top w:val="nil"/>
          <w:left w:val="nil"/>
          <w:bottom w:val="nil"/>
          <w:right w:val="nil"/>
          <w:between w:val="nil"/>
        </w:pBdr>
        <w:spacing w:after="0" w:line="288" w:lineRule="auto"/>
        <w:ind w:right="29"/>
        <w:jc w:val="both"/>
        <w:rPr>
          <w:rFonts w:ascii="Times New Roman" w:eastAsia="Times New Roman" w:hAnsi="Times New Roman" w:cs="Times New Roman"/>
          <w:color w:val="000000"/>
          <w:sz w:val="24"/>
          <w:szCs w:val="24"/>
        </w:rPr>
      </w:pPr>
      <w:sdt>
        <w:sdtPr>
          <w:tag w:val="goog_rdk_118"/>
          <w:id w:val="1402123165"/>
        </w:sdtPr>
        <w:sdtEndPr/>
        <w:sdtContent>
          <w:r w:rsidR="00364F45">
            <w:rPr>
              <w:rFonts w:ascii="Times New Roman" w:eastAsia="Times New Roman" w:hAnsi="Times New Roman" w:cs="Times New Roman"/>
              <w:b/>
              <w:bCs/>
              <w:color w:val="000000"/>
              <w:sz w:val="24"/>
              <w:szCs w:val="24"/>
            </w:rPr>
            <w:t xml:space="preserve">“Dịch vụ </w:t>
          </w:r>
          <w:proofErr w:type="spellStart"/>
          <w:r w:rsidR="00364F45">
            <w:rPr>
              <w:rFonts w:ascii="Times New Roman" w:eastAsia="Times New Roman" w:hAnsi="Times New Roman" w:cs="Times New Roman"/>
              <w:b/>
              <w:bCs/>
              <w:color w:val="000000"/>
              <w:sz w:val="24"/>
              <w:szCs w:val="24"/>
            </w:rPr>
            <w:t>zVas</w:t>
          </w:r>
          <w:proofErr w:type="spellEnd"/>
          <w:r w:rsidR="00364F45">
            <w:rPr>
              <w:rFonts w:ascii="Times New Roman" w:eastAsia="Times New Roman" w:hAnsi="Times New Roman" w:cs="Times New Roman"/>
              <w:b/>
              <w:bCs/>
              <w:color w:val="000000"/>
              <w:sz w:val="24"/>
              <w:szCs w:val="24"/>
            </w:rPr>
            <w:t>”:</w:t>
          </w:r>
        </w:sdtContent>
      </w:sdt>
      <w:sdt>
        <w:sdtPr>
          <w:tag w:val="goog_rdk_119"/>
          <w:id w:val="-1349883026"/>
        </w:sdtPr>
        <w:sdtEndPr/>
        <w:sdtContent>
          <w:r w:rsidR="00364F45">
            <w:rPr>
              <w:rFonts w:ascii="Times New Roman" w:eastAsia="Times New Roman" w:hAnsi="Times New Roman" w:cs="Times New Roman"/>
              <w:color w:val="000000"/>
              <w:sz w:val="24"/>
              <w:szCs w:val="24"/>
            </w:rPr>
            <w:t xml:space="preserve"> là các loại dịch vụ giá trị </w:t>
          </w:r>
          <w:proofErr w:type="spellStart"/>
          <w:r w:rsidR="00364F45">
            <w:rPr>
              <w:rFonts w:ascii="Times New Roman" w:eastAsia="Times New Roman" w:hAnsi="Times New Roman" w:cs="Times New Roman"/>
              <w:color w:val="000000"/>
              <w:sz w:val="24"/>
              <w:szCs w:val="24"/>
            </w:rPr>
            <w:t>gia</w:t>
          </w:r>
          <w:proofErr w:type="spellEnd"/>
          <w:r w:rsidR="00364F45">
            <w:rPr>
              <w:rFonts w:ascii="Times New Roman" w:eastAsia="Times New Roman" w:hAnsi="Times New Roman" w:cs="Times New Roman"/>
              <w:color w:val="000000"/>
              <w:sz w:val="24"/>
              <w:szCs w:val="24"/>
            </w:rPr>
            <w:t xml:space="preserve"> tăng được phát hành bởi Bên A dành </w:t>
          </w:r>
          <w:proofErr w:type="spellStart"/>
          <w:r w:rsidR="00364F45">
            <w:rPr>
              <w:rFonts w:ascii="Times New Roman" w:eastAsia="Times New Roman" w:hAnsi="Times New Roman" w:cs="Times New Roman"/>
              <w:color w:val="000000"/>
              <w:sz w:val="24"/>
              <w:szCs w:val="24"/>
            </w:rPr>
            <w:t>cho</w:t>
          </w:r>
          <w:proofErr w:type="spellEnd"/>
          <w:r w:rsidR="00364F45">
            <w:rPr>
              <w:rFonts w:ascii="Times New Roman" w:eastAsia="Times New Roman" w:hAnsi="Times New Roman" w:cs="Times New Roman"/>
              <w:color w:val="000000"/>
              <w:sz w:val="24"/>
              <w:szCs w:val="24"/>
            </w:rPr>
            <w:t xml:space="preserve"> Người Dùng Cuối đã có các tài khoản thường của Zalo và Zing MP3, bao gồm các dịch vụ: </w:t>
          </w:r>
          <w:r w:rsidR="00364F45">
            <w:rPr>
              <w:rFonts w:ascii="Times New Roman" w:eastAsia="Times New Roman" w:hAnsi="Times New Roman" w:cs="Times New Roman"/>
              <w:color w:val="000000"/>
              <w:sz w:val="24"/>
              <w:szCs w:val="24"/>
            </w:rPr>
            <w:lastRenderedPageBreak/>
            <w:t>ZingMP3 Plus, ZingMP3 Premium, Zalo Cloud (zCloud), Zalo Business (zBusiness), Zalo Melody (</w:t>
          </w:r>
          <w:proofErr w:type="spellStart"/>
          <w:r w:rsidR="00364F45">
            <w:rPr>
              <w:rFonts w:ascii="Times New Roman" w:eastAsia="Times New Roman" w:hAnsi="Times New Roman" w:cs="Times New Roman"/>
              <w:color w:val="000000"/>
              <w:sz w:val="24"/>
              <w:szCs w:val="24"/>
            </w:rPr>
            <w:t>zMelody</w:t>
          </w:r>
          <w:proofErr w:type="spellEnd"/>
          <w:r w:rsidR="00364F45">
            <w:rPr>
              <w:rFonts w:ascii="Times New Roman" w:eastAsia="Times New Roman" w:hAnsi="Times New Roman" w:cs="Times New Roman"/>
              <w:color w:val="000000"/>
              <w:sz w:val="24"/>
              <w:szCs w:val="24"/>
            </w:rPr>
            <w:t xml:space="preserve">, </w:t>
          </w:r>
          <w:proofErr w:type="spellStart"/>
          <w:r w:rsidR="00364F45">
            <w:rPr>
              <w:rFonts w:ascii="Times New Roman" w:eastAsia="Times New Roman" w:hAnsi="Times New Roman" w:cs="Times New Roman"/>
              <w:color w:val="000000"/>
              <w:sz w:val="24"/>
              <w:szCs w:val="24"/>
            </w:rPr>
            <w:t>zStyle</w:t>
          </w:r>
          <w:proofErr w:type="spellEnd"/>
          <w:r w:rsidR="00364F45">
            <w:rPr>
              <w:rFonts w:ascii="Times New Roman" w:eastAsia="Times New Roman" w:hAnsi="Times New Roman" w:cs="Times New Roman"/>
              <w:color w:val="000000"/>
              <w:sz w:val="24"/>
              <w:szCs w:val="24"/>
            </w:rPr>
            <w:t>).</w:t>
          </w:r>
        </w:sdtContent>
      </w:sdt>
    </w:p>
    <w:p w14:paraId="0000003B" w14:textId="77777777" w:rsidR="00312D72" w:rsidRDefault="00D542AC">
      <w:pPr>
        <w:numPr>
          <w:ilvl w:val="1"/>
          <w:numId w:val="4"/>
        </w:numPr>
        <w:pBdr>
          <w:top w:val="nil"/>
          <w:left w:val="nil"/>
          <w:bottom w:val="nil"/>
          <w:right w:val="nil"/>
          <w:between w:val="nil"/>
        </w:pBdr>
        <w:spacing w:after="0" w:line="288" w:lineRule="auto"/>
        <w:ind w:right="29"/>
        <w:jc w:val="both"/>
        <w:rPr>
          <w:rFonts w:ascii="Times New Roman" w:eastAsia="Times New Roman" w:hAnsi="Times New Roman" w:cs="Times New Roman"/>
          <w:color w:val="000000"/>
          <w:sz w:val="24"/>
          <w:szCs w:val="24"/>
        </w:rPr>
      </w:pPr>
      <w:sdt>
        <w:sdtPr>
          <w:tag w:val="goog_rdk_120"/>
          <w:id w:val="-1123084108"/>
        </w:sdtPr>
        <w:sdtEndPr/>
        <w:sdtContent>
          <w:r w:rsidR="00364F45">
            <w:rPr>
              <w:rFonts w:ascii="Times New Roman" w:eastAsia="Times New Roman" w:hAnsi="Times New Roman" w:cs="Times New Roman"/>
              <w:b/>
              <w:bCs/>
              <w:color w:val="000000"/>
              <w:sz w:val="24"/>
              <w:szCs w:val="24"/>
            </w:rPr>
            <w:t xml:space="preserve">“Zing MP3”: </w:t>
          </w:r>
        </w:sdtContent>
      </w:sdt>
      <w:sdt>
        <w:sdtPr>
          <w:tag w:val="goog_rdk_121"/>
          <w:id w:val="646896011"/>
        </w:sdtPr>
        <w:sdtEndPr/>
        <w:sdtContent>
          <w:r w:rsidR="00364F45">
            <w:rPr>
              <w:rFonts w:ascii="Times New Roman" w:eastAsia="Times New Roman" w:hAnsi="Times New Roman" w:cs="Times New Roman"/>
              <w:color w:val="000000"/>
              <w:sz w:val="24"/>
              <w:szCs w:val="24"/>
            </w:rPr>
            <w:t xml:space="preserve">là ứng dụng </w:t>
          </w:r>
          <w:proofErr w:type="spellStart"/>
          <w:r w:rsidR="00364F45">
            <w:rPr>
              <w:rFonts w:ascii="Times New Roman" w:eastAsia="Times New Roman" w:hAnsi="Times New Roman" w:cs="Times New Roman"/>
              <w:color w:val="000000"/>
              <w:sz w:val="24"/>
              <w:szCs w:val="24"/>
            </w:rPr>
            <w:t>ZingMP3</w:t>
          </w:r>
          <w:proofErr w:type="spellEnd"/>
          <w:r w:rsidR="00364F45">
            <w:rPr>
              <w:rFonts w:ascii="Times New Roman" w:eastAsia="Times New Roman" w:hAnsi="Times New Roman" w:cs="Times New Roman"/>
              <w:color w:val="000000"/>
              <w:sz w:val="24"/>
              <w:szCs w:val="24"/>
            </w:rPr>
            <w:t xml:space="preserve"> và website </w:t>
          </w:r>
        </w:sdtContent>
      </w:sdt>
      <w:hyperlink r:id="rId8">
        <w:sdt>
          <w:sdtPr>
            <w:tag w:val="goog_rdk_122"/>
            <w:id w:val="926477191"/>
          </w:sdtPr>
          <w:sdtEndPr/>
          <w:sdtContent>
            <w:r w:rsidR="00364F45">
              <w:rPr>
                <w:rFonts w:ascii="Times New Roman" w:eastAsia="Times New Roman" w:hAnsi="Times New Roman" w:cs="Times New Roman"/>
                <w:color w:val="000000"/>
                <w:sz w:val="24"/>
                <w:szCs w:val="24"/>
                <w:u w:val="single"/>
              </w:rPr>
              <w:t>https://</w:t>
            </w:r>
            <w:proofErr w:type="spellStart"/>
            <w:r w:rsidR="00364F45">
              <w:rPr>
                <w:rFonts w:ascii="Times New Roman" w:eastAsia="Times New Roman" w:hAnsi="Times New Roman" w:cs="Times New Roman"/>
                <w:color w:val="000000"/>
                <w:sz w:val="24"/>
                <w:szCs w:val="24"/>
                <w:u w:val="single"/>
              </w:rPr>
              <w:t>zingmp3.vn</w:t>
            </w:r>
            <w:proofErr w:type="spellEnd"/>
            <w:r w:rsidR="00364F45">
              <w:rPr>
                <w:rFonts w:ascii="Times New Roman" w:eastAsia="Times New Roman" w:hAnsi="Times New Roman" w:cs="Times New Roman"/>
                <w:color w:val="000000"/>
                <w:sz w:val="24"/>
                <w:szCs w:val="24"/>
                <w:u w:val="single"/>
              </w:rPr>
              <w:t>/</w:t>
            </w:r>
          </w:sdtContent>
        </w:sdt>
      </w:hyperlink>
      <w:sdt>
        <w:sdtPr>
          <w:tag w:val="goog_rdk_123"/>
          <w:id w:val="1677031259"/>
        </w:sdtPr>
        <w:sdtEndPr/>
        <w:sdtContent>
          <w:r w:rsidR="00364F45">
            <w:rPr>
              <w:rFonts w:ascii="Times New Roman" w:eastAsia="Times New Roman" w:hAnsi="Times New Roman" w:cs="Times New Roman"/>
              <w:color w:val="000000"/>
              <w:sz w:val="24"/>
              <w:szCs w:val="24"/>
            </w:rPr>
            <w:t xml:space="preserve"> - mạng xã hội nghe nhạc trực tuyến thuộc quyền sở </w:t>
          </w:r>
          <w:proofErr w:type="spellStart"/>
          <w:r w:rsidR="00364F45">
            <w:rPr>
              <w:rFonts w:ascii="Times New Roman" w:eastAsia="Times New Roman" w:hAnsi="Times New Roman" w:cs="Times New Roman"/>
              <w:color w:val="000000"/>
              <w:sz w:val="24"/>
              <w:szCs w:val="24"/>
            </w:rPr>
            <w:t>hữu</w:t>
          </w:r>
          <w:proofErr w:type="spellEnd"/>
          <w:r w:rsidR="00364F45">
            <w:rPr>
              <w:rFonts w:ascii="Times New Roman" w:eastAsia="Times New Roman" w:hAnsi="Times New Roman" w:cs="Times New Roman"/>
              <w:color w:val="000000"/>
              <w:sz w:val="24"/>
              <w:szCs w:val="24"/>
            </w:rPr>
            <w:t xml:space="preserve"> và phân phối độc quyền bởi Bên A.</w:t>
          </w:r>
        </w:sdtContent>
      </w:sdt>
    </w:p>
    <w:p w14:paraId="0000003C" w14:textId="77777777" w:rsidR="00312D72" w:rsidRDefault="00D542AC">
      <w:pPr>
        <w:numPr>
          <w:ilvl w:val="1"/>
          <w:numId w:val="4"/>
        </w:numPr>
        <w:pBdr>
          <w:top w:val="nil"/>
          <w:left w:val="nil"/>
          <w:bottom w:val="nil"/>
          <w:right w:val="nil"/>
          <w:between w:val="nil"/>
        </w:pBdr>
        <w:spacing w:after="0" w:line="288" w:lineRule="auto"/>
        <w:ind w:right="29"/>
        <w:jc w:val="both"/>
        <w:rPr>
          <w:rFonts w:ascii="Times New Roman" w:eastAsia="Times New Roman" w:hAnsi="Times New Roman" w:cs="Times New Roman"/>
          <w:color w:val="000000"/>
          <w:sz w:val="24"/>
          <w:szCs w:val="24"/>
        </w:rPr>
      </w:pPr>
      <w:sdt>
        <w:sdtPr>
          <w:tag w:val="goog_rdk_124"/>
          <w:id w:val="1353857519"/>
        </w:sdtPr>
        <w:sdtEndPr/>
        <w:sdtContent>
          <w:r w:rsidR="00364F45">
            <w:rPr>
              <w:rFonts w:ascii="Times New Roman" w:eastAsia="Times New Roman" w:hAnsi="Times New Roman" w:cs="Times New Roman"/>
              <w:b/>
              <w:bCs/>
              <w:color w:val="000000"/>
              <w:sz w:val="24"/>
              <w:szCs w:val="24"/>
            </w:rPr>
            <w:t xml:space="preserve">“Zalo”: </w:t>
          </w:r>
        </w:sdtContent>
      </w:sdt>
      <w:sdt>
        <w:sdtPr>
          <w:tag w:val="goog_rdk_125"/>
          <w:id w:val="-890556052"/>
        </w:sdtPr>
        <w:sdtEndPr/>
        <w:sdtContent>
          <w:r w:rsidR="00364F45">
            <w:rPr>
              <w:rFonts w:ascii="Times New Roman" w:eastAsia="Times New Roman" w:hAnsi="Times New Roman" w:cs="Times New Roman"/>
              <w:color w:val="000000"/>
              <w:sz w:val="24"/>
              <w:szCs w:val="24"/>
            </w:rPr>
            <w:t xml:space="preserve">là ứng dụng tin nhắn đa </w:t>
          </w:r>
        </w:sdtContent>
      </w:sdt>
      <w:sdt>
        <w:sdtPr>
          <w:tag w:val="goog_rdk_126"/>
          <w:id w:val="2063119003"/>
        </w:sdtPr>
        <w:sdtEndPr/>
        <w:sdtContent>
          <w:r w:rsidR="00364F45">
            <w:rPr>
              <w:rFonts w:ascii="Times New Roman" w:eastAsia="Times New Roman" w:hAnsi="Times New Roman" w:cs="Times New Roman"/>
              <w:color w:val="000000"/>
              <w:sz w:val="24"/>
              <w:szCs w:val="24"/>
              <w:highlight w:val="white"/>
            </w:rPr>
            <w:t>nền tảng được phát triển bởi Bên A.</w:t>
          </w:r>
        </w:sdtContent>
      </w:sdt>
      <w:sdt>
        <w:sdtPr>
          <w:tag w:val="goog_rdk_127"/>
          <w:id w:val="1714670235"/>
        </w:sdtPr>
        <w:sdtEndPr/>
        <w:sdtContent/>
      </w:sdt>
    </w:p>
    <w:p w14:paraId="0000003D" w14:textId="77777777" w:rsidR="00312D72" w:rsidRDefault="00D542AC">
      <w:pPr>
        <w:numPr>
          <w:ilvl w:val="1"/>
          <w:numId w:val="4"/>
        </w:numPr>
        <w:pBdr>
          <w:top w:val="nil"/>
          <w:left w:val="nil"/>
          <w:bottom w:val="nil"/>
          <w:right w:val="nil"/>
          <w:between w:val="nil"/>
        </w:pBdr>
        <w:spacing w:after="0" w:line="288" w:lineRule="auto"/>
        <w:ind w:right="29"/>
        <w:jc w:val="both"/>
        <w:rPr>
          <w:rFonts w:ascii="Times New Roman" w:eastAsia="Times New Roman" w:hAnsi="Times New Roman" w:cs="Times New Roman"/>
          <w:color w:val="000000"/>
          <w:sz w:val="24"/>
          <w:szCs w:val="24"/>
        </w:rPr>
      </w:pPr>
      <w:sdt>
        <w:sdtPr>
          <w:tag w:val="goog_rdk_128"/>
          <w:id w:val="-288624085"/>
        </w:sdtPr>
        <w:sdtEndPr/>
        <w:sdtContent>
          <w:r w:rsidR="00364F45">
            <w:rPr>
              <w:rFonts w:ascii="Times New Roman" w:eastAsia="Times New Roman" w:hAnsi="Times New Roman" w:cs="Times New Roman"/>
              <w:b/>
              <w:bCs/>
              <w:color w:val="000000"/>
              <w:sz w:val="24"/>
              <w:szCs w:val="24"/>
            </w:rPr>
            <w:t>“</w:t>
          </w:r>
          <w:proofErr w:type="spellStart"/>
          <w:r w:rsidR="00364F45">
            <w:rPr>
              <w:rFonts w:ascii="Times New Roman" w:eastAsia="Times New Roman" w:hAnsi="Times New Roman" w:cs="Times New Roman"/>
              <w:b/>
              <w:bCs/>
              <w:color w:val="000000"/>
              <w:sz w:val="24"/>
              <w:szCs w:val="24"/>
            </w:rPr>
            <w:t>ZingMP3</w:t>
          </w:r>
          <w:proofErr w:type="spellEnd"/>
          <w:r w:rsidR="00364F45">
            <w:rPr>
              <w:rFonts w:ascii="Times New Roman" w:eastAsia="Times New Roman" w:hAnsi="Times New Roman" w:cs="Times New Roman"/>
              <w:b/>
              <w:bCs/>
              <w:color w:val="000000"/>
              <w:sz w:val="24"/>
              <w:szCs w:val="24"/>
            </w:rPr>
            <w:t xml:space="preserve"> Plus”: </w:t>
          </w:r>
        </w:sdtContent>
      </w:sdt>
      <w:sdt>
        <w:sdtPr>
          <w:tag w:val="goog_rdk_129"/>
          <w:id w:val="-795098622"/>
        </w:sdtPr>
        <w:sdtEndPr/>
        <w:sdtContent>
          <w:r w:rsidR="00364F45">
            <w:rPr>
              <w:rFonts w:ascii="Times New Roman" w:eastAsia="Times New Roman" w:hAnsi="Times New Roman" w:cs="Times New Roman"/>
              <w:color w:val="000000"/>
              <w:sz w:val="24"/>
              <w:szCs w:val="24"/>
            </w:rPr>
            <w:t xml:space="preserve">là dịch vụ tài khoản nghe nhạc với chất lượng </w:t>
          </w:r>
          <w:proofErr w:type="spellStart"/>
          <w:r w:rsidR="00364F45">
            <w:rPr>
              <w:rFonts w:ascii="Times New Roman" w:eastAsia="Times New Roman" w:hAnsi="Times New Roman" w:cs="Times New Roman"/>
              <w:color w:val="000000"/>
              <w:sz w:val="24"/>
              <w:szCs w:val="24"/>
            </w:rPr>
            <w:t>cao</w:t>
          </w:r>
          <w:proofErr w:type="spellEnd"/>
          <w:r w:rsidR="00364F45">
            <w:rPr>
              <w:rFonts w:ascii="Times New Roman" w:eastAsia="Times New Roman" w:hAnsi="Times New Roman" w:cs="Times New Roman"/>
              <w:color w:val="000000"/>
              <w:sz w:val="24"/>
              <w:szCs w:val="24"/>
            </w:rPr>
            <w:t xml:space="preserve">, không quảng cáo, được sử dụng trên nền tảng nghe nhạc </w:t>
          </w:r>
          <w:proofErr w:type="spellStart"/>
          <w:r w:rsidR="00364F45">
            <w:rPr>
              <w:rFonts w:ascii="Times New Roman" w:eastAsia="Times New Roman" w:hAnsi="Times New Roman" w:cs="Times New Roman"/>
              <w:color w:val="000000"/>
              <w:sz w:val="24"/>
              <w:szCs w:val="24"/>
            </w:rPr>
            <w:t>ZingMP3</w:t>
          </w:r>
          <w:proofErr w:type="spellEnd"/>
          <w:r w:rsidR="00364F45">
            <w:rPr>
              <w:rFonts w:ascii="Times New Roman" w:eastAsia="Times New Roman" w:hAnsi="Times New Roman" w:cs="Times New Roman"/>
              <w:color w:val="000000"/>
              <w:sz w:val="24"/>
              <w:szCs w:val="24"/>
            </w:rPr>
            <w:t>.</w:t>
          </w:r>
        </w:sdtContent>
      </w:sdt>
    </w:p>
    <w:p w14:paraId="0000003E" w14:textId="77777777" w:rsidR="00312D72" w:rsidRDefault="00D542AC">
      <w:pPr>
        <w:numPr>
          <w:ilvl w:val="1"/>
          <w:numId w:val="4"/>
        </w:numPr>
        <w:pBdr>
          <w:top w:val="nil"/>
          <w:left w:val="nil"/>
          <w:bottom w:val="nil"/>
          <w:right w:val="nil"/>
          <w:between w:val="nil"/>
        </w:pBdr>
        <w:spacing w:after="0" w:line="288" w:lineRule="auto"/>
        <w:ind w:right="29"/>
        <w:jc w:val="both"/>
        <w:rPr>
          <w:rFonts w:ascii="Times New Roman" w:eastAsia="Times New Roman" w:hAnsi="Times New Roman" w:cs="Times New Roman"/>
          <w:color w:val="000000"/>
          <w:sz w:val="24"/>
          <w:szCs w:val="24"/>
        </w:rPr>
      </w:pPr>
      <w:sdt>
        <w:sdtPr>
          <w:tag w:val="goog_rdk_130"/>
          <w:id w:val="-582508272"/>
        </w:sdtPr>
        <w:sdtEndPr/>
        <w:sdtContent>
          <w:r w:rsidR="00364F45">
            <w:rPr>
              <w:rFonts w:ascii="Times New Roman" w:eastAsia="Times New Roman" w:hAnsi="Times New Roman" w:cs="Times New Roman"/>
              <w:b/>
              <w:bCs/>
              <w:color w:val="000000"/>
              <w:sz w:val="24"/>
              <w:szCs w:val="24"/>
            </w:rPr>
            <w:t xml:space="preserve">“Zing MP3 Premium”: </w:t>
          </w:r>
        </w:sdtContent>
      </w:sdt>
      <w:sdt>
        <w:sdtPr>
          <w:tag w:val="goog_rdk_131"/>
          <w:id w:val="-781428007"/>
        </w:sdtPr>
        <w:sdtEndPr/>
        <w:sdtContent>
          <w:r w:rsidR="00364F45">
            <w:rPr>
              <w:rFonts w:ascii="Times New Roman" w:eastAsia="Times New Roman" w:hAnsi="Times New Roman" w:cs="Times New Roman"/>
              <w:color w:val="000000"/>
              <w:sz w:val="24"/>
              <w:szCs w:val="24"/>
            </w:rPr>
            <w:t xml:space="preserve">là dịch vụ tài khoản nghe nhạc với toàn bộ đặc quyền Plus cùng </w:t>
          </w:r>
          <w:proofErr w:type="spellStart"/>
          <w:r w:rsidR="00364F45">
            <w:rPr>
              <w:rFonts w:ascii="Times New Roman" w:eastAsia="Times New Roman" w:hAnsi="Times New Roman" w:cs="Times New Roman"/>
              <w:color w:val="000000"/>
              <w:sz w:val="24"/>
              <w:szCs w:val="24"/>
            </w:rPr>
            <w:t>kho</w:t>
          </w:r>
          <w:proofErr w:type="spellEnd"/>
          <w:r w:rsidR="00364F45">
            <w:rPr>
              <w:rFonts w:ascii="Times New Roman" w:eastAsia="Times New Roman" w:hAnsi="Times New Roman" w:cs="Times New Roman"/>
              <w:color w:val="000000"/>
              <w:sz w:val="24"/>
              <w:szCs w:val="24"/>
            </w:rPr>
            <w:t xml:space="preserve"> nhạc Premium được sử dụng trên nền tảng nghe nhạc Zing MP3.</w:t>
          </w:r>
        </w:sdtContent>
      </w:sdt>
    </w:p>
    <w:p w14:paraId="0000003F" w14:textId="77777777" w:rsidR="00312D72" w:rsidRDefault="00D542AC">
      <w:pPr>
        <w:numPr>
          <w:ilvl w:val="1"/>
          <w:numId w:val="4"/>
        </w:numPr>
        <w:pBdr>
          <w:top w:val="nil"/>
          <w:left w:val="nil"/>
          <w:bottom w:val="nil"/>
          <w:right w:val="nil"/>
          <w:between w:val="nil"/>
        </w:pBdr>
        <w:spacing w:after="0" w:line="288" w:lineRule="auto"/>
        <w:ind w:right="29"/>
        <w:jc w:val="both"/>
        <w:rPr>
          <w:rFonts w:ascii="Times New Roman" w:eastAsia="Times New Roman" w:hAnsi="Times New Roman" w:cs="Times New Roman"/>
          <w:color w:val="000000"/>
          <w:sz w:val="24"/>
          <w:szCs w:val="24"/>
        </w:rPr>
      </w:pPr>
      <w:sdt>
        <w:sdtPr>
          <w:tag w:val="goog_rdk_132"/>
          <w:id w:val="-2091688530"/>
        </w:sdtPr>
        <w:sdtEndPr/>
        <w:sdtContent>
          <w:r w:rsidR="00364F45">
            <w:rPr>
              <w:rFonts w:ascii="Times New Roman" w:eastAsia="Times New Roman" w:hAnsi="Times New Roman" w:cs="Times New Roman"/>
              <w:b/>
              <w:bCs/>
              <w:color w:val="000000"/>
              <w:sz w:val="24"/>
              <w:szCs w:val="24"/>
            </w:rPr>
            <w:t>“zCloud”:</w:t>
          </w:r>
        </w:sdtContent>
      </w:sdt>
      <w:sdt>
        <w:sdtPr>
          <w:tag w:val="goog_rdk_133"/>
          <w:id w:val="-539566745"/>
        </w:sdtPr>
        <w:sdtEndPr/>
        <w:sdtContent>
          <w:r w:rsidR="00364F45">
            <w:rPr>
              <w:rFonts w:ascii="Times New Roman" w:eastAsia="Times New Roman" w:hAnsi="Times New Roman" w:cs="Times New Roman"/>
              <w:color w:val="000000"/>
              <w:sz w:val="24"/>
              <w:szCs w:val="24"/>
            </w:rPr>
            <w:t xml:space="preserve"> là dịch vụ cung cấp không </w:t>
          </w:r>
          <w:proofErr w:type="spellStart"/>
          <w:r w:rsidR="00364F45">
            <w:rPr>
              <w:rFonts w:ascii="Times New Roman" w:eastAsia="Times New Roman" w:hAnsi="Times New Roman" w:cs="Times New Roman"/>
              <w:color w:val="000000"/>
              <w:sz w:val="24"/>
              <w:szCs w:val="24"/>
            </w:rPr>
            <w:t>gian</w:t>
          </w:r>
          <w:proofErr w:type="spellEnd"/>
          <w:r w:rsidR="00364F45">
            <w:rPr>
              <w:rFonts w:ascii="Times New Roman" w:eastAsia="Times New Roman" w:hAnsi="Times New Roman" w:cs="Times New Roman"/>
              <w:color w:val="000000"/>
              <w:sz w:val="24"/>
              <w:szCs w:val="24"/>
            </w:rPr>
            <w:t xml:space="preserve"> lưu trữ dữ liệu trên nền tảng ứng dụng Zalo.</w:t>
          </w:r>
        </w:sdtContent>
      </w:sdt>
    </w:p>
    <w:p w14:paraId="00000040" w14:textId="77777777" w:rsidR="00312D72" w:rsidRDefault="00D542AC">
      <w:pPr>
        <w:numPr>
          <w:ilvl w:val="1"/>
          <w:numId w:val="4"/>
        </w:numPr>
        <w:pBdr>
          <w:top w:val="nil"/>
          <w:left w:val="nil"/>
          <w:bottom w:val="nil"/>
          <w:right w:val="nil"/>
          <w:between w:val="nil"/>
        </w:pBdr>
        <w:spacing w:after="0" w:line="288" w:lineRule="auto"/>
        <w:ind w:right="29"/>
        <w:jc w:val="both"/>
        <w:rPr>
          <w:rFonts w:ascii="Times New Roman" w:eastAsia="Times New Roman" w:hAnsi="Times New Roman" w:cs="Times New Roman"/>
          <w:color w:val="000000"/>
          <w:sz w:val="24"/>
          <w:szCs w:val="24"/>
        </w:rPr>
      </w:pPr>
      <w:sdt>
        <w:sdtPr>
          <w:tag w:val="goog_rdk_134"/>
          <w:id w:val="414554922"/>
        </w:sdtPr>
        <w:sdtEndPr/>
        <w:sdtContent>
          <w:r w:rsidR="00364F45">
            <w:rPr>
              <w:rFonts w:ascii="Times New Roman" w:eastAsia="Times New Roman" w:hAnsi="Times New Roman" w:cs="Times New Roman"/>
              <w:b/>
              <w:bCs/>
              <w:color w:val="000000"/>
              <w:sz w:val="24"/>
              <w:szCs w:val="24"/>
            </w:rPr>
            <w:t>“zBusiness”:</w:t>
          </w:r>
        </w:sdtContent>
      </w:sdt>
      <w:sdt>
        <w:sdtPr>
          <w:tag w:val="goog_rdk_135"/>
          <w:id w:val="1376348206"/>
        </w:sdtPr>
        <w:sdtEndPr/>
        <w:sdtContent>
          <w:r w:rsidR="00364F45">
            <w:rPr>
              <w:rFonts w:ascii="Times New Roman" w:eastAsia="Times New Roman" w:hAnsi="Times New Roman" w:cs="Times New Roman"/>
              <w:color w:val="000000"/>
              <w:sz w:val="24"/>
              <w:szCs w:val="24"/>
            </w:rPr>
            <w:t xml:space="preserve"> là dịch vụ zBusiness, </w:t>
          </w:r>
          <w:proofErr w:type="spellStart"/>
          <w:r w:rsidR="00364F45">
            <w:rPr>
              <w:rFonts w:ascii="Times New Roman" w:eastAsia="Times New Roman" w:hAnsi="Times New Roman" w:cs="Times New Roman"/>
              <w:color w:val="000000"/>
              <w:sz w:val="24"/>
              <w:szCs w:val="24"/>
            </w:rPr>
            <w:t>theo</w:t>
          </w:r>
          <w:proofErr w:type="spellEnd"/>
          <w:r w:rsidR="00364F45">
            <w:rPr>
              <w:rFonts w:ascii="Times New Roman" w:eastAsia="Times New Roman" w:hAnsi="Times New Roman" w:cs="Times New Roman"/>
              <w:color w:val="000000"/>
              <w:sz w:val="24"/>
              <w:szCs w:val="24"/>
            </w:rPr>
            <w:t xml:space="preserve"> đó cung cấp </w:t>
          </w:r>
          <w:proofErr w:type="spellStart"/>
          <w:r w:rsidR="00364F45">
            <w:rPr>
              <w:rFonts w:ascii="Times New Roman" w:eastAsia="Times New Roman" w:hAnsi="Times New Roman" w:cs="Times New Roman"/>
              <w:color w:val="000000"/>
              <w:sz w:val="24"/>
              <w:szCs w:val="24"/>
            </w:rPr>
            <w:t>cho</w:t>
          </w:r>
          <w:proofErr w:type="spellEnd"/>
          <w:r w:rsidR="00364F45">
            <w:rPr>
              <w:rFonts w:ascii="Times New Roman" w:eastAsia="Times New Roman" w:hAnsi="Times New Roman" w:cs="Times New Roman"/>
              <w:color w:val="000000"/>
              <w:sz w:val="24"/>
              <w:szCs w:val="24"/>
            </w:rPr>
            <w:t xml:space="preserve"> Người Dùng Cuối tài khoản Zalo với nhiều tính năng hỗ trợ nâng </w:t>
          </w:r>
          <w:proofErr w:type="spellStart"/>
          <w:r w:rsidR="00364F45">
            <w:rPr>
              <w:rFonts w:ascii="Times New Roman" w:eastAsia="Times New Roman" w:hAnsi="Times New Roman" w:cs="Times New Roman"/>
              <w:color w:val="000000"/>
              <w:sz w:val="24"/>
              <w:szCs w:val="24"/>
            </w:rPr>
            <w:t>cao</w:t>
          </w:r>
          <w:proofErr w:type="spellEnd"/>
          <w:r w:rsidR="00364F45">
            <w:rPr>
              <w:rFonts w:ascii="Times New Roman" w:eastAsia="Times New Roman" w:hAnsi="Times New Roman" w:cs="Times New Roman"/>
              <w:color w:val="000000"/>
              <w:sz w:val="24"/>
              <w:szCs w:val="24"/>
            </w:rPr>
            <w:t>.</w:t>
          </w:r>
        </w:sdtContent>
      </w:sdt>
    </w:p>
    <w:p w14:paraId="00000041" w14:textId="77777777" w:rsidR="00312D72" w:rsidRDefault="00D542AC">
      <w:pPr>
        <w:numPr>
          <w:ilvl w:val="1"/>
          <w:numId w:val="4"/>
        </w:numPr>
        <w:pBdr>
          <w:top w:val="nil"/>
          <w:left w:val="nil"/>
          <w:bottom w:val="nil"/>
          <w:right w:val="nil"/>
          <w:between w:val="nil"/>
        </w:pBdr>
        <w:spacing w:after="0" w:line="288" w:lineRule="auto"/>
        <w:ind w:right="29"/>
        <w:jc w:val="both"/>
        <w:rPr>
          <w:rFonts w:ascii="Times New Roman" w:eastAsia="Times New Roman" w:hAnsi="Times New Roman" w:cs="Times New Roman"/>
          <w:color w:val="000000"/>
          <w:sz w:val="24"/>
          <w:szCs w:val="24"/>
        </w:rPr>
      </w:pPr>
      <w:sdt>
        <w:sdtPr>
          <w:tag w:val="goog_rdk_136"/>
          <w:id w:val="-1086982967"/>
        </w:sdtPr>
        <w:sdtEndPr/>
        <w:sdtContent>
          <w:r w:rsidR="00364F45">
            <w:rPr>
              <w:rFonts w:ascii="Times New Roman" w:eastAsia="Times New Roman" w:hAnsi="Times New Roman" w:cs="Times New Roman"/>
              <w:b/>
              <w:bCs/>
              <w:color w:val="000000"/>
              <w:sz w:val="24"/>
              <w:szCs w:val="24"/>
            </w:rPr>
            <w:t>“</w:t>
          </w:r>
          <w:proofErr w:type="spellStart"/>
          <w:r w:rsidR="00364F45">
            <w:rPr>
              <w:rFonts w:ascii="Times New Roman" w:eastAsia="Times New Roman" w:hAnsi="Times New Roman" w:cs="Times New Roman"/>
              <w:b/>
              <w:bCs/>
              <w:color w:val="000000"/>
              <w:sz w:val="24"/>
              <w:szCs w:val="24"/>
            </w:rPr>
            <w:t>zMelody</w:t>
          </w:r>
          <w:proofErr w:type="spellEnd"/>
          <w:r w:rsidR="00364F45">
            <w:rPr>
              <w:rFonts w:ascii="Times New Roman" w:eastAsia="Times New Roman" w:hAnsi="Times New Roman" w:cs="Times New Roman"/>
              <w:b/>
              <w:bCs/>
              <w:color w:val="000000"/>
              <w:sz w:val="24"/>
              <w:szCs w:val="24"/>
            </w:rPr>
            <w:t>”:</w:t>
          </w:r>
        </w:sdtContent>
      </w:sdt>
      <w:sdt>
        <w:sdtPr>
          <w:tag w:val="goog_rdk_137"/>
          <w:id w:val="-453976264"/>
        </w:sdtPr>
        <w:sdtEndPr/>
        <w:sdtContent>
          <w:r w:rsidR="00364F45">
            <w:rPr>
              <w:rFonts w:ascii="Times New Roman" w:eastAsia="Times New Roman" w:hAnsi="Times New Roman" w:cs="Times New Roman"/>
              <w:color w:val="000000"/>
              <w:sz w:val="24"/>
              <w:szCs w:val="24"/>
            </w:rPr>
            <w:t xml:space="preserve"> là dịch vụ nhạc chờ </w:t>
          </w:r>
          <w:proofErr w:type="spellStart"/>
          <w:r w:rsidR="00364F45">
            <w:rPr>
              <w:rFonts w:ascii="Times New Roman" w:eastAsia="Times New Roman" w:hAnsi="Times New Roman" w:cs="Times New Roman"/>
              <w:color w:val="000000"/>
              <w:sz w:val="24"/>
              <w:szCs w:val="24"/>
            </w:rPr>
            <w:t>cho</w:t>
          </w:r>
          <w:proofErr w:type="spellEnd"/>
          <w:r w:rsidR="00364F45">
            <w:rPr>
              <w:rFonts w:ascii="Times New Roman" w:eastAsia="Times New Roman" w:hAnsi="Times New Roman" w:cs="Times New Roman"/>
              <w:color w:val="000000"/>
              <w:sz w:val="24"/>
              <w:szCs w:val="24"/>
            </w:rPr>
            <w:t xml:space="preserve"> các cuộc gọi trên nền tảng ứng dụng Zalo.</w:t>
          </w:r>
        </w:sdtContent>
      </w:sdt>
    </w:p>
    <w:p w14:paraId="00000042" w14:textId="77777777" w:rsidR="00312D72" w:rsidRDefault="00D542AC">
      <w:pPr>
        <w:numPr>
          <w:ilvl w:val="1"/>
          <w:numId w:val="4"/>
        </w:numPr>
        <w:pBdr>
          <w:top w:val="nil"/>
          <w:left w:val="nil"/>
          <w:bottom w:val="nil"/>
          <w:right w:val="nil"/>
          <w:between w:val="nil"/>
        </w:pBdr>
        <w:spacing w:after="0" w:line="288" w:lineRule="auto"/>
        <w:ind w:right="29"/>
        <w:jc w:val="both"/>
        <w:rPr>
          <w:rFonts w:ascii="Times New Roman" w:eastAsia="Times New Roman" w:hAnsi="Times New Roman" w:cs="Times New Roman"/>
          <w:color w:val="000000"/>
          <w:sz w:val="24"/>
          <w:szCs w:val="24"/>
        </w:rPr>
      </w:pPr>
      <w:sdt>
        <w:sdtPr>
          <w:tag w:val="goog_rdk_138"/>
          <w:id w:val="202285868"/>
        </w:sdtPr>
        <w:sdtEndPr/>
        <w:sdtContent>
          <w:r w:rsidR="00364F45">
            <w:rPr>
              <w:rFonts w:ascii="Times New Roman" w:eastAsia="Times New Roman" w:hAnsi="Times New Roman" w:cs="Times New Roman"/>
              <w:b/>
              <w:bCs/>
              <w:color w:val="000000"/>
              <w:sz w:val="24"/>
              <w:szCs w:val="24"/>
            </w:rPr>
            <w:t>“</w:t>
          </w:r>
          <w:proofErr w:type="spellStart"/>
          <w:r w:rsidR="00364F45">
            <w:rPr>
              <w:rFonts w:ascii="Times New Roman" w:eastAsia="Times New Roman" w:hAnsi="Times New Roman" w:cs="Times New Roman"/>
              <w:b/>
              <w:bCs/>
              <w:color w:val="000000"/>
              <w:sz w:val="24"/>
              <w:szCs w:val="24"/>
            </w:rPr>
            <w:t>zStyle</w:t>
          </w:r>
          <w:proofErr w:type="spellEnd"/>
          <w:r w:rsidR="00364F45">
            <w:rPr>
              <w:rFonts w:ascii="Times New Roman" w:eastAsia="Times New Roman" w:hAnsi="Times New Roman" w:cs="Times New Roman"/>
              <w:b/>
              <w:bCs/>
              <w:color w:val="000000"/>
              <w:sz w:val="24"/>
              <w:szCs w:val="24"/>
            </w:rPr>
            <w:t>”:</w:t>
          </w:r>
        </w:sdtContent>
      </w:sdt>
      <w:sdt>
        <w:sdtPr>
          <w:tag w:val="goog_rdk_139"/>
          <w:id w:val="-573517332"/>
        </w:sdtPr>
        <w:sdtEndPr/>
        <w:sdtContent>
          <w:r w:rsidR="00364F45">
            <w:rPr>
              <w:rFonts w:ascii="Times New Roman" w:eastAsia="Times New Roman" w:hAnsi="Times New Roman" w:cs="Times New Roman"/>
              <w:color w:val="000000"/>
              <w:sz w:val="24"/>
              <w:szCs w:val="24"/>
            </w:rPr>
            <w:t xml:space="preserve"> là dịch vụ nhạc </w:t>
          </w:r>
          <w:proofErr w:type="spellStart"/>
          <w:r w:rsidR="00364F45">
            <w:rPr>
              <w:rFonts w:ascii="Times New Roman" w:eastAsia="Times New Roman" w:hAnsi="Times New Roman" w:cs="Times New Roman"/>
              <w:color w:val="000000"/>
              <w:sz w:val="24"/>
              <w:szCs w:val="24"/>
            </w:rPr>
            <w:t>chuông</w:t>
          </w:r>
          <w:proofErr w:type="spellEnd"/>
          <w:r w:rsidR="00364F45">
            <w:rPr>
              <w:rFonts w:ascii="Times New Roman" w:eastAsia="Times New Roman" w:hAnsi="Times New Roman" w:cs="Times New Roman"/>
              <w:color w:val="000000"/>
              <w:sz w:val="24"/>
              <w:szCs w:val="24"/>
            </w:rPr>
            <w:t xml:space="preserve">, nhạc chờ, hình nền </w:t>
          </w:r>
          <w:proofErr w:type="spellStart"/>
          <w:r w:rsidR="00364F45">
            <w:rPr>
              <w:rFonts w:ascii="Times New Roman" w:eastAsia="Times New Roman" w:hAnsi="Times New Roman" w:cs="Times New Roman"/>
              <w:color w:val="000000"/>
              <w:sz w:val="24"/>
              <w:szCs w:val="24"/>
            </w:rPr>
            <w:t>cho</w:t>
          </w:r>
          <w:proofErr w:type="spellEnd"/>
          <w:r w:rsidR="00364F45">
            <w:rPr>
              <w:rFonts w:ascii="Times New Roman" w:eastAsia="Times New Roman" w:hAnsi="Times New Roman" w:cs="Times New Roman"/>
              <w:color w:val="000000"/>
              <w:sz w:val="24"/>
              <w:szCs w:val="24"/>
            </w:rPr>
            <w:t xml:space="preserve"> các cuộc gọi trên nền tảng ứng dụng Zalo.</w:t>
          </w:r>
        </w:sdtContent>
      </w:sdt>
    </w:p>
    <w:p w14:paraId="00000043" w14:textId="77777777" w:rsidR="00312D72" w:rsidRDefault="00D542AC">
      <w:pPr>
        <w:numPr>
          <w:ilvl w:val="1"/>
          <w:numId w:val="4"/>
        </w:numPr>
        <w:pBdr>
          <w:top w:val="nil"/>
          <w:left w:val="nil"/>
          <w:bottom w:val="nil"/>
          <w:right w:val="nil"/>
          <w:between w:val="nil"/>
        </w:pBdr>
        <w:spacing w:after="0" w:line="288" w:lineRule="auto"/>
        <w:ind w:left="720" w:right="29" w:hanging="567"/>
        <w:jc w:val="both"/>
        <w:rPr>
          <w:rFonts w:ascii="Times New Roman" w:eastAsia="Times New Roman" w:hAnsi="Times New Roman" w:cs="Times New Roman"/>
          <w:color w:val="000000"/>
          <w:sz w:val="24"/>
          <w:szCs w:val="24"/>
        </w:rPr>
      </w:pPr>
      <w:sdt>
        <w:sdtPr>
          <w:tag w:val="goog_rdk_140"/>
          <w:id w:val="-38533568"/>
        </w:sdtPr>
        <w:sdtEndPr/>
        <w:sdtContent>
          <w:r w:rsidR="00364F45">
            <w:rPr>
              <w:rFonts w:ascii="Times New Roman" w:eastAsia="Times New Roman" w:hAnsi="Times New Roman" w:cs="Times New Roman"/>
              <w:b/>
              <w:bCs/>
              <w:color w:val="000000"/>
              <w:sz w:val="24"/>
              <w:szCs w:val="24"/>
            </w:rPr>
            <w:t xml:space="preserve">“Mã code </w:t>
          </w:r>
          <w:proofErr w:type="spellStart"/>
          <w:r w:rsidR="00364F45">
            <w:rPr>
              <w:rFonts w:ascii="Times New Roman" w:eastAsia="Times New Roman" w:hAnsi="Times New Roman" w:cs="Times New Roman"/>
              <w:b/>
              <w:bCs/>
              <w:color w:val="000000"/>
              <w:sz w:val="24"/>
              <w:szCs w:val="24"/>
            </w:rPr>
            <w:t>zVas</w:t>
          </w:r>
          <w:proofErr w:type="spellEnd"/>
          <w:r w:rsidR="00364F45">
            <w:rPr>
              <w:rFonts w:ascii="Times New Roman" w:eastAsia="Times New Roman" w:hAnsi="Times New Roman" w:cs="Times New Roman"/>
              <w:b/>
              <w:bCs/>
              <w:color w:val="000000"/>
              <w:sz w:val="24"/>
              <w:szCs w:val="24"/>
            </w:rPr>
            <w:t>”:</w:t>
          </w:r>
        </w:sdtContent>
      </w:sdt>
      <w:sdt>
        <w:sdtPr>
          <w:tag w:val="goog_rdk_141"/>
          <w:id w:val="-1340904473"/>
        </w:sdtPr>
        <w:sdtEndPr/>
        <w:sdtContent>
          <w:r w:rsidR="00364F45">
            <w:rPr>
              <w:rFonts w:ascii="Times New Roman" w:eastAsia="Times New Roman" w:hAnsi="Times New Roman" w:cs="Times New Roman"/>
              <w:color w:val="000000"/>
              <w:sz w:val="24"/>
              <w:szCs w:val="24"/>
            </w:rPr>
            <w:t xml:space="preserve"> là dãy mã số, kí tự, dữ liệu điện tử (có thể in) được dùng để nạp vào tài khoản thường Zalo và Zing MP3 của Người Dùng Cuối. Từ đó, các tài khoản này sẽ được sử dụng các tính năng nâng </w:t>
          </w:r>
          <w:proofErr w:type="spellStart"/>
          <w:r w:rsidR="00364F45">
            <w:rPr>
              <w:rFonts w:ascii="Times New Roman" w:eastAsia="Times New Roman" w:hAnsi="Times New Roman" w:cs="Times New Roman"/>
              <w:color w:val="000000"/>
              <w:sz w:val="24"/>
              <w:szCs w:val="24"/>
            </w:rPr>
            <w:t>cao</w:t>
          </w:r>
          <w:proofErr w:type="spellEnd"/>
          <w:r w:rsidR="00364F45">
            <w:rPr>
              <w:rFonts w:ascii="Times New Roman" w:eastAsia="Times New Roman" w:hAnsi="Times New Roman" w:cs="Times New Roman"/>
              <w:color w:val="000000"/>
              <w:sz w:val="24"/>
              <w:szCs w:val="24"/>
            </w:rPr>
            <w:t xml:space="preserve"> tương ứng của Dịch vụ </w:t>
          </w:r>
          <w:proofErr w:type="spellStart"/>
          <w:r w:rsidR="00364F45">
            <w:rPr>
              <w:rFonts w:ascii="Times New Roman" w:eastAsia="Times New Roman" w:hAnsi="Times New Roman" w:cs="Times New Roman"/>
              <w:color w:val="000000"/>
              <w:sz w:val="24"/>
              <w:szCs w:val="24"/>
            </w:rPr>
            <w:t>zVas</w:t>
          </w:r>
          <w:proofErr w:type="spellEnd"/>
          <w:r w:rsidR="00364F45">
            <w:rPr>
              <w:rFonts w:ascii="Times New Roman" w:eastAsia="Times New Roman" w:hAnsi="Times New Roman" w:cs="Times New Roman"/>
              <w:color w:val="000000"/>
              <w:sz w:val="24"/>
              <w:szCs w:val="24"/>
            </w:rPr>
            <w:t xml:space="preserve"> do Bên A phát hành </w:t>
          </w:r>
          <w:proofErr w:type="spellStart"/>
          <w:r w:rsidR="00364F45">
            <w:rPr>
              <w:rFonts w:ascii="Times New Roman" w:eastAsia="Times New Roman" w:hAnsi="Times New Roman" w:cs="Times New Roman"/>
              <w:color w:val="000000"/>
              <w:sz w:val="24"/>
              <w:szCs w:val="24"/>
            </w:rPr>
            <w:t>cho</w:t>
          </w:r>
          <w:proofErr w:type="spellEnd"/>
          <w:r w:rsidR="00364F45">
            <w:rPr>
              <w:rFonts w:ascii="Times New Roman" w:eastAsia="Times New Roman" w:hAnsi="Times New Roman" w:cs="Times New Roman"/>
              <w:color w:val="000000"/>
              <w:sz w:val="24"/>
              <w:szCs w:val="24"/>
            </w:rPr>
            <w:t xml:space="preserve"> Bên B phân phối đến Người Dùng Cuối.</w:t>
          </w:r>
        </w:sdtContent>
      </w:sdt>
    </w:p>
    <w:p w14:paraId="00000044" w14:textId="77777777" w:rsidR="00312D72" w:rsidRDefault="00D542AC">
      <w:pPr>
        <w:numPr>
          <w:ilvl w:val="1"/>
          <w:numId w:val="4"/>
        </w:numPr>
        <w:pBdr>
          <w:top w:val="nil"/>
          <w:left w:val="nil"/>
          <w:bottom w:val="nil"/>
          <w:right w:val="nil"/>
          <w:between w:val="nil"/>
        </w:pBdr>
        <w:spacing w:after="0" w:line="288" w:lineRule="auto"/>
        <w:ind w:left="720" w:hanging="567"/>
        <w:jc w:val="both"/>
        <w:rPr>
          <w:rFonts w:ascii="Times New Roman" w:eastAsia="Times New Roman" w:hAnsi="Times New Roman" w:cs="Times New Roman"/>
          <w:color w:val="000000"/>
          <w:sz w:val="24"/>
          <w:szCs w:val="24"/>
        </w:rPr>
      </w:pPr>
      <w:sdt>
        <w:sdtPr>
          <w:tag w:val="goog_rdk_142"/>
          <w:id w:val="-722174571"/>
        </w:sdtPr>
        <w:sdtEndPr/>
        <w:sdtContent>
          <w:r w:rsidR="00364F45">
            <w:rPr>
              <w:rFonts w:ascii="Times New Roman" w:eastAsia="Times New Roman" w:hAnsi="Times New Roman" w:cs="Times New Roman"/>
              <w:b/>
              <w:bCs/>
              <w:color w:val="000000"/>
              <w:sz w:val="24"/>
              <w:szCs w:val="24"/>
            </w:rPr>
            <w:t>“</w:t>
          </w:r>
          <w:proofErr w:type="spellStart"/>
          <w:r w:rsidR="00364F45">
            <w:rPr>
              <w:rFonts w:ascii="Times New Roman" w:eastAsia="Times New Roman" w:hAnsi="Times New Roman" w:cs="Times New Roman"/>
              <w:b/>
              <w:bCs/>
              <w:color w:val="000000"/>
              <w:sz w:val="24"/>
              <w:szCs w:val="24"/>
            </w:rPr>
            <w:t>Mệnh</w:t>
          </w:r>
          <w:proofErr w:type="spellEnd"/>
          <w:r w:rsidR="00364F45">
            <w:rPr>
              <w:rFonts w:ascii="Times New Roman" w:eastAsia="Times New Roman" w:hAnsi="Times New Roman" w:cs="Times New Roman"/>
              <w:b/>
              <w:bCs/>
              <w:color w:val="000000"/>
              <w:sz w:val="24"/>
              <w:szCs w:val="24"/>
            </w:rPr>
            <w:t xml:space="preserve"> giá code </w:t>
          </w:r>
          <w:proofErr w:type="spellStart"/>
          <w:r w:rsidR="00364F45">
            <w:rPr>
              <w:rFonts w:ascii="Times New Roman" w:eastAsia="Times New Roman" w:hAnsi="Times New Roman" w:cs="Times New Roman"/>
              <w:b/>
              <w:bCs/>
              <w:color w:val="000000"/>
              <w:sz w:val="24"/>
              <w:szCs w:val="24"/>
            </w:rPr>
            <w:t>zVas</w:t>
          </w:r>
          <w:proofErr w:type="spellEnd"/>
          <w:r w:rsidR="00364F45">
            <w:rPr>
              <w:rFonts w:ascii="Times New Roman" w:eastAsia="Times New Roman" w:hAnsi="Times New Roman" w:cs="Times New Roman"/>
              <w:b/>
              <w:bCs/>
              <w:color w:val="000000"/>
              <w:sz w:val="24"/>
              <w:szCs w:val="24"/>
            </w:rPr>
            <w:t>”:</w:t>
          </w:r>
        </w:sdtContent>
      </w:sdt>
      <w:sdt>
        <w:sdtPr>
          <w:tag w:val="goog_rdk_143"/>
          <w:id w:val="-1925136802"/>
        </w:sdtPr>
        <w:sdtEndPr/>
        <w:sdtContent>
          <w:r w:rsidR="00364F45">
            <w:rPr>
              <w:rFonts w:ascii="Times New Roman" w:eastAsia="Times New Roman" w:hAnsi="Times New Roman" w:cs="Times New Roman"/>
              <w:color w:val="000000"/>
              <w:sz w:val="24"/>
              <w:szCs w:val="24"/>
            </w:rPr>
            <w:t xml:space="preserve"> là giá trị tương ứng </w:t>
          </w:r>
          <w:proofErr w:type="spellStart"/>
          <w:r w:rsidR="00364F45">
            <w:rPr>
              <w:rFonts w:ascii="Times New Roman" w:eastAsia="Times New Roman" w:hAnsi="Times New Roman" w:cs="Times New Roman"/>
              <w:color w:val="000000"/>
              <w:sz w:val="24"/>
              <w:szCs w:val="24"/>
            </w:rPr>
            <w:t>bằng</w:t>
          </w:r>
          <w:proofErr w:type="spellEnd"/>
          <w:r w:rsidR="00364F45">
            <w:rPr>
              <w:rFonts w:ascii="Times New Roman" w:eastAsia="Times New Roman" w:hAnsi="Times New Roman" w:cs="Times New Roman"/>
              <w:color w:val="000000"/>
              <w:sz w:val="24"/>
              <w:szCs w:val="24"/>
            </w:rPr>
            <w:t xml:space="preserve"> tiền đối với các Mã code </w:t>
          </w:r>
          <w:proofErr w:type="spellStart"/>
          <w:r w:rsidR="00364F45">
            <w:rPr>
              <w:rFonts w:ascii="Times New Roman" w:eastAsia="Times New Roman" w:hAnsi="Times New Roman" w:cs="Times New Roman"/>
              <w:color w:val="000000"/>
              <w:sz w:val="24"/>
              <w:szCs w:val="24"/>
            </w:rPr>
            <w:t>cho</w:t>
          </w:r>
          <w:proofErr w:type="spellEnd"/>
          <w:r w:rsidR="00364F45">
            <w:rPr>
              <w:rFonts w:ascii="Times New Roman" w:eastAsia="Times New Roman" w:hAnsi="Times New Roman" w:cs="Times New Roman"/>
              <w:color w:val="000000"/>
              <w:sz w:val="24"/>
              <w:szCs w:val="24"/>
            </w:rPr>
            <w:t xml:space="preserve"> từng dịch vụ thuộc Dịch vụ </w:t>
          </w:r>
          <w:proofErr w:type="spellStart"/>
          <w:r w:rsidR="00364F45">
            <w:rPr>
              <w:rFonts w:ascii="Times New Roman" w:eastAsia="Times New Roman" w:hAnsi="Times New Roman" w:cs="Times New Roman"/>
              <w:color w:val="000000"/>
              <w:sz w:val="24"/>
              <w:szCs w:val="24"/>
            </w:rPr>
            <w:t>zVas</w:t>
          </w:r>
          <w:proofErr w:type="spellEnd"/>
          <w:r w:rsidR="00364F45">
            <w:rPr>
              <w:rFonts w:ascii="Times New Roman" w:eastAsia="Times New Roman" w:hAnsi="Times New Roman" w:cs="Times New Roman"/>
              <w:color w:val="000000"/>
              <w:sz w:val="24"/>
              <w:szCs w:val="24"/>
            </w:rPr>
            <w:t xml:space="preserve"> do Bên A cung cấp </w:t>
          </w:r>
          <w:proofErr w:type="spellStart"/>
          <w:r w:rsidR="00364F45">
            <w:rPr>
              <w:rFonts w:ascii="Times New Roman" w:eastAsia="Times New Roman" w:hAnsi="Times New Roman" w:cs="Times New Roman"/>
              <w:color w:val="000000"/>
              <w:sz w:val="24"/>
              <w:szCs w:val="24"/>
            </w:rPr>
            <w:t>cho</w:t>
          </w:r>
          <w:proofErr w:type="spellEnd"/>
          <w:r w:rsidR="00364F45">
            <w:rPr>
              <w:rFonts w:ascii="Times New Roman" w:eastAsia="Times New Roman" w:hAnsi="Times New Roman" w:cs="Times New Roman"/>
              <w:color w:val="000000"/>
              <w:sz w:val="24"/>
              <w:szCs w:val="24"/>
            </w:rPr>
            <w:t xml:space="preserve"> Người Dùng Cuối sử dụng tương ứng với thời </w:t>
          </w:r>
          <w:proofErr w:type="spellStart"/>
          <w:r w:rsidR="00364F45">
            <w:rPr>
              <w:rFonts w:ascii="Times New Roman" w:eastAsia="Times New Roman" w:hAnsi="Times New Roman" w:cs="Times New Roman"/>
              <w:color w:val="000000"/>
              <w:sz w:val="24"/>
              <w:szCs w:val="24"/>
            </w:rPr>
            <w:t>gian</w:t>
          </w:r>
          <w:proofErr w:type="spellEnd"/>
          <w:r w:rsidR="00364F45">
            <w:rPr>
              <w:rFonts w:ascii="Times New Roman" w:eastAsia="Times New Roman" w:hAnsi="Times New Roman" w:cs="Times New Roman"/>
              <w:color w:val="000000"/>
              <w:sz w:val="24"/>
              <w:szCs w:val="24"/>
            </w:rPr>
            <w:t xml:space="preserve"> sử dụng dịch vụ đó </w:t>
          </w:r>
          <w:proofErr w:type="spellStart"/>
          <w:r w:rsidR="00364F45">
            <w:rPr>
              <w:rFonts w:ascii="Times New Roman" w:eastAsia="Times New Roman" w:hAnsi="Times New Roman" w:cs="Times New Roman"/>
              <w:color w:val="000000"/>
              <w:sz w:val="24"/>
              <w:szCs w:val="24"/>
            </w:rPr>
            <w:t>sau</w:t>
          </w:r>
          <w:proofErr w:type="spellEnd"/>
          <w:r w:rsidR="00364F45">
            <w:rPr>
              <w:rFonts w:ascii="Times New Roman" w:eastAsia="Times New Roman" w:hAnsi="Times New Roman" w:cs="Times New Roman"/>
              <w:color w:val="000000"/>
              <w:sz w:val="24"/>
              <w:szCs w:val="24"/>
            </w:rPr>
            <w:t xml:space="preserve"> khi kích hoạt Mã code </w:t>
          </w:r>
          <w:proofErr w:type="spellStart"/>
          <w:r w:rsidR="00364F45">
            <w:rPr>
              <w:rFonts w:ascii="Times New Roman" w:eastAsia="Times New Roman" w:hAnsi="Times New Roman" w:cs="Times New Roman"/>
              <w:color w:val="000000"/>
              <w:sz w:val="24"/>
              <w:szCs w:val="24"/>
            </w:rPr>
            <w:t>zVas</w:t>
          </w:r>
          <w:proofErr w:type="spellEnd"/>
          <w:r w:rsidR="00364F45">
            <w:rPr>
              <w:rFonts w:ascii="Times New Roman" w:eastAsia="Times New Roman" w:hAnsi="Times New Roman" w:cs="Times New Roman"/>
              <w:color w:val="000000"/>
              <w:sz w:val="24"/>
              <w:szCs w:val="24"/>
            </w:rPr>
            <w:t>.</w:t>
          </w:r>
        </w:sdtContent>
      </w:sdt>
    </w:p>
    <w:p w14:paraId="00000045" w14:textId="77777777" w:rsidR="00312D72" w:rsidRDefault="00D542AC">
      <w:pPr>
        <w:numPr>
          <w:ilvl w:val="1"/>
          <w:numId w:val="4"/>
        </w:numPr>
        <w:pBdr>
          <w:top w:val="nil"/>
          <w:left w:val="nil"/>
          <w:bottom w:val="nil"/>
          <w:right w:val="nil"/>
          <w:between w:val="nil"/>
        </w:pBdr>
        <w:spacing w:after="0" w:line="288" w:lineRule="auto"/>
        <w:ind w:left="720" w:hanging="567"/>
        <w:jc w:val="both"/>
        <w:rPr>
          <w:rFonts w:ascii="Times New Roman" w:eastAsia="Times New Roman" w:hAnsi="Times New Roman" w:cs="Times New Roman"/>
          <w:color w:val="000000"/>
          <w:sz w:val="24"/>
          <w:szCs w:val="24"/>
        </w:rPr>
      </w:pPr>
      <w:sdt>
        <w:sdtPr>
          <w:tag w:val="goog_rdk_144"/>
          <w:id w:val="2044854188"/>
        </w:sdtPr>
        <w:sdtEndPr/>
        <w:sdtContent>
          <w:r w:rsidR="00364F45">
            <w:rPr>
              <w:rFonts w:ascii="Times New Roman" w:eastAsia="Times New Roman" w:hAnsi="Times New Roman" w:cs="Times New Roman"/>
              <w:b/>
              <w:bCs/>
              <w:color w:val="000000"/>
              <w:sz w:val="24"/>
              <w:szCs w:val="24"/>
            </w:rPr>
            <w:t>“Người Dùng Cuối”:</w:t>
          </w:r>
        </w:sdtContent>
      </w:sdt>
      <w:sdt>
        <w:sdtPr>
          <w:tag w:val="goog_rdk_145"/>
          <w:id w:val="-466747380"/>
        </w:sdtPr>
        <w:sdtEndPr/>
        <w:sdtContent>
          <w:r w:rsidR="00364F45">
            <w:rPr>
              <w:rFonts w:ascii="Times New Roman" w:eastAsia="Times New Roman" w:hAnsi="Times New Roman" w:cs="Times New Roman"/>
              <w:color w:val="000000"/>
              <w:sz w:val="24"/>
              <w:szCs w:val="24"/>
            </w:rPr>
            <w:t xml:space="preserve"> là các cá nhân sở </w:t>
          </w:r>
          <w:proofErr w:type="spellStart"/>
          <w:r w:rsidR="00364F45">
            <w:rPr>
              <w:rFonts w:ascii="Times New Roman" w:eastAsia="Times New Roman" w:hAnsi="Times New Roman" w:cs="Times New Roman"/>
              <w:color w:val="000000"/>
              <w:sz w:val="24"/>
              <w:szCs w:val="24"/>
            </w:rPr>
            <w:t>hữu</w:t>
          </w:r>
          <w:proofErr w:type="spellEnd"/>
          <w:r w:rsidR="00364F45">
            <w:rPr>
              <w:rFonts w:ascii="Times New Roman" w:eastAsia="Times New Roman" w:hAnsi="Times New Roman" w:cs="Times New Roman"/>
              <w:color w:val="000000"/>
              <w:sz w:val="24"/>
              <w:szCs w:val="24"/>
            </w:rPr>
            <w:t xml:space="preserve"> tài khoản Zalo sử dụng một trong các dịch </w:t>
          </w:r>
          <w:proofErr w:type="gramStart"/>
          <w:r w:rsidR="00364F45">
            <w:rPr>
              <w:rFonts w:ascii="Times New Roman" w:eastAsia="Times New Roman" w:hAnsi="Times New Roman" w:cs="Times New Roman"/>
              <w:color w:val="000000"/>
              <w:sz w:val="24"/>
              <w:szCs w:val="24"/>
            </w:rPr>
            <w:t>vụ  Dịch</w:t>
          </w:r>
          <w:proofErr w:type="gramEnd"/>
          <w:r w:rsidR="00364F45">
            <w:rPr>
              <w:rFonts w:ascii="Times New Roman" w:eastAsia="Times New Roman" w:hAnsi="Times New Roman" w:cs="Times New Roman"/>
              <w:color w:val="000000"/>
              <w:sz w:val="24"/>
              <w:szCs w:val="24"/>
            </w:rPr>
            <w:t xml:space="preserve"> vụ </w:t>
          </w:r>
          <w:proofErr w:type="spellStart"/>
          <w:r w:rsidR="00364F45">
            <w:rPr>
              <w:rFonts w:ascii="Times New Roman" w:eastAsia="Times New Roman" w:hAnsi="Times New Roman" w:cs="Times New Roman"/>
              <w:color w:val="000000"/>
              <w:sz w:val="24"/>
              <w:szCs w:val="24"/>
            </w:rPr>
            <w:t>zVas</w:t>
          </w:r>
          <w:proofErr w:type="spellEnd"/>
          <w:r w:rsidR="00364F45">
            <w:rPr>
              <w:rFonts w:ascii="Times New Roman" w:eastAsia="Times New Roman" w:hAnsi="Times New Roman" w:cs="Times New Roman"/>
              <w:color w:val="000000"/>
              <w:sz w:val="24"/>
              <w:szCs w:val="24"/>
            </w:rPr>
            <w:t xml:space="preserve"> do Bên A cung cấp.</w:t>
          </w:r>
        </w:sdtContent>
      </w:sdt>
    </w:p>
    <w:p w14:paraId="00000046" w14:textId="77777777" w:rsidR="00312D72" w:rsidRDefault="00D542AC">
      <w:pPr>
        <w:numPr>
          <w:ilvl w:val="1"/>
          <w:numId w:val="4"/>
        </w:numPr>
        <w:pBdr>
          <w:top w:val="nil"/>
          <w:left w:val="nil"/>
          <w:bottom w:val="nil"/>
          <w:right w:val="nil"/>
          <w:between w:val="nil"/>
        </w:pBdr>
        <w:spacing w:after="0" w:line="288" w:lineRule="auto"/>
        <w:ind w:left="720" w:hanging="567"/>
        <w:jc w:val="both"/>
        <w:rPr>
          <w:rFonts w:ascii="Times New Roman" w:eastAsia="Times New Roman" w:hAnsi="Times New Roman" w:cs="Times New Roman"/>
          <w:color w:val="000000"/>
          <w:sz w:val="24"/>
          <w:szCs w:val="24"/>
        </w:rPr>
      </w:pPr>
      <w:sdt>
        <w:sdtPr>
          <w:tag w:val="goog_rdk_146"/>
          <w:id w:val="-1508236755"/>
        </w:sdtPr>
        <w:sdtEndPr/>
        <w:sdtContent>
          <w:r w:rsidR="00364F45">
            <w:rPr>
              <w:rFonts w:ascii="Times New Roman" w:eastAsia="Times New Roman" w:hAnsi="Times New Roman" w:cs="Times New Roman"/>
              <w:b/>
              <w:bCs/>
              <w:color w:val="000000"/>
              <w:sz w:val="24"/>
              <w:szCs w:val="24"/>
            </w:rPr>
            <w:t xml:space="preserve"> “Thời hạn Gói”:</w:t>
          </w:r>
        </w:sdtContent>
      </w:sdt>
      <w:sdt>
        <w:sdtPr>
          <w:tag w:val="goog_rdk_147"/>
          <w:id w:val="-1133867057"/>
        </w:sdtPr>
        <w:sdtEndPr/>
        <w:sdtContent>
          <w:r w:rsidR="00364F45">
            <w:rPr>
              <w:rFonts w:ascii="Times New Roman" w:eastAsia="Times New Roman" w:hAnsi="Times New Roman" w:cs="Times New Roman"/>
              <w:color w:val="000000"/>
              <w:sz w:val="24"/>
              <w:szCs w:val="24"/>
            </w:rPr>
            <w:t xml:space="preserve"> là hạn sử dụng của các dịch vụ </w:t>
          </w:r>
          <w:proofErr w:type="spellStart"/>
          <w:r w:rsidR="00364F45">
            <w:rPr>
              <w:rFonts w:ascii="Times New Roman" w:eastAsia="Times New Roman" w:hAnsi="Times New Roman" w:cs="Times New Roman"/>
              <w:color w:val="000000"/>
              <w:sz w:val="24"/>
              <w:szCs w:val="24"/>
            </w:rPr>
            <w:t>zVas</w:t>
          </w:r>
          <w:proofErr w:type="spellEnd"/>
          <w:r w:rsidR="00364F45">
            <w:rPr>
              <w:rFonts w:ascii="Times New Roman" w:eastAsia="Times New Roman" w:hAnsi="Times New Roman" w:cs="Times New Roman"/>
              <w:color w:val="000000"/>
              <w:sz w:val="24"/>
              <w:szCs w:val="24"/>
            </w:rPr>
            <w:t xml:space="preserve"> tính từ thời điểm kích hoạt Mã code </w:t>
          </w:r>
          <w:proofErr w:type="spellStart"/>
          <w:r w:rsidR="00364F45">
            <w:rPr>
              <w:rFonts w:ascii="Times New Roman" w:eastAsia="Times New Roman" w:hAnsi="Times New Roman" w:cs="Times New Roman"/>
              <w:color w:val="000000"/>
              <w:sz w:val="24"/>
              <w:szCs w:val="24"/>
            </w:rPr>
            <w:t>zVas</w:t>
          </w:r>
          <w:proofErr w:type="spellEnd"/>
          <w:r w:rsidR="00364F45">
            <w:rPr>
              <w:rFonts w:ascii="Times New Roman" w:eastAsia="Times New Roman" w:hAnsi="Times New Roman" w:cs="Times New Roman"/>
              <w:color w:val="000000"/>
              <w:sz w:val="24"/>
              <w:szCs w:val="24"/>
            </w:rPr>
            <w:t xml:space="preserve"> thành công.</w:t>
          </w:r>
        </w:sdtContent>
      </w:sdt>
    </w:p>
    <w:p w14:paraId="00000047" w14:textId="77777777" w:rsidR="00312D72" w:rsidRDefault="00D542AC">
      <w:pPr>
        <w:numPr>
          <w:ilvl w:val="1"/>
          <w:numId w:val="4"/>
        </w:numPr>
        <w:spacing w:after="0" w:line="288" w:lineRule="auto"/>
        <w:ind w:left="720" w:hanging="567"/>
        <w:jc w:val="both"/>
        <w:rPr>
          <w:rFonts w:ascii="Times New Roman" w:eastAsia="Times New Roman" w:hAnsi="Times New Roman" w:cs="Times New Roman"/>
          <w:sz w:val="24"/>
          <w:szCs w:val="24"/>
        </w:rPr>
      </w:pPr>
      <w:sdt>
        <w:sdtPr>
          <w:tag w:val="goog_rdk_148"/>
          <w:id w:val="-971470009"/>
        </w:sdtPr>
        <w:sdtEndPr/>
        <w:sdtContent>
          <w:r w:rsidR="00364F45">
            <w:rPr>
              <w:rFonts w:ascii="Times New Roman" w:eastAsia="Times New Roman" w:hAnsi="Times New Roman" w:cs="Times New Roman"/>
              <w:b/>
              <w:bCs/>
              <w:sz w:val="24"/>
              <w:szCs w:val="24"/>
            </w:rPr>
            <w:t xml:space="preserve"> “Ngày làm việc”:</w:t>
          </w:r>
        </w:sdtContent>
      </w:sdt>
      <w:sdt>
        <w:sdtPr>
          <w:tag w:val="goog_rdk_149"/>
          <w:id w:val="1157222103"/>
        </w:sdtPr>
        <w:sdtEndPr/>
        <w:sdtContent>
          <w:r w:rsidR="00364F45">
            <w:rPr>
              <w:rFonts w:ascii="Times New Roman" w:eastAsia="Times New Roman" w:hAnsi="Times New Roman" w:cs="Times New Roman"/>
              <w:sz w:val="24"/>
              <w:szCs w:val="24"/>
            </w:rPr>
            <w:t xml:space="preserve"> là các ngày không bao gồm thứ 7, chủ nhật và các ngày lễ tết tại Việt Nam </w:t>
          </w:r>
          <w:proofErr w:type="spellStart"/>
          <w:r w:rsidR="00364F45">
            <w:rPr>
              <w:rFonts w:ascii="Times New Roman" w:eastAsia="Times New Roman" w:hAnsi="Times New Roman" w:cs="Times New Roman"/>
              <w:sz w:val="24"/>
              <w:szCs w:val="24"/>
            </w:rPr>
            <w:t>theo</w:t>
          </w:r>
          <w:proofErr w:type="spellEnd"/>
          <w:r w:rsidR="00364F45">
            <w:rPr>
              <w:rFonts w:ascii="Times New Roman" w:eastAsia="Times New Roman" w:hAnsi="Times New Roman" w:cs="Times New Roman"/>
              <w:sz w:val="24"/>
              <w:szCs w:val="24"/>
            </w:rPr>
            <w:t xml:space="preserve"> quy định của pháp </w:t>
          </w:r>
          <w:proofErr w:type="spellStart"/>
          <w:r w:rsidR="00364F45">
            <w:rPr>
              <w:rFonts w:ascii="Times New Roman" w:eastAsia="Times New Roman" w:hAnsi="Times New Roman" w:cs="Times New Roman"/>
              <w:sz w:val="24"/>
              <w:szCs w:val="24"/>
            </w:rPr>
            <w:t>luật</w:t>
          </w:r>
          <w:proofErr w:type="spellEnd"/>
          <w:r w:rsidR="00364F45">
            <w:rPr>
              <w:rFonts w:ascii="Times New Roman" w:eastAsia="Times New Roman" w:hAnsi="Times New Roman" w:cs="Times New Roman"/>
              <w:sz w:val="24"/>
              <w:szCs w:val="24"/>
            </w:rPr>
            <w:t>.</w:t>
          </w:r>
        </w:sdtContent>
      </w:sdt>
    </w:p>
    <w:p w14:paraId="00000048" w14:textId="77777777" w:rsidR="00312D72" w:rsidRDefault="00D542AC">
      <w:pPr>
        <w:numPr>
          <w:ilvl w:val="1"/>
          <w:numId w:val="4"/>
        </w:numPr>
        <w:spacing w:after="0" w:line="288" w:lineRule="auto"/>
        <w:ind w:left="720" w:hanging="567"/>
        <w:jc w:val="both"/>
        <w:rPr>
          <w:rFonts w:ascii="Times New Roman" w:eastAsia="Times New Roman" w:hAnsi="Times New Roman" w:cs="Times New Roman"/>
          <w:sz w:val="24"/>
          <w:szCs w:val="24"/>
        </w:rPr>
      </w:pPr>
      <w:sdt>
        <w:sdtPr>
          <w:tag w:val="goog_rdk_150"/>
          <w:id w:val="1569390303"/>
        </w:sdtPr>
        <w:sdtEndPr/>
        <w:sdtContent>
          <w:r w:rsidR="00364F45">
            <w:rPr>
              <w:rFonts w:ascii="Times New Roman" w:eastAsia="Times New Roman" w:hAnsi="Times New Roman" w:cs="Times New Roman"/>
              <w:b/>
              <w:bCs/>
              <w:sz w:val="24"/>
              <w:szCs w:val="24"/>
            </w:rPr>
            <w:t>“VND”:</w:t>
          </w:r>
        </w:sdtContent>
      </w:sdt>
      <w:sdt>
        <w:sdtPr>
          <w:tag w:val="goog_rdk_151"/>
          <w:id w:val="1724263491"/>
        </w:sdtPr>
        <w:sdtEndPr/>
        <w:sdtContent>
          <w:r w:rsidR="00364F45">
            <w:rPr>
              <w:rFonts w:ascii="Times New Roman" w:eastAsia="Times New Roman" w:hAnsi="Times New Roman" w:cs="Times New Roman"/>
              <w:sz w:val="24"/>
              <w:szCs w:val="24"/>
            </w:rPr>
            <w:t xml:space="preserve"> có nghĩa là Việt Nam Đồng.</w:t>
          </w:r>
        </w:sdtContent>
      </w:sdt>
    </w:p>
    <w:p w14:paraId="00000049" w14:textId="77777777" w:rsidR="00312D72" w:rsidRDefault="00D542AC">
      <w:pPr>
        <w:numPr>
          <w:ilvl w:val="1"/>
          <w:numId w:val="4"/>
        </w:numPr>
        <w:spacing w:after="0" w:line="288" w:lineRule="auto"/>
        <w:ind w:left="720" w:hanging="567"/>
        <w:jc w:val="both"/>
        <w:rPr>
          <w:rFonts w:ascii="Times New Roman" w:eastAsia="Times New Roman" w:hAnsi="Times New Roman" w:cs="Times New Roman"/>
          <w:sz w:val="24"/>
          <w:szCs w:val="24"/>
        </w:rPr>
      </w:pPr>
      <w:sdt>
        <w:sdtPr>
          <w:tag w:val="goog_rdk_152"/>
          <w:id w:val="643659797"/>
        </w:sdtPr>
        <w:sdtEndPr/>
        <w:sdtContent>
          <w:r w:rsidR="00364F45">
            <w:rPr>
              <w:rFonts w:ascii="Times New Roman" w:eastAsia="Times New Roman" w:hAnsi="Times New Roman" w:cs="Times New Roman"/>
              <w:b/>
              <w:bCs/>
              <w:sz w:val="24"/>
              <w:szCs w:val="24"/>
            </w:rPr>
            <w:t>“Sự Kiện Bất Khả Kháng”:</w:t>
          </w:r>
        </w:sdtContent>
      </w:sdt>
      <w:sdt>
        <w:sdtPr>
          <w:tag w:val="goog_rdk_153"/>
          <w:id w:val="-718606642"/>
        </w:sdtPr>
        <w:sdtEndPr/>
        <w:sdtContent>
          <w:r w:rsidR="00364F45">
            <w:rPr>
              <w:rFonts w:ascii="Times New Roman" w:eastAsia="Times New Roman" w:hAnsi="Times New Roman" w:cs="Times New Roman"/>
              <w:sz w:val="24"/>
              <w:szCs w:val="24"/>
            </w:rPr>
            <w:t xml:space="preserve"> là sự kiện </w:t>
          </w:r>
          <w:proofErr w:type="spellStart"/>
          <w:r w:rsidR="00364F45">
            <w:rPr>
              <w:rFonts w:ascii="Times New Roman" w:eastAsia="Times New Roman" w:hAnsi="Times New Roman" w:cs="Times New Roman"/>
              <w:sz w:val="24"/>
              <w:szCs w:val="24"/>
            </w:rPr>
            <w:t>xảy</w:t>
          </w:r>
          <w:proofErr w:type="spellEnd"/>
          <w:r w:rsidR="00364F45">
            <w:rPr>
              <w:rFonts w:ascii="Times New Roman" w:eastAsia="Times New Roman" w:hAnsi="Times New Roman" w:cs="Times New Roman"/>
              <w:sz w:val="24"/>
              <w:szCs w:val="24"/>
            </w:rPr>
            <w:t xml:space="preserve"> ra một cách khách </w:t>
          </w:r>
          <w:proofErr w:type="spellStart"/>
          <w:r w:rsidR="00364F45">
            <w:rPr>
              <w:rFonts w:ascii="Times New Roman" w:eastAsia="Times New Roman" w:hAnsi="Times New Roman" w:cs="Times New Roman"/>
              <w:sz w:val="24"/>
              <w:szCs w:val="24"/>
            </w:rPr>
            <w:t>quan</w:t>
          </w:r>
          <w:proofErr w:type="spellEnd"/>
          <w:r w:rsidR="00364F45">
            <w:rPr>
              <w:rFonts w:ascii="Times New Roman" w:eastAsia="Times New Roman" w:hAnsi="Times New Roman" w:cs="Times New Roman"/>
              <w:sz w:val="24"/>
              <w:szCs w:val="24"/>
            </w:rPr>
            <w:t xml:space="preserve"> không thể </w:t>
          </w:r>
          <w:proofErr w:type="spellStart"/>
          <w:r w:rsidR="00364F45">
            <w:rPr>
              <w:rFonts w:ascii="Times New Roman" w:eastAsia="Times New Roman" w:hAnsi="Times New Roman" w:cs="Times New Roman"/>
              <w:sz w:val="24"/>
              <w:szCs w:val="24"/>
            </w:rPr>
            <w:t>lường</w:t>
          </w:r>
          <w:proofErr w:type="spellEnd"/>
          <w:r w:rsidR="00364F45">
            <w:rPr>
              <w:rFonts w:ascii="Times New Roman" w:eastAsia="Times New Roman" w:hAnsi="Times New Roman" w:cs="Times New Roman"/>
              <w:sz w:val="24"/>
              <w:szCs w:val="24"/>
            </w:rPr>
            <w:t xml:space="preserve"> trước được và không thể khắc phục được mặc dù đã áp dụng mọi </w:t>
          </w:r>
          <w:proofErr w:type="spellStart"/>
          <w:r w:rsidR="00364F45">
            <w:rPr>
              <w:rFonts w:ascii="Times New Roman" w:eastAsia="Times New Roman" w:hAnsi="Times New Roman" w:cs="Times New Roman"/>
              <w:sz w:val="24"/>
              <w:szCs w:val="24"/>
            </w:rPr>
            <w:t>biện</w:t>
          </w:r>
          <w:proofErr w:type="spellEnd"/>
          <w:r w:rsidR="00364F45">
            <w:rPr>
              <w:rFonts w:ascii="Times New Roman" w:eastAsia="Times New Roman" w:hAnsi="Times New Roman" w:cs="Times New Roman"/>
              <w:sz w:val="24"/>
              <w:szCs w:val="24"/>
            </w:rPr>
            <w:t xml:space="preserve"> pháp cần thiết và khả năng </w:t>
          </w:r>
          <w:proofErr w:type="spellStart"/>
          <w:r w:rsidR="00364F45">
            <w:rPr>
              <w:rFonts w:ascii="Times New Roman" w:eastAsia="Times New Roman" w:hAnsi="Times New Roman" w:cs="Times New Roman"/>
              <w:sz w:val="24"/>
              <w:szCs w:val="24"/>
            </w:rPr>
            <w:t>cho</w:t>
          </w:r>
          <w:proofErr w:type="spellEnd"/>
          <w:r w:rsidR="00364F45">
            <w:rPr>
              <w:rFonts w:ascii="Times New Roman" w:eastAsia="Times New Roman" w:hAnsi="Times New Roman" w:cs="Times New Roman"/>
              <w:sz w:val="24"/>
              <w:szCs w:val="24"/>
            </w:rPr>
            <w:t xml:space="preserve"> phép. Các sự kiện này bao gồm nhưng không giới hạn bởi các hành động từ phía Cơ </w:t>
          </w:r>
          <w:proofErr w:type="spellStart"/>
          <w:r w:rsidR="00364F45">
            <w:rPr>
              <w:rFonts w:ascii="Times New Roman" w:eastAsia="Times New Roman" w:hAnsi="Times New Roman" w:cs="Times New Roman"/>
              <w:sz w:val="24"/>
              <w:szCs w:val="24"/>
            </w:rPr>
            <w:t>quan</w:t>
          </w:r>
          <w:proofErr w:type="spellEnd"/>
          <w:r w:rsidR="00364F45">
            <w:rPr>
              <w:rFonts w:ascii="Times New Roman" w:eastAsia="Times New Roman" w:hAnsi="Times New Roman" w:cs="Times New Roman"/>
              <w:sz w:val="24"/>
              <w:szCs w:val="24"/>
            </w:rPr>
            <w:t xml:space="preserve"> Nhà nước có </w:t>
          </w:r>
          <w:proofErr w:type="spellStart"/>
          <w:r w:rsidR="00364F45">
            <w:rPr>
              <w:rFonts w:ascii="Times New Roman" w:eastAsia="Times New Roman" w:hAnsi="Times New Roman" w:cs="Times New Roman"/>
              <w:sz w:val="24"/>
              <w:szCs w:val="24"/>
            </w:rPr>
            <w:t>thẩm</w:t>
          </w:r>
          <w:proofErr w:type="spellEnd"/>
          <w:r w:rsidR="00364F45">
            <w:rPr>
              <w:rFonts w:ascii="Times New Roman" w:eastAsia="Times New Roman" w:hAnsi="Times New Roman" w:cs="Times New Roman"/>
              <w:sz w:val="24"/>
              <w:szCs w:val="24"/>
            </w:rPr>
            <w:t xml:space="preserve"> quyền như </w:t>
          </w:r>
          <w:proofErr w:type="spellStart"/>
          <w:r w:rsidR="00364F45">
            <w:rPr>
              <w:rFonts w:ascii="Times New Roman" w:eastAsia="Times New Roman" w:hAnsi="Times New Roman" w:cs="Times New Roman"/>
              <w:sz w:val="24"/>
              <w:szCs w:val="24"/>
            </w:rPr>
            <w:t>ngăn</w:t>
          </w:r>
          <w:proofErr w:type="spellEnd"/>
          <w:r w:rsidR="00364F45">
            <w:rPr>
              <w:rFonts w:ascii="Times New Roman" w:eastAsia="Times New Roman" w:hAnsi="Times New Roman" w:cs="Times New Roman"/>
              <w:sz w:val="24"/>
              <w:szCs w:val="24"/>
            </w:rPr>
            <w:t xml:space="preserve"> </w:t>
          </w:r>
          <w:proofErr w:type="spellStart"/>
          <w:r w:rsidR="00364F45">
            <w:rPr>
              <w:rFonts w:ascii="Times New Roman" w:eastAsia="Times New Roman" w:hAnsi="Times New Roman" w:cs="Times New Roman"/>
              <w:sz w:val="24"/>
              <w:szCs w:val="24"/>
            </w:rPr>
            <w:t>cấm</w:t>
          </w:r>
          <w:proofErr w:type="spellEnd"/>
          <w:r w:rsidR="00364F45">
            <w:rPr>
              <w:rFonts w:ascii="Times New Roman" w:eastAsia="Times New Roman" w:hAnsi="Times New Roman" w:cs="Times New Roman"/>
              <w:sz w:val="24"/>
              <w:szCs w:val="24"/>
            </w:rPr>
            <w:t xml:space="preserve">, thay đổi chính sách pháp </w:t>
          </w:r>
          <w:proofErr w:type="spellStart"/>
          <w:r w:rsidR="00364F45">
            <w:rPr>
              <w:rFonts w:ascii="Times New Roman" w:eastAsia="Times New Roman" w:hAnsi="Times New Roman" w:cs="Times New Roman"/>
              <w:sz w:val="24"/>
              <w:szCs w:val="24"/>
            </w:rPr>
            <w:t>luật</w:t>
          </w:r>
          <w:proofErr w:type="spellEnd"/>
          <w:r w:rsidR="00364F45">
            <w:rPr>
              <w:rFonts w:ascii="Times New Roman" w:eastAsia="Times New Roman" w:hAnsi="Times New Roman" w:cs="Times New Roman"/>
              <w:sz w:val="24"/>
              <w:szCs w:val="24"/>
            </w:rPr>
            <w:t xml:space="preserve">, đình chỉ hoạt động hay tình trạng </w:t>
          </w:r>
          <w:proofErr w:type="spellStart"/>
          <w:r w:rsidR="00364F45">
            <w:rPr>
              <w:rFonts w:ascii="Times New Roman" w:eastAsia="Times New Roman" w:hAnsi="Times New Roman" w:cs="Times New Roman"/>
              <w:sz w:val="24"/>
              <w:szCs w:val="24"/>
            </w:rPr>
            <w:t>khẩn</w:t>
          </w:r>
          <w:proofErr w:type="spellEnd"/>
          <w:r w:rsidR="00364F45">
            <w:rPr>
              <w:rFonts w:ascii="Times New Roman" w:eastAsia="Times New Roman" w:hAnsi="Times New Roman" w:cs="Times New Roman"/>
              <w:sz w:val="24"/>
              <w:szCs w:val="24"/>
            </w:rPr>
            <w:t xml:space="preserve"> cấp của quốc </w:t>
          </w:r>
          <w:proofErr w:type="spellStart"/>
          <w:r w:rsidR="00364F45">
            <w:rPr>
              <w:rFonts w:ascii="Times New Roman" w:eastAsia="Times New Roman" w:hAnsi="Times New Roman" w:cs="Times New Roman"/>
              <w:sz w:val="24"/>
              <w:szCs w:val="24"/>
            </w:rPr>
            <w:t>gia</w:t>
          </w:r>
          <w:proofErr w:type="spellEnd"/>
          <w:r w:rsidR="00364F45">
            <w:rPr>
              <w:rFonts w:ascii="Times New Roman" w:eastAsia="Times New Roman" w:hAnsi="Times New Roman" w:cs="Times New Roman"/>
              <w:sz w:val="24"/>
              <w:szCs w:val="24"/>
            </w:rPr>
            <w:t xml:space="preserve"> (dù có </w:t>
          </w:r>
          <w:proofErr w:type="spellStart"/>
          <w:r w:rsidR="00364F45">
            <w:rPr>
              <w:rFonts w:ascii="Times New Roman" w:eastAsia="Times New Roman" w:hAnsi="Times New Roman" w:cs="Times New Roman"/>
              <w:sz w:val="24"/>
              <w:szCs w:val="24"/>
            </w:rPr>
            <w:t>tuyên</w:t>
          </w:r>
          <w:proofErr w:type="spellEnd"/>
          <w:r w:rsidR="00364F45">
            <w:rPr>
              <w:rFonts w:ascii="Times New Roman" w:eastAsia="Times New Roman" w:hAnsi="Times New Roman" w:cs="Times New Roman"/>
              <w:sz w:val="24"/>
              <w:szCs w:val="24"/>
            </w:rPr>
            <w:t xml:space="preserve"> bố hay không</w:t>
          </w:r>
          <w:proofErr w:type="gramStart"/>
          <w:r w:rsidR="00364F45">
            <w:rPr>
              <w:rFonts w:ascii="Times New Roman" w:eastAsia="Times New Roman" w:hAnsi="Times New Roman" w:cs="Times New Roman"/>
              <w:sz w:val="24"/>
              <w:szCs w:val="24"/>
            </w:rPr>
            <w:t>),…</w:t>
          </w:r>
          <w:proofErr w:type="gramEnd"/>
          <w:r w:rsidR="00364F45">
            <w:rPr>
              <w:rFonts w:ascii="Times New Roman" w:eastAsia="Times New Roman" w:hAnsi="Times New Roman" w:cs="Times New Roman"/>
              <w:sz w:val="24"/>
              <w:szCs w:val="24"/>
            </w:rPr>
            <w:t xml:space="preserve">, thiên tai, </w:t>
          </w:r>
          <w:proofErr w:type="spellStart"/>
          <w:r w:rsidR="00364F45">
            <w:rPr>
              <w:rFonts w:ascii="Times New Roman" w:eastAsia="Times New Roman" w:hAnsi="Times New Roman" w:cs="Times New Roman"/>
              <w:sz w:val="24"/>
              <w:szCs w:val="24"/>
            </w:rPr>
            <w:t>hỏa</w:t>
          </w:r>
          <w:proofErr w:type="spellEnd"/>
          <w:r w:rsidR="00364F45">
            <w:rPr>
              <w:rFonts w:ascii="Times New Roman" w:eastAsia="Times New Roman" w:hAnsi="Times New Roman" w:cs="Times New Roman"/>
              <w:sz w:val="24"/>
              <w:szCs w:val="24"/>
            </w:rPr>
            <w:t xml:space="preserve"> </w:t>
          </w:r>
          <w:proofErr w:type="spellStart"/>
          <w:r w:rsidR="00364F45">
            <w:rPr>
              <w:rFonts w:ascii="Times New Roman" w:eastAsia="Times New Roman" w:hAnsi="Times New Roman" w:cs="Times New Roman"/>
              <w:sz w:val="24"/>
              <w:szCs w:val="24"/>
            </w:rPr>
            <w:t>hoạn</w:t>
          </w:r>
          <w:proofErr w:type="spellEnd"/>
          <w:r w:rsidR="00364F45">
            <w:rPr>
              <w:rFonts w:ascii="Times New Roman" w:eastAsia="Times New Roman" w:hAnsi="Times New Roman" w:cs="Times New Roman"/>
              <w:sz w:val="24"/>
              <w:szCs w:val="24"/>
            </w:rPr>
            <w:t xml:space="preserve">, chiến tranh, </w:t>
          </w:r>
          <w:proofErr w:type="spellStart"/>
          <w:r w:rsidR="00364F45">
            <w:rPr>
              <w:rFonts w:ascii="Times New Roman" w:eastAsia="Times New Roman" w:hAnsi="Times New Roman" w:cs="Times New Roman"/>
              <w:sz w:val="24"/>
              <w:szCs w:val="24"/>
            </w:rPr>
            <w:t>bạo</w:t>
          </w:r>
          <w:proofErr w:type="spellEnd"/>
          <w:r w:rsidR="00364F45">
            <w:rPr>
              <w:rFonts w:ascii="Times New Roman" w:eastAsia="Times New Roman" w:hAnsi="Times New Roman" w:cs="Times New Roman"/>
              <w:sz w:val="24"/>
              <w:szCs w:val="24"/>
            </w:rPr>
            <w:t xml:space="preserve"> động, </w:t>
          </w:r>
          <w:proofErr w:type="spellStart"/>
          <w:r w:rsidR="00364F45">
            <w:rPr>
              <w:rFonts w:ascii="Times New Roman" w:eastAsia="Times New Roman" w:hAnsi="Times New Roman" w:cs="Times New Roman"/>
              <w:sz w:val="24"/>
              <w:szCs w:val="24"/>
            </w:rPr>
            <w:t>tẩy</w:t>
          </w:r>
          <w:proofErr w:type="spellEnd"/>
          <w:r w:rsidR="00364F45">
            <w:rPr>
              <w:rFonts w:ascii="Times New Roman" w:eastAsia="Times New Roman" w:hAnsi="Times New Roman" w:cs="Times New Roman"/>
              <w:sz w:val="24"/>
              <w:szCs w:val="24"/>
            </w:rPr>
            <w:t xml:space="preserve"> </w:t>
          </w:r>
          <w:proofErr w:type="spellStart"/>
          <w:r w:rsidR="00364F45">
            <w:rPr>
              <w:rFonts w:ascii="Times New Roman" w:eastAsia="Times New Roman" w:hAnsi="Times New Roman" w:cs="Times New Roman"/>
              <w:sz w:val="24"/>
              <w:szCs w:val="24"/>
            </w:rPr>
            <w:t>chay</w:t>
          </w:r>
          <w:proofErr w:type="spellEnd"/>
          <w:r w:rsidR="00364F45">
            <w:rPr>
              <w:rFonts w:ascii="Times New Roman" w:eastAsia="Times New Roman" w:hAnsi="Times New Roman" w:cs="Times New Roman"/>
              <w:sz w:val="24"/>
              <w:szCs w:val="24"/>
            </w:rPr>
            <w:t xml:space="preserve">, tranh chấp </w:t>
          </w:r>
          <w:proofErr w:type="spellStart"/>
          <w:r w:rsidR="00364F45">
            <w:rPr>
              <w:rFonts w:ascii="Times New Roman" w:eastAsia="Times New Roman" w:hAnsi="Times New Roman" w:cs="Times New Roman"/>
              <w:sz w:val="24"/>
              <w:szCs w:val="24"/>
            </w:rPr>
            <w:t>lao</w:t>
          </w:r>
          <w:proofErr w:type="spellEnd"/>
          <w:r w:rsidR="00364F45">
            <w:rPr>
              <w:rFonts w:ascii="Times New Roman" w:eastAsia="Times New Roman" w:hAnsi="Times New Roman" w:cs="Times New Roman"/>
              <w:sz w:val="24"/>
              <w:szCs w:val="24"/>
            </w:rPr>
            <w:t xml:space="preserve"> động, bệnh </w:t>
          </w:r>
          <w:proofErr w:type="spellStart"/>
          <w:r w:rsidR="00364F45">
            <w:rPr>
              <w:rFonts w:ascii="Times New Roman" w:eastAsia="Times New Roman" w:hAnsi="Times New Roman" w:cs="Times New Roman"/>
              <w:sz w:val="24"/>
              <w:szCs w:val="24"/>
            </w:rPr>
            <w:t>tật</w:t>
          </w:r>
          <w:proofErr w:type="spellEnd"/>
          <w:r w:rsidR="00364F45">
            <w:rPr>
              <w:rFonts w:ascii="Times New Roman" w:eastAsia="Times New Roman" w:hAnsi="Times New Roman" w:cs="Times New Roman"/>
              <w:sz w:val="24"/>
              <w:szCs w:val="24"/>
            </w:rPr>
            <w:t>.</w:t>
          </w:r>
        </w:sdtContent>
      </w:sdt>
    </w:p>
    <w:p w14:paraId="0000004A" w14:textId="77777777" w:rsidR="00312D72" w:rsidRDefault="00D542AC">
      <w:pPr>
        <w:numPr>
          <w:ilvl w:val="1"/>
          <w:numId w:val="4"/>
        </w:numPr>
        <w:spacing w:after="0" w:line="288" w:lineRule="auto"/>
        <w:ind w:left="720" w:hanging="567"/>
        <w:jc w:val="both"/>
        <w:rPr>
          <w:rFonts w:ascii="Times New Roman" w:eastAsia="Times New Roman" w:hAnsi="Times New Roman" w:cs="Times New Roman"/>
          <w:sz w:val="24"/>
          <w:szCs w:val="24"/>
        </w:rPr>
      </w:pPr>
      <w:sdt>
        <w:sdtPr>
          <w:tag w:val="goog_rdk_154"/>
          <w:id w:val="1118308940"/>
        </w:sdtPr>
        <w:sdtEndPr/>
        <w:sdtContent>
          <w:r w:rsidR="00364F45">
            <w:rPr>
              <w:rFonts w:ascii="Times New Roman" w:eastAsia="Times New Roman" w:hAnsi="Times New Roman" w:cs="Times New Roman"/>
              <w:b/>
              <w:bCs/>
              <w:sz w:val="24"/>
              <w:szCs w:val="24"/>
            </w:rPr>
            <w:t>“Thông Tin Mật”:</w:t>
          </w:r>
        </w:sdtContent>
      </w:sdt>
      <w:sdt>
        <w:sdtPr>
          <w:tag w:val="goog_rdk_155"/>
          <w:id w:val="-424176560"/>
        </w:sdtPr>
        <w:sdtEndPr/>
        <w:sdtContent>
          <w:r w:rsidR="00364F45">
            <w:rPr>
              <w:rFonts w:ascii="Times New Roman" w:eastAsia="Times New Roman" w:hAnsi="Times New Roman" w:cs="Times New Roman"/>
              <w:sz w:val="24"/>
              <w:szCs w:val="24"/>
            </w:rPr>
            <w:t xml:space="preserve"> Có nghĩa là các thông tin dưới dạng viết, nói, hình ảnh, điện tử hoặc các hình thức khác, có liên </w:t>
          </w:r>
          <w:proofErr w:type="spellStart"/>
          <w:r w:rsidR="00364F45">
            <w:rPr>
              <w:rFonts w:ascii="Times New Roman" w:eastAsia="Times New Roman" w:hAnsi="Times New Roman" w:cs="Times New Roman"/>
              <w:sz w:val="24"/>
              <w:szCs w:val="24"/>
            </w:rPr>
            <w:t>quan</w:t>
          </w:r>
          <w:proofErr w:type="spellEnd"/>
          <w:r w:rsidR="00364F45">
            <w:rPr>
              <w:rFonts w:ascii="Times New Roman" w:eastAsia="Times New Roman" w:hAnsi="Times New Roman" w:cs="Times New Roman"/>
              <w:sz w:val="24"/>
              <w:szCs w:val="24"/>
            </w:rPr>
            <w:t xml:space="preserve"> đến sản phẩm, dịch vụ và quá trình kinh doanh của Các Bên; và sẽ được xem là thông tin bảo mật của của mỗi bên đó, bao gồm nhưng không giới hạn các thông tin, các điều khoản, quy định trong Hợp Đồng này. Không </w:t>
          </w:r>
          <w:proofErr w:type="spellStart"/>
          <w:r w:rsidR="00364F45">
            <w:rPr>
              <w:rFonts w:ascii="Times New Roman" w:eastAsia="Times New Roman" w:hAnsi="Times New Roman" w:cs="Times New Roman"/>
              <w:sz w:val="24"/>
              <w:szCs w:val="24"/>
            </w:rPr>
            <w:t>mâu</w:t>
          </w:r>
          <w:proofErr w:type="spellEnd"/>
          <w:r w:rsidR="00364F45">
            <w:rPr>
              <w:rFonts w:ascii="Times New Roman" w:eastAsia="Times New Roman" w:hAnsi="Times New Roman" w:cs="Times New Roman"/>
              <w:sz w:val="24"/>
              <w:szCs w:val="24"/>
            </w:rPr>
            <w:t xml:space="preserve"> </w:t>
          </w:r>
          <w:proofErr w:type="spellStart"/>
          <w:r w:rsidR="00364F45">
            <w:rPr>
              <w:rFonts w:ascii="Times New Roman" w:eastAsia="Times New Roman" w:hAnsi="Times New Roman" w:cs="Times New Roman"/>
              <w:sz w:val="24"/>
              <w:szCs w:val="24"/>
            </w:rPr>
            <w:t>thuẫn</w:t>
          </w:r>
          <w:proofErr w:type="spellEnd"/>
          <w:r w:rsidR="00364F45">
            <w:rPr>
              <w:rFonts w:ascii="Times New Roman" w:eastAsia="Times New Roman" w:hAnsi="Times New Roman" w:cs="Times New Roman"/>
              <w:sz w:val="24"/>
              <w:szCs w:val="24"/>
            </w:rPr>
            <w:t xml:space="preserve"> với quy định tại đây, “</w:t>
          </w:r>
        </w:sdtContent>
      </w:sdt>
      <w:sdt>
        <w:sdtPr>
          <w:tag w:val="goog_rdk_156"/>
          <w:id w:val="-972065537"/>
        </w:sdtPr>
        <w:sdtEndPr/>
        <w:sdtContent>
          <w:r w:rsidR="00364F45">
            <w:rPr>
              <w:rFonts w:ascii="Times New Roman" w:eastAsia="Times New Roman" w:hAnsi="Times New Roman" w:cs="Times New Roman"/>
              <w:b/>
              <w:bCs/>
              <w:sz w:val="24"/>
              <w:szCs w:val="24"/>
            </w:rPr>
            <w:t>Thông Tin Mật</w:t>
          </w:r>
        </w:sdtContent>
      </w:sdt>
      <w:sdt>
        <w:sdtPr>
          <w:tag w:val="goog_rdk_157"/>
          <w:id w:val="2133383821"/>
        </w:sdtPr>
        <w:sdtEndPr/>
        <w:sdtContent>
          <w:r w:rsidR="00364F45">
            <w:rPr>
              <w:rFonts w:ascii="Times New Roman" w:eastAsia="Times New Roman" w:hAnsi="Times New Roman" w:cs="Times New Roman"/>
              <w:sz w:val="24"/>
              <w:szCs w:val="24"/>
            </w:rPr>
            <w:t xml:space="preserve">” sẽ không bao gồm các thông tin: (a) đã được công khai bởi bên thứ </w:t>
          </w:r>
          <w:proofErr w:type="spellStart"/>
          <w:r w:rsidR="00364F45">
            <w:rPr>
              <w:rFonts w:ascii="Times New Roman" w:eastAsia="Times New Roman" w:hAnsi="Times New Roman" w:cs="Times New Roman"/>
              <w:sz w:val="24"/>
              <w:szCs w:val="24"/>
            </w:rPr>
            <w:t>ba</w:t>
          </w:r>
          <w:proofErr w:type="spellEnd"/>
          <w:r w:rsidR="00364F45">
            <w:rPr>
              <w:rFonts w:ascii="Times New Roman" w:eastAsia="Times New Roman" w:hAnsi="Times New Roman" w:cs="Times New Roman"/>
              <w:sz w:val="24"/>
              <w:szCs w:val="24"/>
            </w:rPr>
            <w:t xml:space="preserve"> mà không do lỗi của bên tiếp nhận; (b) thuộc sở </w:t>
          </w:r>
          <w:proofErr w:type="spellStart"/>
          <w:r w:rsidR="00364F45">
            <w:rPr>
              <w:rFonts w:ascii="Times New Roman" w:eastAsia="Times New Roman" w:hAnsi="Times New Roman" w:cs="Times New Roman"/>
              <w:sz w:val="24"/>
              <w:szCs w:val="24"/>
            </w:rPr>
            <w:t>hữu</w:t>
          </w:r>
          <w:proofErr w:type="spellEnd"/>
          <w:r w:rsidR="00364F45">
            <w:rPr>
              <w:rFonts w:ascii="Times New Roman" w:eastAsia="Times New Roman" w:hAnsi="Times New Roman" w:cs="Times New Roman"/>
              <w:sz w:val="24"/>
              <w:szCs w:val="24"/>
            </w:rPr>
            <w:t xml:space="preserve"> của bên tiếp nhận trước khi bên tiết lộ </w:t>
          </w:r>
          <w:r w:rsidR="00364F45">
            <w:rPr>
              <w:rFonts w:ascii="Times New Roman" w:eastAsia="Times New Roman" w:hAnsi="Times New Roman" w:cs="Times New Roman"/>
              <w:sz w:val="24"/>
              <w:szCs w:val="24"/>
            </w:rPr>
            <w:lastRenderedPageBreak/>
            <w:t xml:space="preserve">cung cấp thông tin; (c) do bên thứ </w:t>
          </w:r>
          <w:proofErr w:type="spellStart"/>
          <w:r w:rsidR="00364F45">
            <w:rPr>
              <w:rFonts w:ascii="Times New Roman" w:eastAsia="Times New Roman" w:hAnsi="Times New Roman" w:cs="Times New Roman"/>
              <w:sz w:val="24"/>
              <w:szCs w:val="24"/>
            </w:rPr>
            <w:t>ba</w:t>
          </w:r>
          <w:proofErr w:type="spellEnd"/>
          <w:r w:rsidR="00364F45">
            <w:rPr>
              <w:rFonts w:ascii="Times New Roman" w:eastAsia="Times New Roman" w:hAnsi="Times New Roman" w:cs="Times New Roman"/>
              <w:sz w:val="24"/>
              <w:szCs w:val="24"/>
            </w:rPr>
            <w:t xml:space="preserve"> cung cấp </w:t>
          </w:r>
          <w:proofErr w:type="spellStart"/>
          <w:r w:rsidR="00364F45">
            <w:rPr>
              <w:rFonts w:ascii="Times New Roman" w:eastAsia="Times New Roman" w:hAnsi="Times New Roman" w:cs="Times New Roman"/>
              <w:sz w:val="24"/>
              <w:szCs w:val="24"/>
            </w:rPr>
            <w:t>cho</w:t>
          </w:r>
          <w:proofErr w:type="spellEnd"/>
          <w:r w:rsidR="00364F45">
            <w:rPr>
              <w:rFonts w:ascii="Times New Roman" w:eastAsia="Times New Roman" w:hAnsi="Times New Roman" w:cs="Times New Roman"/>
              <w:sz w:val="24"/>
              <w:szCs w:val="24"/>
            </w:rPr>
            <w:t xml:space="preserve"> bên tiếp nhận; và (d) được phát triển độc lập bởi bên tiếp nhận, các công ty con, chi nhánh, văn phòng đại diện của bên tiếp nhận mà không sử dụng các thông tin được bên tiết lộ cung cấp.</w:t>
          </w:r>
        </w:sdtContent>
      </w:sdt>
    </w:p>
    <w:p w14:paraId="0000004B" w14:textId="77777777" w:rsidR="00312D72" w:rsidRDefault="00312D72">
      <w:pPr>
        <w:spacing w:after="0" w:line="288" w:lineRule="auto"/>
        <w:ind w:left="720"/>
        <w:jc w:val="both"/>
        <w:rPr>
          <w:rFonts w:ascii="Times New Roman" w:eastAsia="Times New Roman" w:hAnsi="Times New Roman" w:cs="Times New Roman"/>
          <w:sz w:val="24"/>
          <w:szCs w:val="24"/>
        </w:rPr>
      </w:pPr>
    </w:p>
    <w:sdt>
      <w:sdtPr>
        <w:tag w:val="goog_rdk_160"/>
        <w:id w:val="-1067541722"/>
      </w:sdtPr>
      <w:sdtEndPr/>
      <w:sdtContent>
        <w:p w14:paraId="0000004C" w14:textId="77777777" w:rsidR="00312D72" w:rsidRPr="00865D5C" w:rsidRDefault="00D542AC">
          <w:pPr>
            <w:numPr>
              <w:ilvl w:val="0"/>
              <w:numId w:val="5"/>
            </w:numPr>
            <w:pBdr>
              <w:top w:val="nil"/>
              <w:left w:val="nil"/>
              <w:bottom w:val="nil"/>
              <w:right w:val="nil"/>
              <w:between w:val="nil"/>
            </w:pBdr>
            <w:spacing w:after="0" w:line="288" w:lineRule="auto"/>
            <w:ind w:hanging="720"/>
            <w:jc w:val="both"/>
            <w:rPr>
              <w:color w:val="000000"/>
              <w:sz w:val="24"/>
              <w:szCs w:val="24"/>
            </w:rPr>
          </w:pPr>
          <w:sdt>
            <w:sdtPr>
              <w:tag w:val="goog_rdk_158"/>
              <w:id w:val="-557537723"/>
            </w:sdtPr>
            <w:sdtEndPr/>
            <w:sdtContent>
              <w:r w:rsidR="00364F45">
                <w:rPr>
                  <w:rFonts w:ascii="Times New Roman" w:eastAsia="Times New Roman" w:hAnsi="Times New Roman" w:cs="Times New Roman"/>
                  <w:b/>
                  <w:bCs/>
                  <w:color w:val="000000"/>
                  <w:sz w:val="24"/>
                  <w:szCs w:val="24"/>
                </w:rPr>
                <w:t>NỘI DUNG HỢP TÁC</w:t>
              </w:r>
            </w:sdtContent>
          </w:sdt>
          <w:sdt>
            <w:sdtPr>
              <w:tag w:val="goog_rdk_159"/>
              <w:id w:val="-557791371"/>
            </w:sdtPr>
            <w:sdtEndPr/>
            <w:sdtContent/>
          </w:sdt>
        </w:p>
      </w:sdtContent>
    </w:sdt>
    <w:sdt>
      <w:sdtPr>
        <w:tag w:val="goog_rdk_162"/>
        <w:id w:val="-1769123179"/>
      </w:sdtPr>
      <w:sdtEndPr/>
      <w:sdtContent>
        <w:p w14:paraId="0000004D" w14:textId="77777777" w:rsidR="00312D72" w:rsidRPr="00865D5C" w:rsidRDefault="00D542AC">
          <w:pPr>
            <w:numPr>
              <w:ilvl w:val="0"/>
              <w:numId w:val="3"/>
            </w:numPr>
            <w:pBdr>
              <w:top w:val="nil"/>
              <w:left w:val="nil"/>
              <w:bottom w:val="nil"/>
              <w:right w:val="nil"/>
              <w:between w:val="nil"/>
            </w:pBdr>
            <w:spacing w:after="0" w:line="288" w:lineRule="auto"/>
            <w:ind w:left="567" w:hanging="567"/>
            <w:jc w:val="both"/>
            <w:rPr>
              <w:rFonts w:ascii="Times New Roman" w:eastAsia="Times New Roman" w:hAnsi="Times New Roman" w:cs="Times New Roman"/>
              <w:sz w:val="24"/>
              <w:szCs w:val="24"/>
            </w:rPr>
          </w:pPr>
          <w:sdt>
            <w:sdtPr>
              <w:tag w:val="goog_rdk_161"/>
              <w:id w:val="870858218"/>
            </w:sdtPr>
            <w:sdtEndPr/>
            <w:sdtContent>
              <w:r w:rsidR="00364F45">
                <w:rPr>
                  <w:rFonts w:ascii="Times New Roman" w:eastAsia="Times New Roman" w:hAnsi="Times New Roman" w:cs="Times New Roman"/>
                  <w:color w:val="000000"/>
                  <w:sz w:val="24"/>
                  <w:szCs w:val="24"/>
                </w:rPr>
                <w:t xml:space="preserve">Bên A đồng ý cung cấp </w:t>
              </w:r>
              <w:proofErr w:type="spellStart"/>
              <w:r w:rsidR="00364F45">
                <w:rPr>
                  <w:rFonts w:ascii="Times New Roman" w:eastAsia="Times New Roman" w:hAnsi="Times New Roman" w:cs="Times New Roman"/>
                  <w:color w:val="000000"/>
                  <w:sz w:val="24"/>
                  <w:szCs w:val="24"/>
                </w:rPr>
                <w:t>cho</w:t>
              </w:r>
              <w:proofErr w:type="spellEnd"/>
              <w:r w:rsidR="00364F45">
                <w:rPr>
                  <w:rFonts w:ascii="Times New Roman" w:eastAsia="Times New Roman" w:hAnsi="Times New Roman" w:cs="Times New Roman"/>
                  <w:color w:val="000000"/>
                  <w:sz w:val="24"/>
                  <w:szCs w:val="24"/>
                </w:rPr>
                <w:t xml:space="preserve"> Người Dùng Cuối của Bên B và/hoặc Người Dùng Cuối được Bên B chỉ định có thể sử dụng Dịch vụ </w:t>
              </w:r>
              <w:proofErr w:type="spellStart"/>
              <w:r w:rsidR="00364F45">
                <w:rPr>
                  <w:rFonts w:ascii="Times New Roman" w:eastAsia="Times New Roman" w:hAnsi="Times New Roman" w:cs="Times New Roman"/>
                  <w:color w:val="000000"/>
                  <w:sz w:val="24"/>
                  <w:szCs w:val="24"/>
                </w:rPr>
                <w:t>zVas</w:t>
              </w:r>
              <w:proofErr w:type="spellEnd"/>
              <w:r w:rsidR="00364F45">
                <w:rPr>
                  <w:rFonts w:ascii="Times New Roman" w:eastAsia="Times New Roman" w:hAnsi="Times New Roman" w:cs="Times New Roman"/>
                  <w:color w:val="000000"/>
                  <w:sz w:val="24"/>
                  <w:szCs w:val="24"/>
                </w:rPr>
                <w:t xml:space="preserve"> dưới dạng Mã code </w:t>
              </w:r>
              <w:proofErr w:type="spellStart"/>
              <w:r w:rsidR="00364F45">
                <w:rPr>
                  <w:rFonts w:ascii="Times New Roman" w:eastAsia="Times New Roman" w:hAnsi="Times New Roman" w:cs="Times New Roman"/>
                  <w:color w:val="000000"/>
                  <w:sz w:val="24"/>
                  <w:szCs w:val="24"/>
                </w:rPr>
                <w:t>zVas</w:t>
              </w:r>
              <w:proofErr w:type="spellEnd"/>
              <w:r w:rsidR="00364F45">
                <w:rPr>
                  <w:rFonts w:ascii="Times New Roman" w:eastAsia="Times New Roman" w:hAnsi="Times New Roman" w:cs="Times New Roman"/>
                  <w:color w:val="000000"/>
                  <w:sz w:val="24"/>
                  <w:szCs w:val="24"/>
                </w:rPr>
                <w:t>.</w:t>
              </w:r>
            </w:sdtContent>
          </w:sdt>
        </w:p>
      </w:sdtContent>
    </w:sdt>
    <w:sdt>
      <w:sdtPr>
        <w:tag w:val="goog_rdk_164"/>
        <w:id w:val="-1705260678"/>
      </w:sdtPr>
      <w:sdtEndPr/>
      <w:sdtContent>
        <w:p w14:paraId="0000004E" w14:textId="77777777" w:rsidR="00312D72" w:rsidRPr="00865D5C" w:rsidRDefault="00D542AC">
          <w:pPr>
            <w:numPr>
              <w:ilvl w:val="0"/>
              <w:numId w:val="3"/>
            </w:numPr>
            <w:pBdr>
              <w:top w:val="nil"/>
              <w:left w:val="nil"/>
              <w:bottom w:val="nil"/>
              <w:right w:val="nil"/>
              <w:between w:val="nil"/>
            </w:pBdr>
            <w:spacing w:after="0" w:line="288" w:lineRule="auto"/>
            <w:ind w:left="567" w:hanging="567"/>
            <w:jc w:val="both"/>
            <w:rPr>
              <w:rFonts w:ascii="Times New Roman" w:eastAsia="Times New Roman" w:hAnsi="Times New Roman" w:cs="Times New Roman"/>
              <w:sz w:val="24"/>
              <w:szCs w:val="24"/>
            </w:rPr>
          </w:pPr>
          <w:sdt>
            <w:sdtPr>
              <w:tag w:val="goog_rdk_163"/>
              <w:id w:val="395967632"/>
            </w:sdtPr>
            <w:sdtEndPr/>
            <w:sdtContent>
              <w:r w:rsidR="00364F45">
                <w:rPr>
                  <w:rFonts w:ascii="Times New Roman" w:eastAsia="Times New Roman" w:hAnsi="Times New Roman" w:cs="Times New Roman"/>
                  <w:color w:val="000000"/>
                  <w:sz w:val="24"/>
                  <w:szCs w:val="24"/>
                </w:rPr>
                <w:t xml:space="preserve">Bên B sử dụng các Mã code </w:t>
              </w:r>
              <w:proofErr w:type="spellStart"/>
              <w:r w:rsidR="00364F45">
                <w:rPr>
                  <w:rFonts w:ascii="Times New Roman" w:eastAsia="Times New Roman" w:hAnsi="Times New Roman" w:cs="Times New Roman"/>
                  <w:color w:val="000000"/>
                  <w:sz w:val="24"/>
                  <w:szCs w:val="24"/>
                </w:rPr>
                <w:t>zVas</w:t>
              </w:r>
              <w:proofErr w:type="spellEnd"/>
              <w:r w:rsidR="00364F45">
                <w:rPr>
                  <w:rFonts w:ascii="Times New Roman" w:eastAsia="Times New Roman" w:hAnsi="Times New Roman" w:cs="Times New Roman"/>
                  <w:color w:val="000000"/>
                  <w:sz w:val="24"/>
                  <w:szCs w:val="24"/>
                </w:rPr>
                <w:t xml:space="preserve"> để kích hoạt các tài khoản Zalo/ Zing MP3 </w:t>
              </w:r>
              <w:proofErr w:type="spellStart"/>
              <w:r w:rsidR="00364F45">
                <w:rPr>
                  <w:rFonts w:ascii="Times New Roman" w:eastAsia="Times New Roman" w:hAnsi="Times New Roman" w:cs="Times New Roman"/>
                  <w:color w:val="000000"/>
                  <w:sz w:val="24"/>
                  <w:szCs w:val="24"/>
                </w:rPr>
                <w:t>cho</w:t>
              </w:r>
              <w:proofErr w:type="spellEnd"/>
              <w:r w:rsidR="00364F45">
                <w:rPr>
                  <w:rFonts w:ascii="Times New Roman" w:eastAsia="Times New Roman" w:hAnsi="Times New Roman" w:cs="Times New Roman"/>
                  <w:color w:val="000000"/>
                  <w:sz w:val="24"/>
                  <w:szCs w:val="24"/>
                </w:rPr>
                <w:t xml:space="preserve"> Người Dùng Cuối sử dụng.</w:t>
              </w:r>
              <w:r w:rsidR="00364F45">
                <w:rPr>
                  <w:rFonts w:ascii="Times New Roman" w:eastAsia="Times New Roman" w:hAnsi="Times New Roman" w:cs="Times New Roman"/>
                  <w:color w:val="000000"/>
                  <w:sz w:val="24"/>
                  <w:szCs w:val="24"/>
                </w:rPr>
                <w:tab/>
              </w:r>
            </w:sdtContent>
          </w:sdt>
        </w:p>
      </w:sdtContent>
    </w:sdt>
    <w:sdt>
      <w:sdtPr>
        <w:tag w:val="goog_rdk_166"/>
        <w:id w:val="-2052968658"/>
      </w:sdtPr>
      <w:sdtEndPr/>
      <w:sdtContent>
        <w:p w14:paraId="0000004F" w14:textId="77777777" w:rsidR="00312D72" w:rsidRPr="00865D5C" w:rsidRDefault="00D542AC">
          <w:pPr>
            <w:numPr>
              <w:ilvl w:val="0"/>
              <w:numId w:val="3"/>
            </w:numPr>
            <w:pBdr>
              <w:top w:val="nil"/>
              <w:left w:val="nil"/>
              <w:bottom w:val="nil"/>
              <w:right w:val="nil"/>
              <w:between w:val="nil"/>
            </w:pBdr>
            <w:spacing w:after="0" w:line="288" w:lineRule="auto"/>
            <w:ind w:left="567" w:hanging="567"/>
            <w:jc w:val="both"/>
            <w:rPr>
              <w:rFonts w:ascii="Times New Roman" w:eastAsia="Times New Roman" w:hAnsi="Times New Roman" w:cs="Times New Roman"/>
              <w:sz w:val="24"/>
              <w:szCs w:val="24"/>
            </w:rPr>
          </w:pPr>
          <w:sdt>
            <w:sdtPr>
              <w:tag w:val="goog_rdk_165"/>
              <w:id w:val="-2067786716"/>
            </w:sdtPr>
            <w:sdtEndPr/>
            <w:sdtContent>
              <w:r w:rsidR="00364F45">
                <w:rPr>
                  <w:rFonts w:ascii="Times New Roman" w:eastAsia="Times New Roman" w:hAnsi="Times New Roman" w:cs="Times New Roman"/>
                  <w:color w:val="000000"/>
                  <w:sz w:val="24"/>
                  <w:szCs w:val="24"/>
                </w:rPr>
                <w:t xml:space="preserve">Trong trường hợp các Mã code </w:t>
              </w:r>
              <w:proofErr w:type="spellStart"/>
              <w:r w:rsidR="00364F45">
                <w:rPr>
                  <w:rFonts w:ascii="Times New Roman" w:eastAsia="Times New Roman" w:hAnsi="Times New Roman" w:cs="Times New Roman"/>
                  <w:color w:val="000000"/>
                  <w:sz w:val="24"/>
                  <w:szCs w:val="24"/>
                </w:rPr>
                <w:t>zVas</w:t>
              </w:r>
              <w:proofErr w:type="spellEnd"/>
              <w:r w:rsidR="00364F45">
                <w:rPr>
                  <w:rFonts w:ascii="Times New Roman" w:eastAsia="Times New Roman" w:hAnsi="Times New Roman" w:cs="Times New Roman"/>
                  <w:color w:val="000000"/>
                  <w:sz w:val="24"/>
                  <w:szCs w:val="24"/>
                </w:rPr>
                <w:t xml:space="preserve"> bị lỗi, Mã code </w:t>
              </w:r>
              <w:proofErr w:type="spellStart"/>
              <w:r w:rsidR="00364F45">
                <w:rPr>
                  <w:rFonts w:ascii="Times New Roman" w:eastAsia="Times New Roman" w:hAnsi="Times New Roman" w:cs="Times New Roman"/>
                  <w:color w:val="000000"/>
                  <w:sz w:val="24"/>
                  <w:szCs w:val="24"/>
                </w:rPr>
                <w:t>zVas</w:t>
              </w:r>
              <w:proofErr w:type="spellEnd"/>
              <w:r w:rsidR="00364F45">
                <w:rPr>
                  <w:rFonts w:ascii="Times New Roman" w:eastAsia="Times New Roman" w:hAnsi="Times New Roman" w:cs="Times New Roman"/>
                  <w:color w:val="000000"/>
                  <w:sz w:val="24"/>
                  <w:szCs w:val="24"/>
                </w:rPr>
                <w:t xml:space="preserve"> không thể sử dụng được hoặc Mã code </w:t>
              </w:r>
              <w:proofErr w:type="spellStart"/>
              <w:r w:rsidR="00364F45">
                <w:rPr>
                  <w:rFonts w:ascii="Times New Roman" w:eastAsia="Times New Roman" w:hAnsi="Times New Roman" w:cs="Times New Roman"/>
                  <w:color w:val="000000"/>
                  <w:sz w:val="24"/>
                  <w:szCs w:val="24"/>
                </w:rPr>
                <w:t>zVas</w:t>
              </w:r>
              <w:proofErr w:type="spellEnd"/>
              <w:r w:rsidR="00364F45">
                <w:rPr>
                  <w:rFonts w:ascii="Times New Roman" w:eastAsia="Times New Roman" w:hAnsi="Times New Roman" w:cs="Times New Roman"/>
                  <w:color w:val="000000"/>
                  <w:sz w:val="24"/>
                  <w:szCs w:val="24"/>
                </w:rPr>
                <w:t xml:space="preserve"> đã bị sử dụng trước thời điểm Bên A gửi </w:t>
              </w:r>
              <w:proofErr w:type="spellStart"/>
              <w:r w:rsidR="00364F45">
                <w:rPr>
                  <w:rFonts w:ascii="Times New Roman" w:eastAsia="Times New Roman" w:hAnsi="Times New Roman" w:cs="Times New Roman"/>
                  <w:color w:val="000000"/>
                  <w:sz w:val="24"/>
                  <w:szCs w:val="24"/>
                </w:rPr>
                <w:t>cho</w:t>
              </w:r>
              <w:proofErr w:type="spellEnd"/>
              <w:r w:rsidR="00364F45">
                <w:rPr>
                  <w:rFonts w:ascii="Times New Roman" w:eastAsia="Times New Roman" w:hAnsi="Times New Roman" w:cs="Times New Roman"/>
                  <w:color w:val="000000"/>
                  <w:sz w:val="24"/>
                  <w:szCs w:val="24"/>
                </w:rPr>
                <w:t xml:space="preserve"> Bên B, Bên B sẽ gửi yêu cầu kiểm tra thông tin tới Bên A. Bên A sẽ hỗ trợ hủy hoặc </w:t>
              </w:r>
              <w:proofErr w:type="spellStart"/>
              <w:r w:rsidR="00364F45">
                <w:rPr>
                  <w:rFonts w:ascii="Times New Roman" w:eastAsia="Times New Roman" w:hAnsi="Times New Roman" w:cs="Times New Roman"/>
                  <w:color w:val="000000"/>
                  <w:sz w:val="24"/>
                  <w:szCs w:val="24"/>
                </w:rPr>
                <w:t>thu</w:t>
              </w:r>
              <w:proofErr w:type="spellEnd"/>
              <w:r w:rsidR="00364F45">
                <w:rPr>
                  <w:rFonts w:ascii="Times New Roman" w:eastAsia="Times New Roman" w:hAnsi="Times New Roman" w:cs="Times New Roman"/>
                  <w:color w:val="000000"/>
                  <w:sz w:val="24"/>
                  <w:szCs w:val="24"/>
                </w:rPr>
                <w:t xml:space="preserve"> hồi các Mã code </w:t>
              </w:r>
              <w:proofErr w:type="spellStart"/>
              <w:r w:rsidR="00364F45">
                <w:rPr>
                  <w:rFonts w:ascii="Times New Roman" w:eastAsia="Times New Roman" w:hAnsi="Times New Roman" w:cs="Times New Roman"/>
                  <w:color w:val="000000"/>
                  <w:sz w:val="24"/>
                  <w:szCs w:val="24"/>
                </w:rPr>
                <w:t>zVas</w:t>
              </w:r>
              <w:proofErr w:type="spellEnd"/>
              <w:r w:rsidR="00364F45">
                <w:rPr>
                  <w:rFonts w:ascii="Times New Roman" w:eastAsia="Times New Roman" w:hAnsi="Times New Roman" w:cs="Times New Roman"/>
                  <w:color w:val="000000"/>
                  <w:sz w:val="24"/>
                  <w:szCs w:val="24"/>
                </w:rPr>
                <w:t xml:space="preserve"> đó và cung cấp lại Mã code </w:t>
              </w:r>
              <w:proofErr w:type="spellStart"/>
              <w:r w:rsidR="00364F45">
                <w:rPr>
                  <w:rFonts w:ascii="Times New Roman" w:eastAsia="Times New Roman" w:hAnsi="Times New Roman" w:cs="Times New Roman"/>
                  <w:color w:val="000000"/>
                  <w:sz w:val="24"/>
                  <w:szCs w:val="24"/>
                </w:rPr>
                <w:t>zVas</w:t>
              </w:r>
              <w:proofErr w:type="spellEnd"/>
              <w:r w:rsidR="00364F45">
                <w:rPr>
                  <w:rFonts w:ascii="Times New Roman" w:eastAsia="Times New Roman" w:hAnsi="Times New Roman" w:cs="Times New Roman"/>
                  <w:color w:val="000000"/>
                  <w:sz w:val="24"/>
                  <w:szCs w:val="24"/>
                </w:rPr>
                <w:t xml:space="preserve"> khác trong vòng tối đa 24 giờ làm việc.</w:t>
              </w:r>
            </w:sdtContent>
          </w:sdt>
        </w:p>
        <w:p>
          <w:pPr>
            <w:pBdr>
              <w:top w:val="nil"/>
              <w:left w:val="nil"/>
              <w:bottom w:val="nil"/>
              <w:right w:val="nil"/>
              <w:between w:val="nil"/>
            </w:pBdr>
            <w:spacing w:after="0" w:line="288" w:lineRule="auto"/>
            <w:ind w:left="567" w:hanging="567"/>
            <w:jc w:val="both"/>
            <w:rPr>
              <w:rFonts w:ascii="Times New Roman" w:eastAsia="Times New Roman" w:hAnsi="Times New Roman" w:cs="Times New Roman"/>
              <w:sz w:val="24"/>
              <w:szCs w:val="24"/>
            </w:rPr>
          </w:pPr>
          <w:r>
            <w:rPr>
              <w:rFonts w:ascii="Times New Roman" w:hAnsi="Times New Roman"/>
              <w:b/>
              <w:sz w:val="26"/>
              <w:highlight w:val="yellow"/>
            </w:rPr>
            <w:t>(BỔ SUNG – ĐÃ CHỈNH THEO GÓP Ý) Bảo đảm và hỗ trợ xử lý đối với Mã code bị lỗi:</w:t>
          </w:r>
        </w:p>
        <w:p>
          <w:pPr>
            <w:pBdr>
              <w:top w:val="nil"/>
              <w:left w:val="nil"/>
              <w:bottom w:val="nil"/>
              <w:right w:val="nil"/>
              <w:between w:val="nil"/>
            </w:pBdr>
            <w:spacing w:after="0" w:line="288" w:lineRule="auto"/>
            <w:ind w:left="567" w:hanging="567"/>
            <w:jc w:val="both"/>
            <w:rPr>
              <w:rFonts w:ascii="Times New Roman" w:eastAsia="Times New Roman" w:hAnsi="Times New Roman" w:cs="Times New Roman"/>
              <w:sz w:val="24"/>
              <w:szCs w:val="24"/>
            </w:rPr>
          </w:pPr>
          <w:r>
            <w:rPr>
              <w:rFonts w:ascii="Times New Roman" w:hAnsi="Times New Roman"/>
              <w:b w:val="0"/>
              <w:sz w:val="26"/>
              <w:highlight w:val="yellow"/>
            </w:rPr>
            <w:t>(i) Bên A bảo đảm Mã code bàn giao cho Bên B là hợp lệ, chưa sử dụng và có thể kích hoạt trong thời hạn hiệu lực kích hoạt do Bên A công bố cho từng đợt phát hành. Thời hạn hiệu lực kích hoạt áp dụng cho việc kích hoạt của Người Dùng Cuối SAU KHI mua; không phải là nghĩa vụ buộc Bên B phải kích hoạt Mã code khi chưa bán cho Người Dùng Cuối.</w:t>
          </w:r>
        </w:p>
        <w:p>
          <w:pPr>
            <w:pBdr>
              <w:top w:val="nil"/>
              <w:left w:val="nil"/>
              <w:bottom w:val="nil"/>
              <w:right w:val="nil"/>
              <w:between w:val="nil"/>
            </w:pBdr>
            <w:spacing w:after="0" w:line="288" w:lineRule="auto"/>
            <w:ind w:left="567" w:hanging="567"/>
            <w:jc w:val="both"/>
            <w:rPr>
              <w:rFonts w:ascii="Times New Roman" w:eastAsia="Times New Roman" w:hAnsi="Times New Roman" w:cs="Times New Roman"/>
              <w:sz w:val="24"/>
              <w:szCs w:val="24"/>
            </w:rPr>
          </w:pPr>
          <w:r>
            <w:rPr>
              <w:rFonts w:ascii="Times New Roman" w:hAnsi="Times New Roman"/>
              <w:b w:val="0"/>
              <w:sz w:val="26"/>
              <w:highlight w:val="yellow"/>
            </w:rPr>
            <w:t>(ii) Trường hợp Mã code bị lỗi, không sử dụng được, đã bị sử dụng trước khi bàn giao, hoặc không kích hoạt được mà không do lỗi của Bên B/Người Dùng Cuối, Bên A hủy/thu hồi và cấp lại Mã code khác cùng loại với thời hạn hiệu lực kích hoạt tương đương, trong vòng tối đa 24 (hai mươi bốn) Giờ làm việc kể từ khi nhận yêu cầu hợp lệ; trường hợp không thể cấp lại, Hai Bên thống nhất phương án xử lý phù hợp.</w:t>
          </w:r>
        </w:p>
        <w:p>
          <w:pPr>
            <w:pBdr>
              <w:top w:val="nil"/>
              <w:left w:val="nil"/>
              <w:bottom w:val="nil"/>
              <w:right w:val="nil"/>
              <w:between w:val="nil"/>
            </w:pBdr>
            <w:spacing w:after="0" w:line="288" w:lineRule="auto"/>
            <w:ind w:left="567" w:hanging="567"/>
            <w:jc w:val="both"/>
            <w:rPr>
              <w:rFonts w:ascii="Times New Roman" w:eastAsia="Times New Roman" w:hAnsi="Times New Roman" w:cs="Times New Roman"/>
              <w:sz w:val="24"/>
              <w:szCs w:val="24"/>
            </w:rPr>
          </w:pPr>
          <w:r>
            <w:rPr>
              <w:rFonts w:ascii="Times New Roman" w:hAnsi="Times New Roman"/>
              <w:b w:val="0"/>
              <w:sz w:val="26"/>
              <w:highlight w:val="yellow"/>
            </w:rPr>
            <w:t>(iii) Quyền yêu cầu đổi/cấp lại Mã code lỗi của Bên B được bảo lưu nếu Bên B gửi yêu cầu hợp lệ tới Bên A trước thời điểm Mã code hết thời hạn hiệu lực kích hoạt (kể cả khi gần hết hạn), ngay cả khi việc xử lý của Bên A hoàn tất sau thời điểm đó.</w:t>
          </w:r>
        </w:p>
        <w:p>
          <w:pPr>
            <w:pBdr>
              <w:top w:val="nil"/>
              <w:left w:val="nil"/>
              <w:bottom w:val="nil"/>
              <w:right w:val="nil"/>
              <w:between w:val="nil"/>
            </w:pBdr>
            <w:spacing w:after="0" w:line="288" w:lineRule="auto"/>
            <w:ind w:left="567" w:hanging="567"/>
            <w:jc w:val="both"/>
            <w:rPr>
              <w:rFonts w:ascii="Times New Roman" w:eastAsia="Times New Roman" w:hAnsi="Times New Roman" w:cs="Times New Roman"/>
              <w:sz w:val="24"/>
              <w:szCs w:val="24"/>
            </w:rPr>
          </w:pPr>
          <w:r>
            <w:rPr>
              <w:rFonts w:ascii="Times New Roman" w:hAnsi="Times New Roman"/>
              <w:b w:val="0"/>
              <w:sz w:val="26"/>
              <w:highlight w:val="yellow"/>
            </w:rPr>
            <w:t>(iv) Khoảng thời gian Bên A xử lý lỗi (kiểm tra, thu hồi, cấp lại) không bị tính trừ vào thời hạn hiệu lực kích hoạt của Mã code thay thế.</w:t>
          </w:r>
        </w:p>
        <w:p>
          <w:pPr>
            <w:pBdr>
              <w:top w:val="nil"/>
              <w:left w:val="nil"/>
              <w:bottom w:val="nil"/>
              <w:right w:val="nil"/>
              <w:between w:val="nil"/>
            </w:pBdr>
            <w:spacing w:after="0" w:line="288" w:lineRule="auto"/>
            <w:ind w:left="567" w:hanging="567"/>
            <w:jc w:val="both"/>
            <w:rPr>
              <w:rFonts w:ascii="Times New Roman" w:eastAsia="Times New Roman" w:hAnsi="Times New Roman" w:cs="Times New Roman"/>
              <w:sz w:val="24"/>
              <w:szCs w:val="24"/>
            </w:rPr>
          </w:pPr>
          <w:r>
            <w:rPr>
              <w:rFonts w:ascii="Times New Roman" w:hAnsi="Times New Roman"/>
              <w:b/>
              <w:sz w:val="26"/>
              <w:highlight w:val="yellow"/>
            </w:rPr>
            <w:t>(BỔ SUNG – ĐÃ CHỈNH THEO GÓP Ý) Hỗ trợ tiêu thụ Mã code còn tồn và khi Bên A thay đổi/ngừng cung cấp Dịch vụ zVas:</w:t>
          </w:r>
        </w:p>
        <w:p>
          <w:pPr>
            <w:pBdr>
              <w:top w:val="nil"/>
              <w:left w:val="nil"/>
              <w:bottom w:val="nil"/>
              <w:right w:val="nil"/>
              <w:between w:val="nil"/>
            </w:pBdr>
            <w:spacing w:after="0" w:line="288" w:lineRule="auto"/>
            <w:ind w:left="567" w:hanging="567"/>
            <w:jc w:val="both"/>
            <w:rPr>
              <w:rFonts w:ascii="Times New Roman" w:eastAsia="Times New Roman" w:hAnsi="Times New Roman" w:cs="Times New Roman"/>
              <w:sz w:val="24"/>
              <w:szCs w:val="24"/>
            </w:rPr>
          </w:pPr>
          <w:r>
            <w:rPr>
              <w:rFonts w:ascii="Times New Roman" w:hAnsi="Times New Roman"/>
              <w:b w:val="0"/>
              <w:sz w:val="26"/>
              <w:highlight w:val="yellow"/>
            </w:rPr>
            <w:t>(i) Các Bên thống nhất: theo chính sách chung của Bên A, Mã code zVas đã bàn giao cho Bên B sẽ không được nhận lại, không mua lại và không hoàn tiền.</w:t>
          </w:r>
        </w:p>
        <w:p>
          <w:pPr>
            <w:pBdr>
              <w:top w:val="nil"/>
              <w:left w:val="nil"/>
              <w:bottom w:val="nil"/>
              <w:right w:val="nil"/>
              <w:between w:val="nil"/>
            </w:pBdr>
            <w:spacing w:after="0" w:line="288" w:lineRule="auto"/>
            <w:ind w:left="567" w:hanging="567"/>
            <w:jc w:val="both"/>
            <w:rPr>
              <w:rFonts w:ascii="Times New Roman" w:eastAsia="Times New Roman" w:hAnsi="Times New Roman" w:cs="Times New Roman"/>
              <w:sz w:val="24"/>
              <w:szCs w:val="24"/>
            </w:rPr>
          </w:pPr>
          <w:r>
            <w:rPr>
              <w:rFonts w:ascii="Times New Roman" w:hAnsi="Times New Roman"/>
              <w:b w:val="0"/>
              <w:sz w:val="26"/>
              <w:highlight w:val="yellow"/>
            </w:rPr>
            <w:t>(ii) Hỗ trợ thúc đẩy tiêu thụ (nỗ lực thiện chí): trường hợp Bên B còn Mã code đã mua chưa phân phối hết, Bên A nỗ lực hợp lý hỗ trợ Bên B tiêu thụ thông qua các chương trình thương mại theo từng thời kỳ, bao gồm giới thiệu/kết nối khách hàng doanh nghiệp tiềm năng cho Bên B và phối hợp thúc đẩy bán. Đây là hỗ trợ trên cơ sở nỗ lực thiện chí, không cấu thành nghĩa vụ bảo đảm doanh số, mua lại hay hoàn tiền.</w:t>
          </w:r>
        </w:p>
        <w:p>
          <w:pPr>
            <w:pBdr>
              <w:top w:val="nil"/>
              <w:left w:val="nil"/>
              <w:bottom w:val="nil"/>
              <w:right w:val="nil"/>
              <w:between w:val="nil"/>
            </w:pBdr>
            <w:spacing w:after="0" w:line="288" w:lineRule="auto"/>
            <w:ind w:left="567" w:hanging="567"/>
            <w:jc w:val="both"/>
            <w:rPr>
              <w:rFonts w:ascii="Times New Roman" w:eastAsia="Times New Roman" w:hAnsi="Times New Roman" w:cs="Times New Roman"/>
              <w:sz w:val="24"/>
              <w:szCs w:val="24"/>
            </w:rPr>
          </w:pPr>
          <w:r>
            <w:rPr>
              <w:rFonts w:ascii="Times New Roman" w:hAnsi="Times New Roman"/>
              <w:b w:val="0"/>
              <w:sz w:val="26"/>
              <w:highlight w:val="yellow"/>
            </w:rPr>
            <w:t>(iii) Khi Bên A dự kiến thay đổi, tạm ngừng hoặc chấm dứt cung cấp một Dịch vụ zVas, Bên A thông báo cho Bên B tối thiểu 30 (ba mươi) ngày trước; trong thời gian đó và một khoảng thời gian chuyển tiếp hợp lý, Bên A bảo lưu thời hạn hiệu lực kích hoạt của các Mã code Bên B đã mua (chưa kích hoạt) thuộc dịch vụ đó để Người Dùng Cuối tiếp tục kích hoạt, và phối hợp hỗ trợ Bên B tiêu thụ phần còn lại.</w:t>
          </w:r>
        </w:p>
        <w:p>
          <w:pPr>
            <w:pBdr>
              <w:top w:val="nil"/>
              <w:left w:val="nil"/>
              <w:bottom w:val="nil"/>
              <w:right w:val="nil"/>
              <w:between w:val="nil"/>
            </w:pBdr>
            <w:spacing w:after="0" w:line="288" w:lineRule="auto"/>
            <w:ind w:left="567" w:hanging="567"/>
            <w:jc w:val="both"/>
            <w:rPr>
              <w:rFonts w:ascii="Times New Roman" w:eastAsia="Times New Roman" w:hAnsi="Times New Roman" w:cs="Times New Roman"/>
              <w:sz w:val="24"/>
              <w:szCs w:val="24"/>
            </w:rPr>
          </w:pPr>
          <w:r>
            <w:rPr>
              <w:rFonts w:ascii="Times New Roman" w:hAnsi="Times New Roman"/>
              <w:b w:val="0"/>
              <w:sz w:val="26"/>
              <w:highlight w:val="yellow"/>
            </w:rPr>
            <w:t>(iv) Trường hợp Hai Bên cùng có nhu cầu, Hai Bên có thể thỏa thuận chuyển đổi phần Mã code chưa kích hoạt sang Mã code của dịch vụ khác tương đương về giá trị; việc chuyển đổi chỉ thực hiện khi cả Hai Bên đồng ý, không mang tính bắt buộc.</w:t>
          </w:r>
        </w:p>
      </w:sdtContent>
    </w:sdt>
    <w:sdt>
      <w:sdtPr>
        <w:tag w:val="goog_rdk_168"/>
        <w:id w:val="480824636"/>
      </w:sdtPr>
      <w:sdtEndPr/>
      <w:sdtContent>
        <w:p w14:paraId="00000050" w14:textId="77777777" w:rsidR="00312D72" w:rsidRPr="00865D5C" w:rsidRDefault="00D542AC">
          <w:pPr>
            <w:numPr>
              <w:ilvl w:val="0"/>
              <w:numId w:val="3"/>
            </w:numPr>
            <w:pBdr>
              <w:top w:val="nil"/>
              <w:left w:val="nil"/>
              <w:bottom w:val="nil"/>
              <w:right w:val="nil"/>
              <w:between w:val="nil"/>
            </w:pBdr>
            <w:spacing w:after="0" w:line="288" w:lineRule="auto"/>
            <w:ind w:left="567" w:hanging="567"/>
            <w:jc w:val="both"/>
            <w:rPr>
              <w:rFonts w:ascii="Times New Roman" w:eastAsia="Times New Roman" w:hAnsi="Times New Roman" w:cs="Times New Roman"/>
              <w:sz w:val="24"/>
              <w:szCs w:val="24"/>
            </w:rPr>
          </w:pPr>
          <w:sdt>
            <w:sdtPr>
              <w:tag w:val="goog_rdk_167"/>
              <w:id w:val="-1951782688"/>
            </w:sdtPr>
            <w:sdtEndPr/>
            <w:sdtContent>
              <w:r w:rsidR="00364F45">
                <w:rPr>
                  <w:rFonts w:ascii="Times New Roman" w:eastAsia="Times New Roman" w:hAnsi="Times New Roman" w:cs="Times New Roman"/>
                  <w:color w:val="000000"/>
                  <w:sz w:val="24"/>
                  <w:szCs w:val="24"/>
                </w:rPr>
                <w:t xml:space="preserve">Trường hợp Bên B sử dụng Mã code </w:t>
              </w:r>
              <w:proofErr w:type="spellStart"/>
              <w:r w:rsidR="00364F45">
                <w:rPr>
                  <w:rFonts w:ascii="Times New Roman" w:eastAsia="Times New Roman" w:hAnsi="Times New Roman" w:cs="Times New Roman"/>
                  <w:color w:val="000000"/>
                  <w:sz w:val="24"/>
                  <w:szCs w:val="24"/>
                </w:rPr>
                <w:t>zVas</w:t>
              </w:r>
              <w:proofErr w:type="spellEnd"/>
              <w:r w:rsidR="00364F45">
                <w:rPr>
                  <w:rFonts w:ascii="Times New Roman" w:eastAsia="Times New Roman" w:hAnsi="Times New Roman" w:cs="Times New Roman"/>
                  <w:color w:val="000000"/>
                  <w:sz w:val="24"/>
                  <w:szCs w:val="24"/>
                </w:rPr>
                <w:t xml:space="preserve"> không đúng </w:t>
              </w:r>
              <w:proofErr w:type="spellStart"/>
              <w:r w:rsidR="00364F45">
                <w:rPr>
                  <w:rFonts w:ascii="Times New Roman" w:eastAsia="Times New Roman" w:hAnsi="Times New Roman" w:cs="Times New Roman"/>
                  <w:color w:val="000000"/>
                  <w:sz w:val="24"/>
                  <w:szCs w:val="24"/>
                </w:rPr>
                <w:t>theo</w:t>
              </w:r>
              <w:proofErr w:type="spellEnd"/>
              <w:r w:rsidR="00364F45">
                <w:rPr>
                  <w:rFonts w:ascii="Times New Roman" w:eastAsia="Times New Roman" w:hAnsi="Times New Roman" w:cs="Times New Roman"/>
                  <w:color w:val="000000"/>
                  <w:sz w:val="24"/>
                  <w:szCs w:val="24"/>
                </w:rPr>
                <w:t xml:space="preserve"> hướng dẫn của Bên A dẫn đến việc tài khoản Zalo/Zing MP3 của Người Dùng Cuối bị giới hạn, bị khóa hoặc tài khoản không thể sử dụng được các Mã code </w:t>
              </w:r>
              <w:proofErr w:type="spellStart"/>
              <w:r w:rsidR="00364F45">
                <w:rPr>
                  <w:rFonts w:ascii="Times New Roman" w:eastAsia="Times New Roman" w:hAnsi="Times New Roman" w:cs="Times New Roman"/>
                  <w:color w:val="000000"/>
                  <w:sz w:val="24"/>
                  <w:szCs w:val="24"/>
                </w:rPr>
                <w:t>zVas</w:t>
              </w:r>
              <w:proofErr w:type="spellEnd"/>
              <w:r w:rsidR="00364F45">
                <w:rPr>
                  <w:rFonts w:ascii="Times New Roman" w:eastAsia="Times New Roman" w:hAnsi="Times New Roman" w:cs="Times New Roman"/>
                  <w:color w:val="000000"/>
                  <w:sz w:val="24"/>
                  <w:szCs w:val="24"/>
                </w:rPr>
                <w:t xml:space="preserve">, Bên A sẽ không thể hỗ trợ hủy hoặc </w:t>
              </w:r>
              <w:proofErr w:type="spellStart"/>
              <w:r w:rsidR="00364F45">
                <w:rPr>
                  <w:rFonts w:ascii="Times New Roman" w:eastAsia="Times New Roman" w:hAnsi="Times New Roman" w:cs="Times New Roman"/>
                  <w:color w:val="000000"/>
                  <w:sz w:val="24"/>
                  <w:szCs w:val="24"/>
                </w:rPr>
                <w:t>thu</w:t>
              </w:r>
              <w:proofErr w:type="spellEnd"/>
              <w:r w:rsidR="00364F45">
                <w:rPr>
                  <w:rFonts w:ascii="Times New Roman" w:eastAsia="Times New Roman" w:hAnsi="Times New Roman" w:cs="Times New Roman"/>
                  <w:color w:val="000000"/>
                  <w:sz w:val="24"/>
                  <w:szCs w:val="24"/>
                </w:rPr>
                <w:t xml:space="preserve"> hồi, hoàn trả các Mã code </w:t>
              </w:r>
              <w:proofErr w:type="spellStart"/>
              <w:r w:rsidR="00364F45">
                <w:rPr>
                  <w:rFonts w:ascii="Times New Roman" w:eastAsia="Times New Roman" w:hAnsi="Times New Roman" w:cs="Times New Roman"/>
                  <w:color w:val="000000"/>
                  <w:sz w:val="24"/>
                  <w:szCs w:val="24"/>
                </w:rPr>
                <w:t>zVas</w:t>
              </w:r>
              <w:proofErr w:type="spellEnd"/>
              <w:r w:rsidR="00364F45">
                <w:rPr>
                  <w:rFonts w:ascii="Times New Roman" w:eastAsia="Times New Roman" w:hAnsi="Times New Roman" w:cs="Times New Roman"/>
                  <w:color w:val="000000"/>
                  <w:sz w:val="24"/>
                  <w:szCs w:val="24"/>
                </w:rPr>
                <w:t xml:space="preserve"> đó.</w:t>
              </w:r>
            </w:sdtContent>
          </w:sdt>
        </w:p>
      </w:sdtContent>
    </w:sdt>
    <w:sdt>
      <w:sdtPr>
        <w:tag w:val="goog_rdk_170"/>
        <w:id w:val="554651130"/>
      </w:sdtPr>
      <w:sdtEndPr/>
      <w:sdtContent>
        <w:p w14:paraId="00000051" w14:textId="77777777" w:rsidR="00312D72" w:rsidRPr="00865D5C" w:rsidRDefault="00D542AC">
          <w:pPr>
            <w:numPr>
              <w:ilvl w:val="0"/>
              <w:numId w:val="3"/>
            </w:numPr>
            <w:pBdr>
              <w:top w:val="nil"/>
              <w:left w:val="nil"/>
              <w:bottom w:val="nil"/>
              <w:right w:val="nil"/>
              <w:between w:val="nil"/>
            </w:pBdr>
            <w:spacing w:after="0" w:line="288" w:lineRule="auto"/>
            <w:ind w:left="567" w:hanging="567"/>
            <w:jc w:val="both"/>
            <w:rPr>
              <w:rFonts w:ascii="Times New Roman" w:eastAsia="Times New Roman" w:hAnsi="Times New Roman" w:cs="Times New Roman"/>
              <w:sz w:val="24"/>
              <w:szCs w:val="24"/>
            </w:rPr>
          </w:pPr>
          <w:sdt>
            <w:sdtPr>
              <w:tag w:val="goog_rdk_169"/>
              <w:id w:val="-1101784983"/>
            </w:sdtPr>
            <w:sdtEndPr/>
            <w:sdtContent>
              <w:r w:rsidR="00364F45">
                <w:rPr>
                  <w:rFonts w:ascii="Times New Roman" w:eastAsia="Times New Roman" w:hAnsi="Times New Roman" w:cs="Times New Roman"/>
                  <w:color w:val="000000"/>
                  <w:sz w:val="24"/>
                  <w:szCs w:val="24"/>
                </w:rPr>
                <w:t xml:space="preserve">Cho từng dịch vụ </w:t>
              </w:r>
              <w:proofErr w:type="spellStart"/>
              <w:r w:rsidR="00364F45">
                <w:rPr>
                  <w:rFonts w:ascii="Times New Roman" w:eastAsia="Times New Roman" w:hAnsi="Times New Roman" w:cs="Times New Roman"/>
                  <w:color w:val="000000"/>
                  <w:sz w:val="24"/>
                  <w:szCs w:val="24"/>
                </w:rPr>
                <w:t>ZingMP3</w:t>
              </w:r>
              <w:proofErr w:type="spellEnd"/>
              <w:r w:rsidR="00364F45">
                <w:rPr>
                  <w:rFonts w:ascii="Times New Roman" w:eastAsia="Times New Roman" w:hAnsi="Times New Roman" w:cs="Times New Roman"/>
                  <w:color w:val="000000"/>
                  <w:sz w:val="24"/>
                  <w:szCs w:val="24"/>
                </w:rPr>
                <w:t xml:space="preserve"> Plus; ZingMP3 Premium; Zalo Cloud (zCloud); Zalo Business (zBusiness) và Zalo Melody (</w:t>
              </w:r>
              <w:proofErr w:type="spellStart"/>
              <w:r w:rsidR="00364F45">
                <w:rPr>
                  <w:rFonts w:ascii="Times New Roman" w:eastAsia="Times New Roman" w:hAnsi="Times New Roman" w:cs="Times New Roman"/>
                  <w:color w:val="000000"/>
                  <w:sz w:val="24"/>
                  <w:szCs w:val="24"/>
                </w:rPr>
                <w:t>zMelody</w:t>
              </w:r>
              <w:proofErr w:type="spellEnd"/>
              <w:r w:rsidR="00364F45">
                <w:rPr>
                  <w:rFonts w:ascii="Times New Roman" w:eastAsia="Times New Roman" w:hAnsi="Times New Roman" w:cs="Times New Roman"/>
                  <w:color w:val="000000"/>
                  <w:sz w:val="24"/>
                  <w:szCs w:val="24"/>
                </w:rPr>
                <w:t xml:space="preserve">, </w:t>
              </w:r>
              <w:proofErr w:type="spellStart"/>
              <w:r w:rsidR="00364F45">
                <w:rPr>
                  <w:rFonts w:ascii="Times New Roman" w:eastAsia="Times New Roman" w:hAnsi="Times New Roman" w:cs="Times New Roman"/>
                  <w:color w:val="000000"/>
                  <w:sz w:val="24"/>
                  <w:szCs w:val="24"/>
                </w:rPr>
                <w:t>zStyle</w:t>
              </w:r>
              <w:proofErr w:type="spellEnd"/>
              <w:r w:rsidR="00364F45">
                <w:rPr>
                  <w:rFonts w:ascii="Times New Roman" w:eastAsia="Times New Roman" w:hAnsi="Times New Roman" w:cs="Times New Roman"/>
                  <w:color w:val="000000"/>
                  <w:sz w:val="24"/>
                  <w:szCs w:val="24"/>
                </w:rPr>
                <w:t>), Các Bên sẽ tiến hành ký kết Phụ Lục đính kèm Hợp Đồng để cung cấp và triển khai các dịch vụ chi tiết.</w:t>
              </w:r>
            </w:sdtContent>
          </w:sdt>
        </w:p>
      </w:sdtContent>
    </w:sdt>
    <w:customXmlDelRangeStart w:id="1" w:author="ZALO_Legal2" w:date="2026-06-04T15:50:00Z"/>
    <w:customXmlInsRangeStart w:id="2" w:author="Hang P." w:date="2026-05-29T07:15:00Z"/>
    <w:sdt>
      <w:sdtPr>
        <w:tag w:val="goog_rdk_175"/>
        <w:id w:val="1342124969"/>
      </w:sdtPr>
      <w:sdtEndPr/>
      <w:sdtContent>
        <w:customXmlInsRangeEnd w:id="2"/>
        <w:customXmlDelRangeEnd w:id="1"/>
        <w:p w14:paraId="00000052" w14:textId="4DF31FE7" w:rsidR="00312D72" w:rsidRPr="00AE69C1" w:rsidRDefault="00D542AC" w:rsidP="00B83DB9">
          <w:pPr>
            <w:numPr>
              <w:ilvl w:val="0"/>
              <w:numId w:val="3"/>
            </w:numPr>
            <w:pBdr>
              <w:top w:val="nil"/>
              <w:left w:val="nil"/>
              <w:bottom w:val="nil"/>
              <w:right w:val="nil"/>
              <w:between w:val="nil"/>
            </w:pBdr>
            <w:spacing w:after="0" w:line="288" w:lineRule="auto"/>
            <w:ind w:left="567" w:hanging="567"/>
            <w:jc w:val="both"/>
            <w:rPr>
              <w:rFonts w:ascii="Times New Roman" w:eastAsia="Times New Roman" w:hAnsi="Times New Roman" w:cs="Times New Roman"/>
              <w:sz w:val="24"/>
              <w:szCs w:val="24"/>
            </w:rPr>
          </w:pPr>
          <w:customXmlInsRangeStart w:id="3" w:author="Hang P." w:date="2026-05-29T07:15:00Z"/>
          <w:customXmlDelRangeStart w:id="4" w:author="ZALO_Legal2" w:date="2026-06-04T15:50:00Z"/>
          <w:sdt>
            <w:sdtPr>
              <w:tag w:val="goog_rdk_171"/>
              <w:id w:val="520756969"/>
            </w:sdtPr>
            <w:sdtEndPr/>
            <w:sdtContent>
              <w:customXmlInsRangeEnd w:id="3"/>
              <w:customXmlDelRangeEnd w:id="4"/>
              <w:customXmlInsRangeStart w:id="5" w:author="Hang P." w:date="2026-05-29T07:15:00Z"/>
              <w:customXmlDelRangeStart w:id="6" w:author="ZALO_Legal2" w:date="2026-06-04T15:50:00Z"/>
            </w:sdtContent>
          </w:sdt>
          <w:customXmlInsRangeEnd w:id="5"/>
          <w:customXmlDelRangeEnd w:id="6"/>
          <w:customXmlInsRangeStart w:id="7" w:author="Hang P." w:date="2026-05-29T07:15:00Z"/>
          <w:customXmlDelRangeStart w:id="8" w:author="ZALO_Legal2" w:date="2026-06-04T15:50:00Z"/>
          <w:sdt>
            <w:sdtPr>
              <w:tag w:val="goog_rdk_172"/>
              <w:id w:val="677936257"/>
            </w:sdtPr>
            <w:sdtEndPr/>
            <w:sdtContent>
              <w:customXmlInsRangeEnd w:id="7"/>
              <w:customXmlDelRangeEnd w:id="8"/>
              <w:customXmlInsRangeStart w:id="9" w:author="Hang P." w:date="2026-05-29T07:15:00Z"/>
              <w:customXmlDelRangeStart w:id="10" w:author="ZALO_Legal2" w:date="2026-06-04T15:50:00Z"/>
              <w:sdt>
                <w:sdtPr>
                  <w:tag w:val="goog_rdk_173"/>
                  <w:id w:val="-960100447"/>
                </w:sdtPr>
                <w:sdtEndPr/>
                <w:sdtContent>
                  <w:customXmlInsRangeEnd w:id="9"/>
                  <w:customXmlDelRangeEnd w:id="10"/>
                  <w:commentRangeStart w:id="11"/>
                  <w:commentRangeStart w:id="12"/>
                  <w:ins w:id="13" w:author="Hang P." w:date="2026-05-29T07:15:00Z">
                    <w:r w:rsidR="00AE69C1">
                      <w:rPr>
                        <w:rFonts w:ascii="Times New Roman" w:eastAsia="Times New Roman" w:hAnsi="Times New Roman" w:cs="Times New Roman"/>
                        <w:sz w:val="24"/>
                        <w:szCs w:val="24"/>
                      </w:rPr>
                      <w:t xml:space="preserve">Quy trình đặt hàng và bàn giao: Bên B gửi yêu cầu đặt hàng </w:t>
                    </w:r>
                    <w:proofErr w:type="spellStart"/>
                    <w:r w:rsidR="00AE69C1">
                      <w:rPr>
                        <w:rFonts w:ascii="Times New Roman" w:eastAsia="Times New Roman" w:hAnsi="Times New Roman" w:cs="Times New Roman"/>
                        <w:sz w:val="24"/>
                        <w:szCs w:val="24"/>
                      </w:rPr>
                      <w:t>cho</w:t>
                    </w:r>
                    <w:proofErr w:type="spellEnd"/>
                    <w:r w:rsidR="00AE69C1">
                      <w:rPr>
                        <w:rFonts w:ascii="Times New Roman" w:eastAsia="Times New Roman" w:hAnsi="Times New Roman" w:cs="Times New Roman"/>
                        <w:sz w:val="24"/>
                        <w:szCs w:val="24"/>
                      </w:rPr>
                      <w:t xml:space="preserve"> Bên A qua địa chỉ thư điện tử được chỉ định tại mục Thông tin liên lạc của Hợp Đồng này. Bên A sẽ xác nhận đơn hàng và tiến hành bàn giao Mã code </w:t>
                    </w:r>
                    <w:proofErr w:type="spellStart"/>
                    <w:r w:rsidR="00AE69C1">
                      <w:rPr>
                        <w:rFonts w:ascii="Times New Roman" w:eastAsia="Times New Roman" w:hAnsi="Times New Roman" w:cs="Times New Roman"/>
                        <w:sz w:val="24"/>
                        <w:szCs w:val="24"/>
                      </w:rPr>
                      <w:t>zVAS</w:t>
                    </w:r>
                    <w:proofErr w:type="spellEnd"/>
                    <w:r w:rsidR="00AE69C1">
                      <w:rPr>
                        <w:rFonts w:ascii="Times New Roman" w:eastAsia="Times New Roman" w:hAnsi="Times New Roman" w:cs="Times New Roman"/>
                        <w:sz w:val="24"/>
                        <w:szCs w:val="24"/>
                      </w:rPr>
                      <w:t xml:space="preserve"> </w:t>
                    </w:r>
                    <w:proofErr w:type="spellStart"/>
                    <w:r w:rsidR="00AE69C1">
                      <w:rPr>
                        <w:rFonts w:ascii="Times New Roman" w:eastAsia="Times New Roman" w:hAnsi="Times New Roman" w:cs="Times New Roman"/>
                        <w:sz w:val="24"/>
                        <w:szCs w:val="24"/>
                      </w:rPr>
                      <w:t>theo</w:t>
                    </w:r>
                    <w:proofErr w:type="spellEnd"/>
                    <w:r w:rsidR="00AE69C1">
                      <w:rPr>
                        <w:rFonts w:ascii="Times New Roman" w:eastAsia="Times New Roman" w:hAnsi="Times New Roman" w:cs="Times New Roman"/>
                        <w:sz w:val="24"/>
                        <w:szCs w:val="24"/>
                      </w:rPr>
                      <w:t xml:space="preserve"> từng đơn hàng (không tách lẻ) trong vòng 03 (</w:t>
                    </w:r>
                    <w:proofErr w:type="spellStart"/>
                    <w:r w:rsidR="00AE69C1">
                      <w:rPr>
                        <w:rFonts w:ascii="Times New Roman" w:eastAsia="Times New Roman" w:hAnsi="Times New Roman" w:cs="Times New Roman"/>
                        <w:sz w:val="24"/>
                        <w:szCs w:val="24"/>
                      </w:rPr>
                      <w:t>ba</w:t>
                    </w:r>
                    <w:proofErr w:type="spellEnd"/>
                    <w:r w:rsidR="00AE69C1">
                      <w:rPr>
                        <w:rFonts w:ascii="Times New Roman" w:eastAsia="Times New Roman" w:hAnsi="Times New Roman" w:cs="Times New Roman"/>
                        <w:sz w:val="24"/>
                        <w:szCs w:val="24"/>
                      </w:rPr>
                      <w:t xml:space="preserve">) ngày làm việc </w:t>
                    </w:r>
                    <w:proofErr w:type="spellStart"/>
                    <w:r w:rsidR="00AE69C1">
                      <w:rPr>
                        <w:rFonts w:ascii="Times New Roman" w:eastAsia="Times New Roman" w:hAnsi="Times New Roman" w:cs="Times New Roman"/>
                        <w:sz w:val="24"/>
                        <w:szCs w:val="24"/>
                      </w:rPr>
                      <w:t>sau</w:t>
                    </w:r>
                    <w:proofErr w:type="spellEnd"/>
                    <w:r w:rsidR="00AE69C1">
                      <w:rPr>
                        <w:rFonts w:ascii="Times New Roman" w:eastAsia="Times New Roman" w:hAnsi="Times New Roman" w:cs="Times New Roman"/>
                        <w:sz w:val="24"/>
                        <w:szCs w:val="24"/>
                      </w:rPr>
                      <w:t xml:space="preserve"> khi nhận được khoản </w:t>
                    </w:r>
                    <w:proofErr w:type="spellStart"/>
                    <w:r w:rsidR="00AE69C1">
                      <w:rPr>
                        <w:rFonts w:ascii="Times New Roman" w:eastAsia="Times New Roman" w:hAnsi="Times New Roman" w:cs="Times New Roman"/>
                        <w:sz w:val="24"/>
                        <w:szCs w:val="24"/>
                      </w:rPr>
                      <w:t>thanh</w:t>
                    </w:r>
                    <w:proofErr w:type="spellEnd"/>
                    <w:r w:rsidR="00AE69C1">
                      <w:rPr>
                        <w:rFonts w:ascii="Times New Roman" w:eastAsia="Times New Roman" w:hAnsi="Times New Roman" w:cs="Times New Roman"/>
                        <w:sz w:val="24"/>
                        <w:szCs w:val="24"/>
                      </w:rPr>
                      <w:t xml:space="preserve"> toán đầy đủ từ Bên B. Bên A bàn giao Mã code </w:t>
                    </w:r>
                    <w:proofErr w:type="spellStart"/>
                    <w:r w:rsidR="00AE69C1">
                      <w:rPr>
                        <w:rFonts w:ascii="Times New Roman" w:eastAsia="Times New Roman" w:hAnsi="Times New Roman" w:cs="Times New Roman"/>
                        <w:sz w:val="24"/>
                        <w:szCs w:val="24"/>
                      </w:rPr>
                      <w:t>zVAS</w:t>
                    </w:r>
                    <w:proofErr w:type="spellEnd"/>
                    <w:r w:rsidR="00AE69C1">
                      <w:rPr>
                        <w:rFonts w:ascii="Times New Roman" w:eastAsia="Times New Roman" w:hAnsi="Times New Roman" w:cs="Times New Roman"/>
                        <w:sz w:val="24"/>
                        <w:szCs w:val="24"/>
                      </w:rPr>
                      <w:t xml:space="preserve"> </w:t>
                    </w:r>
                    <w:proofErr w:type="spellStart"/>
                    <w:r w:rsidR="00AE69C1">
                      <w:rPr>
                        <w:rFonts w:ascii="Times New Roman" w:eastAsia="Times New Roman" w:hAnsi="Times New Roman" w:cs="Times New Roman"/>
                        <w:sz w:val="24"/>
                        <w:szCs w:val="24"/>
                      </w:rPr>
                      <w:t>cho</w:t>
                    </w:r>
                    <w:proofErr w:type="spellEnd"/>
                    <w:r w:rsidR="00AE69C1">
                      <w:rPr>
                        <w:rFonts w:ascii="Times New Roman" w:eastAsia="Times New Roman" w:hAnsi="Times New Roman" w:cs="Times New Roman"/>
                        <w:sz w:val="24"/>
                        <w:szCs w:val="24"/>
                      </w:rPr>
                      <w:t xml:space="preserve"> Bên B qua thư điện tử hoặc phương thức khác được </w:t>
                    </w:r>
                    <w:proofErr w:type="spellStart"/>
                    <w:r w:rsidR="00AE69C1">
                      <w:rPr>
                        <w:rFonts w:ascii="Times New Roman" w:eastAsia="Times New Roman" w:hAnsi="Times New Roman" w:cs="Times New Roman"/>
                        <w:sz w:val="24"/>
                        <w:szCs w:val="24"/>
                      </w:rPr>
                      <w:t>hai</w:t>
                    </w:r>
                    <w:proofErr w:type="spellEnd"/>
                    <w:r w:rsidR="00AE69C1">
                      <w:rPr>
                        <w:rFonts w:ascii="Times New Roman" w:eastAsia="Times New Roman" w:hAnsi="Times New Roman" w:cs="Times New Roman"/>
                        <w:sz w:val="24"/>
                        <w:szCs w:val="24"/>
                      </w:rPr>
                      <w:t xml:space="preserve"> Bên thỏa thuận </w:t>
                    </w:r>
                    <w:proofErr w:type="spellStart"/>
                    <w:r w:rsidR="00AE69C1">
                      <w:rPr>
                        <w:rFonts w:ascii="Times New Roman" w:eastAsia="Times New Roman" w:hAnsi="Times New Roman" w:cs="Times New Roman"/>
                        <w:sz w:val="24"/>
                        <w:szCs w:val="24"/>
                      </w:rPr>
                      <w:t>bằng</w:t>
                    </w:r>
                    <w:proofErr w:type="spellEnd"/>
                    <w:r w:rsidR="00AE69C1">
                      <w:rPr>
                        <w:rFonts w:ascii="Times New Roman" w:eastAsia="Times New Roman" w:hAnsi="Times New Roman" w:cs="Times New Roman"/>
                        <w:sz w:val="24"/>
                        <w:szCs w:val="24"/>
                      </w:rPr>
                      <w:t xml:space="preserve"> văn bản</w:t>
                    </w:r>
                  </w:ins>
                  <w:commentRangeEnd w:id="11"/>
                  <w:r w:rsidR="002A19DB">
                    <w:rPr>
                      <w:rStyle w:val="CommentReference"/>
                    </w:rPr>
                    <w:commentReference w:id="11"/>
                  </w:r>
                  <w:commentRangeEnd w:id="12"/>
                  <w:r w:rsidR="003566FA">
                    <w:rPr>
                      <w:rStyle w:val="CommentReference"/>
                    </w:rPr>
                    <w:commentReference w:id="12"/>
                  </w:r>
                  <w:ins w:id="14" w:author="Hang P." w:date="2026-05-29T07:15:00Z">
                    <w:r w:rsidR="00AE69C1">
                      <w:rPr>
                        <w:rFonts w:ascii="Times New Roman" w:eastAsia="Times New Roman" w:hAnsi="Times New Roman" w:cs="Times New Roman"/>
                        <w:sz w:val="24"/>
                        <w:szCs w:val="24"/>
                      </w:rPr>
                      <w:t>.</w:t>
                    </w:r>
                  </w:ins>
                  <w:customXmlInsRangeStart w:id="15" w:author="Hang P." w:date="2026-05-29T07:15:00Z"/>
                  <w:customXmlDelRangeStart w:id="16" w:author="ZALO_Legal2" w:date="2026-06-04T15:50:00Z"/>
                </w:sdtContent>
              </w:sdt>
              <w:customXmlInsRangeEnd w:id="15"/>
              <w:customXmlDelRangeEnd w:id="16"/>
              <w:customXmlInsRangeStart w:id="17" w:author="Hang P." w:date="2026-05-29T07:15:00Z"/>
              <w:customXmlDelRangeStart w:id="18" w:author="ZALO_Legal2" w:date="2026-06-04T15:50:00Z"/>
            </w:sdtContent>
          </w:sdt>
          <w:customXmlInsRangeEnd w:id="17"/>
          <w:customXmlDelRangeEnd w:id="18"/>
          <w:customXmlInsRangeStart w:id="19" w:author="Hang P." w:date="2026-05-29T07:15:00Z"/>
          <w:customXmlDelRangeStart w:id="20" w:author="ZALO_Legal2" w:date="2026-06-04T15:50:00Z"/>
          <w:sdt>
            <w:sdtPr>
              <w:tag w:val="goog_rdk_174"/>
              <w:id w:val="-177116943"/>
            </w:sdtPr>
            <w:sdtEndPr/>
            <w:sdtContent>
              <w:customXmlInsRangeEnd w:id="19"/>
              <w:customXmlDelRangeEnd w:id="20"/>
              <w:customXmlInsRangeStart w:id="21" w:author="Hang P." w:date="2026-05-29T07:15:00Z"/>
              <w:customXmlDelRangeStart w:id="22" w:author="ZALO_Legal2" w:date="2026-06-04T15:50:00Z"/>
            </w:sdtContent>
          </w:sdt>
          <w:customXmlInsRangeEnd w:id="21"/>
          <w:customXmlDelRangeEnd w:id="22"/>
        </w:p>
        <w:customXmlDelRangeStart w:id="23" w:author="ZALO_Legal2" w:date="2026-06-04T15:50:00Z"/>
        <w:customXmlInsRangeStart w:id="24" w:author="Hang P." w:date="2026-05-29T07:15:00Z"/>
      </w:sdtContent>
    </w:sdt>
    <w:customXmlInsRangeEnd w:id="24"/>
    <w:customXmlDelRangeEnd w:id="23"/>
    <w:sdt>
      <w:sdtPr>
        <w:tag w:val="goog_rdk_179"/>
        <w:id w:val="837888242"/>
      </w:sdtPr>
      <w:sdtEndPr/>
      <w:sdtContent>
        <w:p w14:paraId="00000053" w14:textId="2922036F" w:rsidR="00312D72" w:rsidRDefault="00D542AC">
          <w:pPr>
            <w:numPr>
              <w:ilvl w:val="0"/>
              <w:numId w:val="3"/>
            </w:numPr>
            <w:pBdr>
              <w:top w:val="nil"/>
              <w:left w:val="nil"/>
              <w:bottom w:val="nil"/>
              <w:right w:val="nil"/>
              <w:between w:val="nil"/>
            </w:pBdr>
            <w:spacing w:after="0" w:line="288" w:lineRule="auto"/>
            <w:ind w:left="567" w:hanging="567"/>
            <w:jc w:val="both"/>
            <w:rPr>
              <w:ins w:id="25" w:author="Hang" w:date="2026-05-27T07:13:00Z"/>
              <w:rFonts w:ascii="Times New Roman" w:eastAsia="Times New Roman" w:hAnsi="Times New Roman" w:cs="Times New Roman"/>
              <w:sz w:val="24"/>
              <w:szCs w:val="24"/>
            </w:rPr>
          </w:pPr>
          <w:sdt>
            <w:sdtPr>
              <w:tag w:val="goog_rdk_177"/>
              <w:id w:val="1004737505"/>
            </w:sdtPr>
            <w:sdtEndPr/>
            <w:sdtContent>
              <w:sdt>
                <w:sdtPr>
                  <w:tag w:val="goog_rdk_178"/>
                  <w:id w:val="28375545"/>
                </w:sdtPr>
                <w:sdtEndPr/>
                <w:sdtContent>
                  <w:ins w:id="26" w:author="Hang" w:date="2026-05-27T07:13:00Z">
                    <w:r w:rsidR="00364F45">
                      <w:rPr>
                        <w:rFonts w:ascii="Times New Roman" w:eastAsia="Times New Roman" w:hAnsi="Times New Roman" w:cs="Times New Roman"/>
                        <w:sz w:val="24"/>
                        <w:szCs w:val="24"/>
                      </w:rPr>
                      <w:t xml:space="preserve">Trách </w:t>
                    </w:r>
                    <w:proofErr w:type="spellStart"/>
                    <w:r w:rsidR="00364F45">
                      <w:rPr>
                        <w:rFonts w:ascii="Times New Roman" w:eastAsia="Times New Roman" w:hAnsi="Times New Roman" w:cs="Times New Roman"/>
                        <w:sz w:val="24"/>
                        <w:szCs w:val="24"/>
                      </w:rPr>
                      <w:t>nhiệm</w:t>
                    </w:r>
                    <w:proofErr w:type="spellEnd"/>
                    <w:r w:rsidR="00364F45">
                      <w:rPr>
                        <w:rFonts w:ascii="Times New Roman" w:eastAsia="Times New Roman" w:hAnsi="Times New Roman" w:cs="Times New Roman"/>
                        <w:sz w:val="24"/>
                        <w:szCs w:val="24"/>
                      </w:rPr>
                      <w:t xml:space="preserve"> hỗ trợ </w:t>
                    </w:r>
                    <w:proofErr w:type="spellStart"/>
                    <w:r w:rsidR="00364F45">
                      <w:rPr>
                        <w:rFonts w:ascii="Times New Roman" w:eastAsia="Times New Roman" w:hAnsi="Times New Roman" w:cs="Times New Roman"/>
                        <w:sz w:val="24"/>
                        <w:szCs w:val="24"/>
                      </w:rPr>
                      <w:t>sau</w:t>
                    </w:r>
                    <w:proofErr w:type="spellEnd"/>
                    <w:r w:rsidR="00364F45">
                      <w:rPr>
                        <w:rFonts w:ascii="Times New Roman" w:eastAsia="Times New Roman" w:hAnsi="Times New Roman" w:cs="Times New Roman"/>
                        <w:sz w:val="24"/>
                        <w:szCs w:val="24"/>
                      </w:rPr>
                      <w:t xml:space="preserve"> khi Mã code được kích hoạt</w:t>
                    </w:r>
                  </w:ins>
                  <w:ins w:id="27" w:author="ZALO_Legal2" w:date="2026-06-04T15:26:00Z">
                    <w:r w:rsidR="002A19DB">
                      <w:rPr>
                        <w:rFonts w:ascii="Times New Roman" w:eastAsia="Times New Roman" w:hAnsi="Times New Roman" w:cs="Times New Roman"/>
                        <w:sz w:val="24"/>
                        <w:szCs w:val="24"/>
                      </w:rPr>
                      <w:t xml:space="preserve"> thành công</w:t>
                    </w:r>
                  </w:ins>
                </w:sdtContent>
              </w:sdt>
            </w:sdtContent>
          </w:sdt>
        </w:p>
      </w:sdtContent>
    </w:sdt>
    <w:customXmlDelRangeStart w:id="28" w:author="ZALO_Legal2" w:date="2026-06-04T15:51:00Z"/>
    <w:sdt>
      <w:sdtPr>
        <w:tag w:val="goog_rdk_183"/>
        <w:id w:val="-1661141503"/>
      </w:sdtPr>
      <w:sdtEndPr/>
      <w:sdtContent>
        <w:customXmlDelRangeEnd w:id="28"/>
        <w:p w14:paraId="00000054" w14:textId="1F9B7C40" w:rsidR="00312D72" w:rsidRDefault="00D542AC">
          <w:pPr>
            <w:numPr>
              <w:ilvl w:val="1"/>
              <w:numId w:val="7"/>
            </w:numPr>
            <w:pBdr>
              <w:top w:val="nil"/>
              <w:left w:val="nil"/>
              <w:bottom w:val="nil"/>
              <w:right w:val="nil"/>
              <w:between w:val="nil"/>
            </w:pBdr>
            <w:spacing w:after="0" w:line="288" w:lineRule="auto"/>
            <w:ind w:left="709" w:hanging="709"/>
            <w:jc w:val="both"/>
            <w:rPr>
              <w:ins w:id="29" w:author="Hang" w:date="2026-05-27T07:13:00Z"/>
              <w:rFonts w:ascii="Times New Roman" w:eastAsia="Times New Roman" w:hAnsi="Times New Roman" w:cs="Times New Roman"/>
              <w:sz w:val="24"/>
              <w:szCs w:val="24"/>
            </w:rPr>
          </w:pPr>
          <w:sdt>
            <w:sdtPr>
              <w:tag w:val="goog_rdk_180"/>
              <w:id w:val="383089500"/>
            </w:sdtPr>
            <w:sdtEndPr/>
            <w:sdtContent>
              <w:sdt>
                <w:sdtPr>
                  <w:tag w:val="goog_rdk_181"/>
                  <w:id w:val="-1283608591"/>
                </w:sdtPr>
                <w:sdtEndPr/>
                <w:sdtContent>
                  <w:ins w:id="30" w:author="Hang" w:date="2026-05-27T07:13:00Z">
                    <w:r w:rsidR="00364F45">
                      <w:rPr>
                        <w:rFonts w:ascii="Times New Roman" w:eastAsia="Times New Roman" w:hAnsi="Times New Roman" w:cs="Times New Roman"/>
                        <w:sz w:val="24"/>
                        <w:szCs w:val="24"/>
                      </w:rPr>
                      <w:t xml:space="preserve">Bên A </w:t>
                    </w:r>
                  </w:ins>
                </w:sdtContent>
              </w:sdt>
              <w:customXmlInsRangeStart w:id="31" w:author="Hang" w:date="2026-05-27T07:13:00Z"/>
              <w:customXmlDelRangeStart w:id="32" w:author="ZALO_Legal2" w:date="2026-06-04T15:51:00Z"/>
              <w:sdt>
                <w:sdtPr>
                  <w:tag w:val="goog_rdk_182"/>
                  <w:id w:val="-1335418494"/>
                </w:sdtPr>
                <w:sdtEndPr/>
                <w:sdtContent>
                  <w:customXmlInsRangeEnd w:id="31"/>
                  <w:customXmlDelRangeEnd w:id="32"/>
                  <w:ins w:id="33" w:author="ZALO_Legal2" w:date="2026-06-04T15:50:00Z">
                    <w:r w:rsidR="00B83DB9" w:rsidRPr="00B83DB9">
                      <w:rPr>
                        <w:rFonts w:ascii="Times New Roman" w:eastAsia="Times New Roman" w:hAnsi="Times New Roman" w:cs="Times New Roman"/>
                        <w:sz w:val="24"/>
                        <w:szCs w:val="24"/>
                      </w:rPr>
                      <w:t>tự</w:t>
                    </w:r>
                    <w:r w:rsidR="00B83DB9">
                      <w:t xml:space="preserve"> </w:t>
                    </w:r>
                  </w:ins>
                  <w:ins w:id="34" w:author="Hang" w:date="2026-05-27T07:13:00Z">
                    <w:r w:rsidR="00364F45">
                      <w:rPr>
                        <w:rFonts w:ascii="Times New Roman" w:eastAsia="Times New Roman" w:hAnsi="Times New Roman" w:cs="Times New Roman"/>
                        <w:sz w:val="24"/>
                        <w:szCs w:val="24"/>
                      </w:rPr>
                      <w:t xml:space="preserve">chịu trách </w:t>
                    </w:r>
                    <w:proofErr w:type="spellStart"/>
                    <w:r w:rsidR="00364F45">
                      <w:rPr>
                        <w:rFonts w:ascii="Times New Roman" w:eastAsia="Times New Roman" w:hAnsi="Times New Roman" w:cs="Times New Roman"/>
                        <w:sz w:val="24"/>
                        <w:szCs w:val="24"/>
                      </w:rPr>
                      <w:t>nhiệm</w:t>
                    </w:r>
                    <w:proofErr w:type="spellEnd"/>
                    <w:r w:rsidR="00364F45">
                      <w:rPr>
                        <w:rFonts w:ascii="Times New Roman" w:eastAsia="Times New Roman" w:hAnsi="Times New Roman" w:cs="Times New Roman"/>
                        <w:sz w:val="24"/>
                        <w:szCs w:val="24"/>
                      </w:rPr>
                      <w:t xml:space="preserve"> </w:t>
                    </w:r>
                    <w:del w:id="35" w:author="ZALO_Legal2" w:date="2026-06-04T15:51:00Z">
                      <w:r w:rsidR="00364F45" w:rsidDel="00B83DB9">
                        <w:rPr>
                          <w:rFonts w:ascii="Times New Roman" w:eastAsia="Times New Roman" w:hAnsi="Times New Roman" w:cs="Times New Roman"/>
                          <w:sz w:val="24"/>
                          <w:szCs w:val="24"/>
                        </w:rPr>
                        <w:delText>đảm bảo</w:delText>
                      </w:r>
                    </w:del>
                  </w:ins>
                  <w:ins w:id="36" w:author="ZALO_Legal2" w:date="2026-06-04T15:51:00Z">
                    <w:r w:rsidR="00B83DB9">
                      <w:rPr>
                        <w:rFonts w:ascii="Times New Roman" w:eastAsia="Times New Roman" w:hAnsi="Times New Roman" w:cs="Times New Roman"/>
                        <w:sz w:val="24"/>
                        <w:szCs w:val="24"/>
                      </w:rPr>
                      <w:t xml:space="preserve">về </w:t>
                    </w:r>
                  </w:ins>
                  <w:ins w:id="37" w:author="Hang" w:date="2026-05-27T07:13:00Z">
                    <w:del w:id="38" w:author="ZALO_Legal2" w:date="2026-06-04T15:51:00Z">
                      <w:r w:rsidR="00364F45" w:rsidDel="00B83DB9">
                        <w:rPr>
                          <w:rFonts w:ascii="Times New Roman" w:eastAsia="Times New Roman" w:hAnsi="Times New Roman" w:cs="Times New Roman"/>
                          <w:sz w:val="24"/>
                          <w:szCs w:val="24"/>
                        </w:rPr>
                        <w:delText xml:space="preserve"> </w:delText>
                      </w:r>
                    </w:del>
                    <w:r w:rsidR="00364F45">
                      <w:rPr>
                        <w:rFonts w:ascii="Times New Roman" w:eastAsia="Times New Roman" w:hAnsi="Times New Roman" w:cs="Times New Roman"/>
                        <w:sz w:val="24"/>
                        <w:szCs w:val="24"/>
                      </w:rPr>
                      <w:t xml:space="preserve">chất lượng, tính năng và hoạt động ổn định của dịch vụ </w:t>
                    </w:r>
                    <w:proofErr w:type="spellStart"/>
                    <w:r w:rsidR="00364F45">
                      <w:rPr>
                        <w:rFonts w:ascii="Times New Roman" w:eastAsia="Times New Roman" w:hAnsi="Times New Roman" w:cs="Times New Roman"/>
                        <w:sz w:val="24"/>
                        <w:szCs w:val="24"/>
                      </w:rPr>
                      <w:t>zV</w:t>
                    </w:r>
                    <w:r w:rsidR="00B83DB9">
                      <w:rPr>
                        <w:rFonts w:ascii="Times New Roman" w:eastAsia="Times New Roman" w:hAnsi="Times New Roman" w:cs="Times New Roman"/>
                        <w:sz w:val="24"/>
                        <w:szCs w:val="24"/>
                      </w:rPr>
                      <w:t>as</w:t>
                    </w:r>
                    <w:proofErr w:type="spellEnd"/>
                    <w:r w:rsidR="00364F45">
                      <w:rPr>
                        <w:rFonts w:ascii="Times New Roman" w:eastAsia="Times New Roman" w:hAnsi="Times New Roman" w:cs="Times New Roman"/>
                        <w:sz w:val="24"/>
                        <w:szCs w:val="24"/>
                      </w:rPr>
                      <w:t xml:space="preserve"> trong suốt Thời hạn sử dụng </w:t>
                    </w:r>
                    <w:proofErr w:type="spellStart"/>
                    <w:r w:rsidR="00364F45">
                      <w:rPr>
                        <w:rFonts w:ascii="Times New Roman" w:eastAsia="Times New Roman" w:hAnsi="Times New Roman" w:cs="Times New Roman"/>
                        <w:sz w:val="24"/>
                        <w:szCs w:val="24"/>
                      </w:rPr>
                      <w:t>theo</w:t>
                    </w:r>
                    <w:proofErr w:type="spellEnd"/>
                    <w:r w:rsidR="00364F45">
                      <w:rPr>
                        <w:rFonts w:ascii="Times New Roman" w:eastAsia="Times New Roman" w:hAnsi="Times New Roman" w:cs="Times New Roman"/>
                        <w:sz w:val="24"/>
                        <w:szCs w:val="24"/>
                      </w:rPr>
                      <w:t xml:space="preserve"> đúng mô tả dịch vụ tại thời điểm giao kết Hợp Đồng. Trong trường hợp phát sinh lỗi tính năng hoặc </w:t>
                    </w:r>
                    <w:proofErr w:type="spellStart"/>
                    <w:r w:rsidR="00364F45">
                      <w:rPr>
                        <w:rFonts w:ascii="Times New Roman" w:eastAsia="Times New Roman" w:hAnsi="Times New Roman" w:cs="Times New Roman"/>
                        <w:sz w:val="24"/>
                        <w:szCs w:val="24"/>
                      </w:rPr>
                      <w:t>gián</w:t>
                    </w:r>
                    <w:proofErr w:type="spellEnd"/>
                    <w:r w:rsidR="00364F45">
                      <w:rPr>
                        <w:rFonts w:ascii="Times New Roman" w:eastAsia="Times New Roman" w:hAnsi="Times New Roman" w:cs="Times New Roman"/>
                        <w:sz w:val="24"/>
                        <w:szCs w:val="24"/>
                      </w:rPr>
                      <w:t xml:space="preserve"> đoạn dịch vụ xuất phát từ hệ thống của Bên A, Bên A có trách </w:t>
                    </w:r>
                    <w:proofErr w:type="spellStart"/>
                    <w:r w:rsidR="00364F45">
                      <w:rPr>
                        <w:rFonts w:ascii="Times New Roman" w:eastAsia="Times New Roman" w:hAnsi="Times New Roman" w:cs="Times New Roman"/>
                        <w:sz w:val="24"/>
                        <w:szCs w:val="24"/>
                      </w:rPr>
                      <w:t>nhiệm</w:t>
                    </w:r>
                    <w:proofErr w:type="spellEnd"/>
                    <w:r w:rsidR="00364F45">
                      <w:rPr>
                        <w:rFonts w:ascii="Times New Roman" w:eastAsia="Times New Roman" w:hAnsi="Times New Roman" w:cs="Times New Roman"/>
                        <w:sz w:val="24"/>
                        <w:szCs w:val="24"/>
                      </w:rPr>
                      <w:t xml:space="preserve"> tiếp nhận, xử lý và phản hồi kết quả xử lý </w:t>
                    </w:r>
                    <w:proofErr w:type="spellStart"/>
                    <w:r w:rsidR="00364F45">
                      <w:rPr>
                        <w:rFonts w:ascii="Times New Roman" w:eastAsia="Times New Roman" w:hAnsi="Times New Roman" w:cs="Times New Roman"/>
                        <w:sz w:val="24"/>
                        <w:szCs w:val="24"/>
                      </w:rPr>
                      <w:t>cho</w:t>
                    </w:r>
                    <w:proofErr w:type="spellEnd"/>
                    <w:r w:rsidR="00364F45">
                      <w:rPr>
                        <w:rFonts w:ascii="Times New Roman" w:eastAsia="Times New Roman" w:hAnsi="Times New Roman" w:cs="Times New Roman"/>
                        <w:sz w:val="24"/>
                        <w:szCs w:val="24"/>
                      </w:rPr>
                      <w:t xml:space="preserve"> Bên B trong thời </w:t>
                    </w:r>
                    <w:proofErr w:type="spellStart"/>
                    <w:r w:rsidR="00364F45">
                      <w:rPr>
                        <w:rFonts w:ascii="Times New Roman" w:eastAsia="Times New Roman" w:hAnsi="Times New Roman" w:cs="Times New Roman"/>
                        <w:sz w:val="24"/>
                        <w:szCs w:val="24"/>
                      </w:rPr>
                      <w:t>gian</w:t>
                    </w:r>
                    <w:proofErr w:type="spellEnd"/>
                    <w:r w:rsidR="00364F45">
                      <w:rPr>
                        <w:rFonts w:ascii="Times New Roman" w:eastAsia="Times New Roman" w:hAnsi="Times New Roman" w:cs="Times New Roman"/>
                        <w:sz w:val="24"/>
                        <w:szCs w:val="24"/>
                      </w:rPr>
                      <w:t xml:space="preserve"> hợp lý.</w:t>
                    </w:r>
                  </w:ins>
                  <w:customXmlInsRangeStart w:id="39" w:author="Hang" w:date="2026-05-27T07:13:00Z"/>
                  <w:customXmlDelRangeStart w:id="40" w:author="ZALO_Legal2" w:date="2026-06-04T15:51:00Z"/>
                </w:sdtContent>
              </w:sdt>
              <w:customXmlInsRangeEnd w:id="39"/>
              <w:customXmlDelRangeEnd w:id="40"/>
            </w:sdtContent>
          </w:sdt>
        </w:p>
        <w:customXmlDelRangeStart w:id="41" w:author="ZALO_Legal2" w:date="2026-06-04T15:51:00Z"/>
      </w:sdtContent>
    </w:sdt>
    <w:customXmlDelRangeEnd w:id="41"/>
    <w:sdt>
      <w:sdtPr>
        <w:tag w:val="goog_rdk_187"/>
        <w:id w:val="-728175083"/>
      </w:sdtPr>
      <w:sdtEndPr/>
      <w:sdtContent>
        <w:p w14:paraId="00000055" w14:textId="449711AB" w:rsidR="00312D72" w:rsidRDefault="00D542AC">
          <w:pPr>
            <w:numPr>
              <w:ilvl w:val="1"/>
              <w:numId w:val="7"/>
            </w:numPr>
            <w:pBdr>
              <w:top w:val="nil"/>
              <w:left w:val="nil"/>
              <w:bottom w:val="nil"/>
              <w:right w:val="nil"/>
              <w:between w:val="nil"/>
            </w:pBdr>
            <w:spacing w:after="0" w:line="288" w:lineRule="auto"/>
            <w:ind w:left="709" w:hanging="709"/>
            <w:jc w:val="both"/>
            <w:rPr>
              <w:ins w:id="42" w:author="Hang" w:date="2026-05-27T07:13:00Z"/>
              <w:rFonts w:ascii="Times New Roman" w:eastAsia="Times New Roman" w:hAnsi="Times New Roman" w:cs="Times New Roman"/>
              <w:sz w:val="24"/>
              <w:szCs w:val="24"/>
            </w:rPr>
          </w:pPr>
          <w:sdt>
            <w:sdtPr>
              <w:tag w:val="goog_rdk_184"/>
              <w:id w:val="468995955"/>
            </w:sdtPr>
            <w:sdtEndPr/>
            <w:sdtContent>
              <w:sdt>
                <w:sdtPr>
                  <w:tag w:val="goog_rdk_185"/>
                  <w:id w:val="2087090664"/>
                </w:sdtPr>
                <w:sdtEndPr/>
                <w:sdtContent>
                  <w:ins w:id="43" w:author="Hang" w:date="2026-05-27T07:13:00Z">
                    <w:r w:rsidR="00364F45">
                      <w:rPr>
                        <w:rFonts w:ascii="Times New Roman" w:eastAsia="Times New Roman" w:hAnsi="Times New Roman" w:cs="Times New Roman"/>
                        <w:sz w:val="24"/>
                        <w:szCs w:val="24"/>
                      </w:rPr>
                      <w:t xml:space="preserve">Bên B </w:t>
                    </w:r>
                  </w:ins>
                </w:sdtContent>
              </w:sdt>
              <w:customXmlInsRangeStart w:id="44" w:author="Hang" w:date="2026-05-27T07:13:00Z"/>
              <w:sdt>
                <w:sdtPr>
                  <w:tag w:val="goog_rdk_186"/>
                  <w:id w:val="1356565895"/>
                </w:sdtPr>
                <w:sdtEndPr/>
                <w:sdtContent>
                  <w:customXmlInsRangeEnd w:id="44"/>
                  <w:ins w:id="45" w:author="Hang" w:date="2026-05-27T07:13:00Z">
                    <w:r w:rsidR="00364F45">
                      <w:rPr>
                        <w:rFonts w:ascii="Times New Roman" w:eastAsia="Times New Roman" w:hAnsi="Times New Roman" w:cs="Times New Roman"/>
                        <w:sz w:val="24"/>
                        <w:szCs w:val="24"/>
                      </w:rPr>
                      <w:t xml:space="preserve">chịu trách </w:t>
                    </w:r>
                    <w:proofErr w:type="spellStart"/>
                    <w:r w:rsidR="00364F45">
                      <w:rPr>
                        <w:rFonts w:ascii="Times New Roman" w:eastAsia="Times New Roman" w:hAnsi="Times New Roman" w:cs="Times New Roman"/>
                        <w:sz w:val="24"/>
                        <w:szCs w:val="24"/>
                      </w:rPr>
                      <w:t>nhiệm</w:t>
                    </w:r>
                    <w:proofErr w:type="spellEnd"/>
                    <w:r w:rsidR="00364F45">
                      <w:rPr>
                        <w:rFonts w:ascii="Times New Roman" w:eastAsia="Times New Roman" w:hAnsi="Times New Roman" w:cs="Times New Roman"/>
                        <w:sz w:val="24"/>
                        <w:szCs w:val="24"/>
                      </w:rPr>
                      <w:t xml:space="preserve"> hỗ trợ </w:t>
                    </w:r>
                    <w:del w:id="46" w:author="ZALO_Legal2" w:date="2026-06-04T15:26:00Z">
                      <w:r w:rsidR="00364F45" w:rsidDel="002A19DB">
                        <w:rPr>
                          <w:rFonts w:ascii="Times New Roman" w:eastAsia="Times New Roman" w:hAnsi="Times New Roman" w:cs="Times New Roman"/>
                          <w:sz w:val="24"/>
                          <w:szCs w:val="24"/>
                        </w:rPr>
                        <w:delText>khách hàng</w:delText>
                      </w:r>
                    </w:del>
                  </w:ins>
                  <w:ins w:id="47" w:author="ZALO_Legal2" w:date="2026-06-04T15:26:00Z">
                    <w:r w:rsidR="002A19DB">
                      <w:rPr>
                        <w:rFonts w:ascii="Times New Roman" w:eastAsia="Times New Roman" w:hAnsi="Times New Roman" w:cs="Times New Roman"/>
                        <w:sz w:val="24"/>
                        <w:szCs w:val="24"/>
                      </w:rPr>
                      <w:t>Người Dùng</w:t>
                    </w:r>
                  </w:ins>
                  <w:ins w:id="48" w:author="Hang" w:date="2026-05-27T07:13:00Z">
                    <w:r w:rsidR="00364F45">
                      <w:rPr>
                        <w:rFonts w:ascii="Times New Roman" w:eastAsia="Times New Roman" w:hAnsi="Times New Roman" w:cs="Times New Roman"/>
                        <w:sz w:val="24"/>
                        <w:szCs w:val="24"/>
                      </w:rPr>
                      <w:t xml:space="preserve"> </w:t>
                    </w:r>
                    <w:r w:rsidR="002A19DB">
                      <w:rPr>
                        <w:rFonts w:ascii="Times New Roman" w:eastAsia="Times New Roman" w:hAnsi="Times New Roman" w:cs="Times New Roman"/>
                        <w:sz w:val="24"/>
                        <w:szCs w:val="24"/>
                      </w:rPr>
                      <w:t>C</w:t>
                    </w:r>
                    <w:r w:rsidR="00364F45">
                      <w:rPr>
                        <w:rFonts w:ascii="Times New Roman" w:eastAsia="Times New Roman" w:hAnsi="Times New Roman" w:cs="Times New Roman"/>
                        <w:sz w:val="24"/>
                        <w:szCs w:val="24"/>
                      </w:rPr>
                      <w:t xml:space="preserve">uối </w:t>
                    </w:r>
                  </w:ins>
                  <w:ins w:id="49" w:author="ZALO_Legal2" w:date="2026-06-04T15:52:00Z">
                    <w:r w:rsidR="00B83DB9">
                      <w:rPr>
                        <w:rFonts w:ascii="Times New Roman" w:eastAsia="Times New Roman" w:hAnsi="Times New Roman" w:cs="Times New Roman"/>
                        <w:sz w:val="24"/>
                        <w:szCs w:val="24"/>
                      </w:rPr>
                      <w:t>là khách hàng được Bên B cung cấp Mã code</w:t>
                    </w:r>
                  </w:ins>
                  <w:ins w:id="50" w:author="ZALO_Legal2" w:date="2026-06-04T15:53:00Z">
                    <w:r w:rsidR="00B83DB9">
                      <w:rPr>
                        <w:rFonts w:ascii="Times New Roman" w:eastAsia="Times New Roman" w:hAnsi="Times New Roman" w:cs="Times New Roman"/>
                        <w:sz w:val="24"/>
                        <w:szCs w:val="24"/>
                      </w:rPr>
                      <w:t xml:space="preserve"> </w:t>
                    </w:r>
                    <w:proofErr w:type="spellStart"/>
                    <w:r w:rsidR="00B83DB9">
                      <w:rPr>
                        <w:rFonts w:ascii="Times New Roman" w:eastAsia="Times New Roman" w:hAnsi="Times New Roman" w:cs="Times New Roman"/>
                        <w:sz w:val="24"/>
                        <w:szCs w:val="24"/>
                      </w:rPr>
                      <w:t>zVas</w:t>
                    </w:r>
                  </w:ins>
                  <w:proofErr w:type="spellEnd"/>
                  <w:ins w:id="51" w:author="Hang" w:date="2026-05-27T07:13:00Z">
                    <w:del w:id="52" w:author="ZALO_Legal2" w:date="2026-06-04T15:52:00Z">
                      <w:r w:rsidR="00364F45" w:rsidDel="00B83DB9">
                        <w:rPr>
                          <w:rFonts w:ascii="Times New Roman" w:eastAsia="Times New Roman" w:hAnsi="Times New Roman" w:cs="Times New Roman"/>
                          <w:sz w:val="24"/>
                          <w:szCs w:val="24"/>
                        </w:rPr>
                        <w:delText>(người dùng được Bên B phân phối Mã code)</w:delText>
                      </w:r>
                    </w:del>
                    <w:r w:rsidR="00364F45">
                      <w:rPr>
                        <w:rFonts w:ascii="Times New Roman" w:eastAsia="Times New Roman" w:hAnsi="Times New Roman" w:cs="Times New Roman"/>
                        <w:sz w:val="24"/>
                        <w:szCs w:val="24"/>
                      </w:rPr>
                      <w:t xml:space="preserve"> đối với các vấn đề liên </w:t>
                    </w:r>
                    <w:proofErr w:type="spellStart"/>
                    <w:r w:rsidR="00364F45">
                      <w:rPr>
                        <w:rFonts w:ascii="Times New Roman" w:eastAsia="Times New Roman" w:hAnsi="Times New Roman" w:cs="Times New Roman"/>
                        <w:sz w:val="24"/>
                        <w:szCs w:val="24"/>
                      </w:rPr>
                      <w:t>quan</w:t>
                    </w:r>
                    <w:proofErr w:type="spellEnd"/>
                    <w:r w:rsidR="00364F45">
                      <w:rPr>
                        <w:rFonts w:ascii="Times New Roman" w:eastAsia="Times New Roman" w:hAnsi="Times New Roman" w:cs="Times New Roman"/>
                        <w:sz w:val="24"/>
                        <w:szCs w:val="24"/>
                      </w:rPr>
                      <w:t xml:space="preserve"> đến: quy trình mua hàng, bàn giao Mã code</w:t>
                    </w:r>
                  </w:ins>
                  <w:ins w:id="53" w:author="ZALO_Legal2" w:date="2026-06-04T15:53:00Z">
                    <w:r w:rsidR="00B83DB9">
                      <w:rPr>
                        <w:rFonts w:ascii="Times New Roman" w:eastAsia="Times New Roman" w:hAnsi="Times New Roman" w:cs="Times New Roman"/>
                        <w:sz w:val="24"/>
                        <w:szCs w:val="24"/>
                      </w:rPr>
                      <w:t xml:space="preserve"> </w:t>
                    </w:r>
                    <w:proofErr w:type="spellStart"/>
                    <w:r w:rsidR="00B83DB9">
                      <w:rPr>
                        <w:rFonts w:ascii="Times New Roman" w:eastAsia="Times New Roman" w:hAnsi="Times New Roman" w:cs="Times New Roman"/>
                        <w:sz w:val="24"/>
                        <w:szCs w:val="24"/>
                      </w:rPr>
                      <w:t>zVas</w:t>
                    </w:r>
                  </w:ins>
                  <w:proofErr w:type="spellEnd"/>
                  <w:ins w:id="54" w:author="Hang" w:date="2026-05-27T07:13:00Z">
                    <w:r w:rsidR="00364F45">
                      <w:rPr>
                        <w:rFonts w:ascii="Times New Roman" w:eastAsia="Times New Roman" w:hAnsi="Times New Roman" w:cs="Times New Roman"/>
                        <w:sz w:val="24"/>
                        <w:szCs w:val="24"/>
                      </w:rPr>
                      <w:t xml:space="preserve">, hướng dẫn kích hoạt và các vướng mắc về hợp đồng, </w:t>
                    </w:r>
                    <w:proofErr w:type="spellStart"/>
                    <w:r w:rsidR="00364F45">
                      <w:rPr>
                        <w:rFonts w:ascii="Times New Roman" w:eastAsia="Times New Roman" w:hAnsi="Times New Roman" w:cs="Times New Roman"/>
                        <w:sz w:val="24"/>
                        <w:szCs w:val="24"/>
                      </w:rPr>
                      <w:t>thanh</w:t>
                    </w:r>
                    <w:proofErr w:type="spellEnd"/>
                    <w:r w:rsidR="00364F45">
                      <w:rPr>
                        <w:rFonts w:ascii="Times New Roman" w:eastAsia="Times New Roman" w:hAnsi="Times New Roman" w:cs="Times New Roman"/>
                        <w:sz w:val="24"/>
                        <w:szCs w:val="24"/>
                      </w:rPr>
                      <w:t xml:space="preserve"> toán giữa Bên B và </w:t>
                    </w:r>
                    <w:del w:id="55" w:author="ZALO_Legal2" w:date="2026-06-04T15:27:00Z">
                      <w:r w:rsidR="00364F45" w:rsidDel="002A19DB">
                        <w:rPr>
                          <w:rFonts w:ascii="Times New Roman" w:eastAsia="Times New Roman" w:hAnsi="Times New Roman" w:cs="Times New Roman"/>
                          <w:sz w:val="24"/>
                          <w:szCs w:val="24"/>
                        </w:rPr>
                        <w:delText>khách hàng cuối</w:delText>
                      </w:r>
                    </w:del>
                  </w:ins>
                  <w:ins w:id="56" w:author="ZALO_Legal2" w:date="2026-06-04T15:27:00Z">
                    <w:r w:rsidR="002A19DB">
                      <w:rPr>
                        <w:rFonts w:ascii="Times New Roman" w:eastAsia="Times New Roman" w:hAnsi="Times New Roman" w:cs="Times New Roman"/>
                        <w:sz w:val="24"/>
                        <w:szCs w:val="24"/>
                      </w:rPr>
                      <w:t>Người Dùng Cuối</w:t>
                    </w:r>
                  </w:ins>
                  <w:ins w:id="57" w:author="Hang" w:date="2026-05-27T07:13:00Z">
                    <w:r w:rsidR="00364F45">
                      <w:rPr>
                        <w:rFonts w:ascii="Times New Roman" w:eastAsia="Times New Roman" w:hAnsi="Times New Roman" w:cs="Times New Roman"/>
                        <w:sz w:val="24"/>
                        <w:szCs w:val="24"/>
                      </w:rPr>
                      <w:t xml:space="preserve">. Trong trường hợp vấn đề kỹ thuật vượt quá phạm vi xử lý của Bên B, Bên B có quyền yêu cầu Bên A hỗ trợ </w:t>
                    </w:r>
                    <w:proofErr w:type="spellStart"/>
                    <w:r w:rsidR="00364F45">
                      <w:rPr>
                        <w:rFonts w:ascii="Times New Roman" w:eastAsia="Times New Roman" w:hAnsi="Times New Roman" w:cs="Times New Roman"/>
                        <w:sz w:val="24"/>
                        <w:szCs w:val="24"/>
                      </w:rPr>
                      <w:t>theo</w:t>
                    </w:r>
                    <w:proofErr w:type="spellEnd"/>
                    <w:r w:rsidR="00364F45">
                      <w:rPr>
                        <w:rFonts w:ascii="Times New Roman" w:eastAsia="Times New Roman" w:hAnsi="Times New Roman" w:cs="Times New Roman"/>
                        <w:sz w:val="24"/>
                        <w:szCs w:val="24"/>
                      </w:rPr>
                      <w:t xml:space="preserve"> kênh phối hợp được </w:t>
                    </w:r>
                    <w:proofErr w:type="spellStart"/>
                    <w:r w:rsidR="00364F45">
                      <w:rPr>
                        <w:rFonts w:ascii="Times New Roman" w:eastAsia="Times New Roman" w:hAnsi="Times New Roman" w:cs="Times New Roman"/>
                        <w:sz w:val="24"/>
                        <w:szCs w:val="24"/>
                      </w:rPr>
                      <w:t>hai</w:t>
                    </w:r>
                    <w:proofErr w:type="spellEnd"/>
                    <w:r w:rsidR="00364F45">
                      <w:rPr>
                        <w:rFonts w:ascii="Times New Roman" w:eastAsia="Times New Roman" w:hAnsi="Times New Roman" w:cs="Times New Roman"/>
                        <w:sz w:val="24"/>
                        <w:szCs w:val="24"/>
                      </w:rPr>
                      <w:t xml:space="preserve"> Bên thỏa thuận.</w:t>
                    </w:r>
                  </w:ins>
                  <w:customXmlInsRangeStart w:id="58" w:author="Hang" w:date="2026-05-27T07:13:00Z"/>
                </w:sdtContent>
              </w:sdt>
              <w:customXmlInsRangeEnd w:id="58"/>
            </w:sdtContent>
          </w:sdt>
        </w:p>
      </w:sdtContent>
    </w:sdt>
    <w:sdt>
      <w:sdtPr>
        <w:tag w:val="goog_rdk_190"/>
        <w:id w:val="-300969222"/>
      </w:sdtPr>
      <w:sdtEndPr/>
      <w:sdtContent>
        <w:p w14:paraId="00000056" w14:textId="4B0A20B9" w:rsidR="00312D72" w:rsidRDefault="00D542AC">
          <w:pPr>
            <w:numPr>
              <w:ilvl w:val="1"/>
              <w:numId w:val="7"/>
            </w:numPr>
            <w:pBdr>
              <w:top w:val="nil"/>
              <w:left w:val="nil"/>
              <w:bottom w:val="nil"/>
              <w:right w:val="nil"/>
              <w:between w:val="nil"/>
            </w:pBdr>
            <w:spacing w:after="0" w:line="288" w:lineRule="auto"/>
            <w:ind w:left="709" w:hanging="709"/>
            <w:jc w:val="both"/>
            <w:rPr>
              <w:ins w:id="59" w:author="Hang" w:date="2026-05-27T07:13:00Z"/>
              <w:rFonts w:ascii="Times New Roman" w:eastAsia="Times New Roman" w:hAnsi="Times New Roman" w:cs="Times New Roman"/>
              <w:sz w:val="24"/>
              <w:szCs w:val="24"/>
            </w:rPr>
          </w:pPr>
          <w:sdt>
            <w:sdtPr>
              <w:tag w:val="goog_rdk_188"/>
              <w:id w:val="-826747174"/>
            </w:sdtPr>
            <w:sdtEndPr/>
            <w:sdtContent>
              <w:sdt>
                <w:sdtPr>
                  <w:tag w:val="goog_rdk_189"/>
                  <w:id w:val="-1525710314"/>
                </w:sdtPr>
                <w:sdtEndPr/>
                <w:sdtContent>
                  <w:ins w:id="60" w:author="Hang" w:date="2026-05-27T07:13:00Z">
                    <w:r w:rsidR="00364F45">
                      <w:rPr>
                        <w:rFonts w:ascii="Times New Roman" w:eastAsia="Times New Roman" w:hAnsi="Times New Roman" w:cs="Times New Roman"/>
                        <w:sz w:val="24"/>
                        <w:szCs w:val="24"/>
                      </w:rPr>
                      <w:t xml:space="preserve">Bên B không chịu trách </w:t>
                    </w:r>
                    <w:proofErr w:type="spellStart"/>
                    <w:r w:rsidR="00364F45">
                      <w:rPr>
                        <w:rFonts w:ascii="Times New Roman" w:eastAsia="Times New Roman" w:hAnsi="Times New Roman" w:cs="Times New Roman"/>
                        <w:sz w:val="24"/>
                        <w:szCs w:val="24"/>
                      </w:rPr>
                      <w:t>nhiệm</w:t>
                    </w:r>
                    <w:proofErr w:type="spellEnd"/>
                    <w:r w:rsidR="00364F45">
                      <w:rPr>
                        <w:rFonts w:ascii="Times New Roman" w:eastAsia="Times New Roman" w:hAnsi="Times New Roman" w:cs="Times New Roman"/>
                        <w:sz w:val="24"/>
                        <w:szCs w:val="24"/>
                      </w:rPr>
                      <w:t xml:space="preserve"> đối với các lỗi tính năng, </w:t>
                    </w:r>
                    <w:proofErr w:type="spellStart"/>
                    <w:r w:rsidR="00364F45">
                      <w:rPr>
                        <w:rFonts w:ascii="Times New Roman" w:eastAsia="Times New Roman" w:hAnsi="Times New Roman" w:cs="Times New Roman"/>
                        <w:sz w:val="24"/>
                        <w:szCs w:val="24"/>
                      </w:rPr>
                      <w:t>gián</w:t>
                    </w:r>
                    <w:proofErr w:type="spellEnd"/>
                    <w:r w:rsidR="00364F45">
                      <w:rPr>
                        <w:rFonts w:ascii="Times New Roman" w:eastAsia="Times New Roman" w:hAnsi="Times New Roman" w:cs="Times New Roman"/>
                        <w:sz w:val="24"/>
                        <w:szCs w:val="24"/>
                      </w:rPr>
                      <w:t xml:space="preserve"> đoạn dịch vụ hoặc thay đổi chính sách xuất phát từ phía Bên A trong phạm vi Bên B không kiểm soát được. Trong trường hợp đó, Bên B có nghĩa vụ thông báo kịp thời </w:t>
                    </w:r>
                    <w:proofErr w:type="spellStart"/>
                    <w:r w:rsidR="00364F45">
                      <w:rPr>
                        <w:rFonts w:ascii="Times New Roman" w:eastAsia="Times New Roman" w:hAnsi="Times New Roman" w:cs="Times New Roman"/>
                        <w:sz w:val="24"/>
                        <w:szCs w:val="24"/>
                      </w:rPr>
                      <w:t>cho</w:t>
                    </w:r>
                    <w:proofErr w:type="spellEnd"/>
                    <w:r w:rsidR="00364F45">
                      <w:rPr>
                        <w:rFonts w:ascii="Times New Roman" w:eastAsia="Times New Roman" w:hAnsi="Times New Roman" w:cs="Times New Roman"/>
                        <w:sz w:val="24"/>
                        <w:szCs w:val="24"/>
                      </w:rPr>
                      <w:t xml:space="preserve"> Bên A và hỗ trợ chuyển tiếp phản </w:t>
                    </w:r>
                    <w:proofErr w:type="spellStart"/>
                    <w:r w:rsidR="00364F45">
                      <w:rPr>
                        <w:rFonts w:ascii="Times New Roman" w:eastAsia="Times New Roman" w:hAnsi="Times New Roman" w:cs="Times New Roman"/>
                        <w:sz w:val="24"/>
                        <w:szCs w:val="24"/>
                      </w:rPr>
                      <w:t>ánh</w:t>
                    </w:r>
                    <w:proofErr w:type="spellEnd"/>
                    <w:r w:rsidR="00364F45">
                      <w:rPr>
                        <w:rFonts w:ascii="Times New Roman" w:eastAsia="Times New Roman" w:hAnsi="Times New Roman" w:cs="Times New Roman"/>
                        <w:sz w:val="24"/>
                        <w:szCs w:val="24"/>
                      </w:rPr>
                      <w:t xml:space="preserve"> từ </w:t>
                    </w:r>
                    <w:del w:id="61" w:author="ZALO_Legal2" w:date="2026-06-04T15:27:00Z">
                      <w:r w:rsidR="00364F45" w:rsidDel="002A19DB">
                        <w:rPr>
                          <w:rFonts w:ascii="Times New Roman" w:eastAsia="Times New Roman" w:hAnsi="Times New Roman" w:cs="Times New Roman"/>
                          <w:sz w:val="24"/>
                          <w:szCs w:val="24"/>
                        </w:rPr>
                        <w:delText xml:space="preserve">khách hàng cuối </w:delText>
                      </w:r>
                    </w:del>
                  </w:ins>
                  <w:ins w:id="62" w:author="ZALO_Legal2" w:date="2026-06-04T15:27:00Z">
                    <w:r w:rsidR="002A19DB">
                      <w:rPr>
                        <w:rFonts w:ascii="Times New Roman" w:eastAsia="Times New Roman" w:hAnsi="Times New Roman" w:cs="Times New Roman"/>
                        <w:sz w:val="24"/>
                        <w:szCs w:val="24"/>
                      </w:rPr>
                      <w:t xml:space="preserve">Người Dùng Cuối </w:t>
                    </w:r>
                  </w:ins>
                  <w:ins w:id="63" w:author="Hang" w:date="2026-05-27T07:13:00Z">
                    <w:r w:rsidR="00364F45">
                      <w:rPr>
                        <w:rFonts w:ascii="Times New Roman" w:eastAsia="Times New Roman" w:hAnsi="Times New Roman" w:cs="Times New Roman"/>
                        <w:sz w:val="24"/>
                        <w:szCs w:val="24"/>
                      </w:rPr>
                      <w:t>đến Bên A để xử lý.</w:t>
                    </w:r>
                  </w:ins>
                </w:sdtContent>
              </w:sdt>
            </w:sdtContent>
          </w:sdt>
        </w:p>
      </w:sdtContent>
    </w:sdt>
    <w:p w14:paraId="00000057" w14:textId="3219FA4A" w:rsidR="00312D72" w:rsidDel="00302E9A" w:rsidRDefault="00D542AC">
      <w:pPr>
        <w:numPr>
          <w:ilvl w:val="0"/>
          <w:numId w:val="3"/>
        </w:numPr>
        <w:pBdr>
          <w:top w:val="nil"/>
          <w:left w:val="nil"/>
          <w:bottom w:val="nil"/>
          <w:right w:val="nil"/>
          <w:between w:val="nil"/>
        </w:pBdr>
        <w:spacing w:after="0" w:line="288" w:lineRule="auto"/>
        <w:ind w:left="567" w:hanging="567"/>
        <w:jc w:val="both"/>
        <w:rPr>
          <w:ins w:id="64" w:author="Hang" w:date="2026-05-27T07:13:00Z"/>
          <w:del w:id="65" w:author="ZALO_Legal2" w:date="2026-06-04T15:29:00Z"/>
          <w:rFonts w:ascii="Times New Roman" w:eastAsia="Times New Roman" w:hAnsi="Times New Roman" w:cs="Times New Roman"/>
          <w:sz w:val="24"/>
          <w:szCs w:val="24"/>
        </w:rPr>
      </w:pPr>
      <w:customXmlDelRangeStart w:id="66" w:author="ZALO_Legal2" w:date="2026-06-04T15:43:00Z"/>
      <w:sdt>
        <w:sdtPr>
          <w:tag w:val="goog_rdk_193"/>
          <w:id w:val="1715288429"/>
        </w:sdtPr>
        <w:sdtEndPr/>
        <w:sdtContent>
          <w:customXmlDelRangeEnd w:id="66"/>
          <w:customXmlDelRangeStart w:id="67" w:author="ZALO_Legal2" w:date="2026-06-04T15:43:00Z"/>
          <w:sdt>
            <w:sdtPr>
              <w:tag w:val="goog_rdk_191"/>
              <w:id w:val="-1486768"/>
            </w:sdtPr>
            <w:sdtEndPr/>
            <w:sdtContent>
              <w:customXmlDelRangeEnd w:id="67"/>
              <w:customXmlDelRangeStart w:id="68" w:author="ZALO_Legal2" w:date="2026-06-04T15:43:00Z"/>
              <w:sdt>
                <w:sdtPr>
                  <w:tag w:val="goog_rdk_192"/>
                  <w:id w:val="580825049"/>
                </w:sdtPr>
                <w:sdtEndPr/>
                <w:sdtContent>
                  <w:customXmlDelRangeEnd w:id="68"/>
                  <w:ins w:id="69" w:author="Hang" w:date="2026-05-27T07:13:00Z">
                    <w:del w:id="70" w:author="ZALO_Legal2" w:date="2026-06-04T15:43:00Z">
                      <w:r w:rsidR="00364F45" w:rsidDel="00B936F0">
                        <w:rPr>
                          <w:rFonts w:ascii="Times New Roman" w:eastAsia="Times New Roman" w:hAnsi="Times New Roman" w:cs="Times New Roman"/>
                          <w:sz w:val="24"/>
                          <w:szCs w:val="24"/>
                        </w:rPr>
                        <w:delText>Chính sách hoàn tiền</w:delText>
                      </w:r>
                    </w:del>
                  </w:ins>
                  <w:customXmlDelRangeStart w:id="71" w:author="ZALO_Legal2" w:date="2026-06-04T15:43:00Z"/>
                </w:sdtContent>
              </w:sdt>
              <w:customXmlDelRangeEnd w:id="71"/>
              <w:customXmlDelRangeStart w:id="72" w:author="ZALO_Legal2" w:date="2026-06-04T15:43:00Z"/>
            </w:sdtContent>
          </w:sdt>
          <w:customXmlDelRangeEnd w:id="72"/>
          <w:customXmlDelRangeStart w:id="73" w:author="ZALO_Legal2" w:date="2026-06-04T15:43:00Z"/>
        </w:sdtContent>
      </w:sdt>
      <w:customXmlDelRangeEnd w:id="73"/>
      <w:ins w:id="74" w:author="ZALO_Legal2" w:date="2026-06-04T15:29:00Z">
        <w:r w:rsidR="00302E9A" w:rsidRPr="00302E9A">
          <w:rPr>
            <w:rFonts w:ascii="Times New Roman" w:eastAsia="Times New Roman" w:hAnsi="Times New Roman" w:cs="Times New Roman"/>
            <w:sz w:val="24"/>
            <w:szCs w:val="24"/>
            <w:rPrChange w:id="75" w:author="ZALO_Legal2" w:date="2026-06-04T15:30:00Z">
              <w:rPr/>
            </w:rPrChange>
          </w:rPr>
          <w:t>Đối với các</w:t>
        </w:r>
      </w:ins>
    </w:p>
    <w:customXmlDelRangeStart w:id="76" w:author="ZALO_Legal2" w:date="2026-06-04T15:28:00Z"/>
    <w:sdt>
      <w:sdtPr>
        <w:rPr>
          <w:rFonts w:ascii="Times New Roman" w:eastAsia="Times New Roman" w:hAnsi="Times New Roman" w:cs="Times New Roman"/>
          <w:sz w:val="24"/>
          <w:szCs w:val="24"/>
        </w:rPr>
        <w:tag w:val="goog_rdk_201"/>
        <w:id w:val="-1064858027"/>
      </w:sdtPr>
      <w:sdtEndPr/>
      <w:sdtContent>
        <w:customXmlDelRangeEnd w:id="76"/>
        <w:p w14:paraId="00000058" w14:textId="3B050953" w:rsidR="00312D72" w:rsidRPr="00302E9A" w:rsidDel="00302E9A" w:rsidRDefault="00D542AC">
          <w:pPr>
            <w:numPr>
              <w:ilvl w:val="0"/>
              <w:numId w:val="3"/>
            </w:numPr>
            <w:pBdr>
              <w:top w:val="nil"/>
              <w:left w:val="nil"/>
              <w:bottom w:val="nil"/>
              <w:right w:val="nil"/>
              <w:between w:val="nil"/>
            </w:pBdr>
            <w:spacing w:after="0" w:line="288" w:lineRule="auto"/>
            <w:ind w:left="567" w:hanging="567"/>
            <w:jc w:val="both"/>
            <w:rPr>
              <w:ins w:id="77" w:author="Hang" w:date="2026-05-27T07:13:00Z"/>
              <w:del w:id="78" w:author="ZALO_Legal2" w:date="2026-06-04T15:29:00Z"/>
              <w:rFonts w:ascii="Times New Roman" w:eastAsia="Times New Roman" w:hAnsi="Times New Roman" w:cs="Times New Roman"/>
              <w:sz w:val="24"/>
              <w:szCs w:val="24"/>
            </w:rPr>
            <w:pPrChange w:id="79" w:author="ZALO_Legal2" w:date="2026-06-04T15:29:00Z">
              <w:pPr>
                <w:numPr>
                  <w:numId w:val="20"/>
                </w:numPr>
                <w:pBdr>
                  <w:top w:val="nil"/>
                  <w:left w:val="nil"/>
                  <w:bottom w:val="nil"/>
                  <w:right w:val="nil"/>
                  <w:between w:val="nil"/>
                </w:pBdr>
                <w:spacing w:after="0" w:line="288" w:lineRule="auto"/>
                <w:ind w:left="720" w:hanging="720"/>
                <w:jc w:val="both"/>
              </w:pPr>
            </w:pPrChange>
          </w:pPr>
          <w:customXmlDelRangeStart w:id="80" w:author="ZALO_Legal2" w:date="2026-06-04T15:28:00Z"/>
          <w:sdt>
            <w:sdtPr>
              <w:rPr>
                <w:rFonts w:ascii="Times New Roman" w:eastAsia="Times New Roman" w:hAnsi="Times New Roman" w:cs="Times New Roman"/>
                <w:sz w:val="24"/>
                <w:szCs w:val="24"/>
              </w:rPr>
              <w:tag w:val="goog_rdk_194"/>
              <w:id w:val="1697722147"/>
            </w:sdtPr>
            <w:sdtEndPr/>
            <w:sdtContent>
              <w:customXmlDelRangeEnd w:id="80"/>
              <w:commentRangeStart w:id="81"/>
              <w:commentRangeStart w:id="82"/>
              <w:customXmlInsRangeStart w:id="83" w:author="Hang" w:date="2026-05-27T07:13:00Z"/>
              <w:customXmlDelRangeStart w:id="84" w:author="ZALO_Legal2" w:date="2026-06-04T15:28:00Z"/>
              <w:sdt>
                <w:sdtPr>
                  <w:rPr>
                    <w:rFonts w:ascii="Times New Roman" w:eastAsia="Times New Roman" w:hAnsi="Times New Roman" w:cs="Times New Roman"/>
                    <w:sz w:val="24"/>
                    <w:szCs w:val="24"/>
                  </w:rPr>
                  <w:tag w:val="goog_rdk_196"/>
                  <w:id w:val="-477505737"/>
                </w:sdtPr>
                <w:sdtEndPr/>
                <w:sdtContent>
                  <w:customXmlInsRangeEnd w:id="83"/>
                  <w:customXmlDelRangeEnd w:id="84"/>
                  <w:ins w:id="85" w:author="Hang" w:date="2026-05-27T07:13:00Z">
                    <w:del w:id="86" w:author="Linh. Hoàng Thị Thùy" w:date="2026-06-01T14:03:00Z">
                      <w:r w:rsidR="00364F45" w:rsidRPr="00302E9A" w:rsidDel="00595026">
                        <w:rPr>
                          <w:rFonts w:ascii="Times New Roman" w:eastAsia="Times New Roman" w:hAnsi="Times New Roman" w:cs="Times New Roman"/>
                          <w:sz w:val="24"/>
                          <w:szCs w:val="24"/>
                        </w:rPr>
                        <w:delText>Mã code chưa kích hoạt:</w:delText>
                      </w:r>
                    </w:del>
                  </w:ins>
                  <w:customXmlInsRangeStart w:id="87" w:author="Hang" w:date="2026-05-27T07:13:00Z"/>
                  <w:customXmlDelRangeStart w:id="88" w:author="ZALO_Legal2" w:date="2026-06-04T15:28:00Z"/>
                </w:sdtContent>
              </w:sdt>
              <w:customXmlInsRangeEnd w:id="87"/>
              <w:customXmlDelRangeEnd w:id="88"/>
              <w:customXmlInsRangeStart w:id="89" w:author="Hang" w:date="2026-05-27T07:13:00Z"/>
              <w:customXmlDelRangeStart w:id="90" w:author="ZALO_Legal2" w:date="2026-06-04T15:28:00Z"/>
              <w:sdt>
                <w:sdtPr>
                  <w:rPr>
                    <w:rFonts w:ascii="Times New Roman" w:eastAsia="Times New Roman" w:hAnsi="Times New Roman" w:cs="Times New Roman"/>
                    <w:sz w:val="24"/>
                    <w:szCs w:val="24"/>
                  </w:rPr>
                  <w:tag w:val="goog_rdk_197"/>
                  <w:id w:val="-1080646662"/>
                </w:sdtPr>
                <w:sdtEndPr/>
                <w:sdtContent>
                  <w:customXmlInsRangeEnd w:id="89"/>
                  <w:customXmlDelRangeEnd w:id="90"/>
                  <w:ins w:id="91" w:author="Hang" w:date="2026-05-27T07:13:00Z">
                    <w:del w:id="92" w:author="Linh. Hoàng Thị Thùy" w:date="2026-06-01T14:03:00Z">
                      <w:r w:rsidR="00364F45" w:rsidRPr="00302E9A" w:rsidDel="00595026">
                        <w:rPr>
                          <w:rFonts w:ascii="Times New Roman" w:eastAsia="Times New Roman" w:hAnsi="Times New Roman" w:cs="Times New Roman"/>
                          <w:sz w:val="24"/>
                          <w:szCs w:val="24"/>
                        </w:rPr>
                        <w:delText xml:space="preserve"> Trong trường hợp Bên B không có nhu cầu sử dụng Mã code zVAS đã thanh toán, Bên B có thể gửi yêu cầu hoàn tiền bằng văn bản cho Bên A. Bên A xem xét và xử lý hoàn tiền cho phần Mã code chưa được kích hoạt trong vòng </w:delText>
                      </w:r>
                    </w:del>
                  </w:ins>
                  <w:customXmlInsRangeStart w:id="93" w:author="Hang" w:date="2026-05-27T07:13:00Z"/>
                  <w:customXmlDelRangeStart w:id="94" w:author="ZALO_Legal2" w:date="2026-06-04T15:28:00Z"/>
                </w:sdtContent>
              </w:sdt>
              <w:customXmlInsRangeEnd w:id="93"/>
              <w:customXmlDelRangeEnd w:id="94"/>
              <w:customXmlInsRangeStart w:id="95" w:author="Hang" w:date="2026-05-27T07:13:00Z"/>
              <w:customXmlDelRangeStart w:id="96" w:author="ZALO_Legal2" w:date="2026-06-04T15:28:00Z"/>
              <w:sdt>
                <w:sdtPr>
                  <w:rPr>
                    <w:rFonts w:ascii="Times New Roman" w:eastAsia="Times New Roman" w:hAnsi="Times New Roman" w:cs="Times New Roman"/>
                    <w:sz w:val="24"/>
                    <w:szCs w:val="24"/>
                  </w:rPr>
                  <w:tag w:val="goog_rdk_198"/>
                  <w:id w:val="1678066697"/>
                </w:sdtPr>
                <w:sdtEndPr/>
                <w:sdtContent>
                  <w:customXmlInsRangeEnd w:id="95"/>
                  <w:customXmlDelRangeEnd w:id="96"/>
                  <w:ins w:id="97" w:author="Hang" w:date="2026-05-27T07:13:00Z">
                    <w:del w:id="98" w:author="Linh. Hoàng Thị Thùy" w:date="2026-06-01T14:03:00Z">
                      <w:r w:rsidR="00364F45" w:rsidRPr="00302E9A" w:rsidDel="00595026">
                        <w:rPr>
                          <w:rFonts w:ascii="Times New Roman" w:eastAsia="Times New Roman" w:hAnsi="Times New Roman" w:cs="Times New Roman"/>
                          <w:sz w:val="24"/>
                          <w:szCs w:val="24"/>
                        </w:rPr>
                        <w:delText>15 (mười lăm) ngày làm việc</w:delText>
                      </w:r>
                    </w:del>
                  </w:ins>
                  <w:customXmlInsRangeStart w:id="99" w:author="Hang" w:date="2026-05-27T07:13:00Z"/>
                  <w:customXmlDelRangeStart w:id="100" w:author="ZALO_Legal2" w:date="2026-06-04T15:28:00Z"/>
                </w:sdtContent>
              </w:sdt>
              <w:customXmlInsRangeEnd w:id="99"/>
              <w:customXmlDelRangeEnd w:id="100"/>
              <w:customXmlInsRangeStart w:id="101" w:author="Hang" w:date="2026-05-27T07:13:00Z"/>
              <w:customXmlDelRangeStart w:id="102" w:author="ZALO_Legal2" w:date="2026-06-04T15:28:00Z"/>
              <w:sdt>
                <w:sdtPr>
                  <w:rPr>
                    <w:rFonts w:ascii="Times New Roman" w:eastAsia="Times New Roman" w:hAnsi="Times New Roman" w:cs="Times New Roman"/>
                    <w:sz w:val="24"/>
                    <w:szCs w:val="24"/>
                  </w:rPr>
                  <w:tag w:val="goog_rdk_199"/>
                  <w:id w:val="-2049260868"/>
                </w:sdtPr>
                <w:sdtEndPr/>
                <w:sdtContent>
                  <w:customXmlInsRangeEnd w:id="101"/>
                  <w:customXmlDelRangeEnd w:id="102"/>
                  <w:ins w:id="103" w:author="Hang" w:date="2026-05-27T07:13:00Z">
                    <w:del w:id="104" w:author="Linh. Hoàng Thị Thùy" w:date="2026-06-01T14:03:00Z">
                      <w:r w:rsidR="00364F45" w:rsidRPr="00302E9A" w:rsidDel="00595026">
                        <w:rPr>
                          <w:rFonts w:ascii="Times New Roman" w:eastAsia="Times New Roman" w:hAnsi="Times New Roman" w:cs="Times New Roman"/>
                          <w:sz w:val="24"/>
                          <w:szCs w:val="24"/>
                        </w:rPr>
                        <w:delText xml:space="preserve"> kể từ ngày nhận được yêu cầu hợp lệ, sau khi xác nhận Mã code chưa được sử dụng. </w:delText>
                      </w:r>
                    </w:del>
                  </w:ins>
                  <w:customXmlInsRangeStart w:id="105" w:author="Hang" w:date="2026-05-27T07:13:00Z"/>
                  <w:customXmlDelRangeStart w:id="106" w:author="ZALO_Legal2" w:date="2026-06-04T15:28:00Z"/>
                </w:sdtContent>
              </w:sdt>
              <w:customXmlInsRangeEnd w:id="105"/>
              <w:customXmlDelRangeEnd w:id="106"/>
              <w:commentRangeEnd w:id="82"/>
              <w:ins w:id="107" w:author="Hang" w:date="2026-05-27T07:13:00Z">
                <w:del w:id="108" w:author="Linh. Hoàng Thị Thùy" w:date="2026-06-01T14:03:00Z">
                  <w:r w:rsidR="00AE69C1" w:rsidRPr="00302E9A" w:rsidDel="00595026">
                    <w:rPr>
                      <w:rFonts w:ascii="Times New Roman" w:eastAsia="Times New Roman" w:hAnsi="Times New Roman" w:cs="Times New Roman"/>
                      <w:sz w:val="24"/>
                      <w:szCs w:val="24"/>
                      <w:rPrChange w:id="109" w:author="ZALO_Legal2" w:date="2026-06-04T15:30:00Z">
                        <w:rPr>
                          <w:rStyle w:val="CommentReference"/>
                          <w:sz w:val="22"/>
                          <w:szCs w:val="22"/>
                        </w:rPr>
                      </w:rPrChange>
                    </w:rPr>
                    <w:commentReference w:id="82"/>
                  </w:r>
                </w:del>
              </w:ins>
              <w:commentRangeEnd w:id="81"/>
              <w:del w:id="110" w:author="Linh. Hoàng Thị Thùy" w:date="2026-06-01T14:03:00Z">
                <w:r w:rsidR="00595026" w:rsidRPr="00302E9A" w:rsidDel="00595026">
                  <w:rPr>
                    <w:rFonts w:ascii="Times New Roman" w:eastAsia="Times New Roman" w:hAnsi="Times New Roman" w:cs="Times New Roman"/>
                    <w:sz w:val="24"/>
                    <w:szCs w:val="24"/>
                    <w:rPrChange w:id="111" w:author="ZALO_Legal2" w:date="2026-06-04T15:30:00Z">
                      <w:rPr>
                        <w:rStyle w:val="CommentReference"/>
                      </w:rPr>
                    </w:rPrChange>
                  </w:rPr>
                  <w:commentReference w:id="81"/>
                </w:r>
              </w:del>
              <w:customXmlInsRangeStart w:id="112" w:author="Hang" w:date="2026-05-27T07:13:00Z"/>
              <w:customXmlDelRangeStart w:id="113" w:author="ZALO_Legal2" w:date="2026-06-04T15:28:00Z"/>
              <w:sdt>
                <w:sdtPr>
                  <w:rPr>
                    <w:rFonts w:ascii="Times New Roman" w:eastAsia="Times New Roman" w:hAnsi="Times New Roman" w:cs="Times New Roman"/>
                    <w:sz w:val="24"/>
                    <w:szCs w:val="24"/>
                    <w:rPrChange w:id="114" w:author="ZALO_Legal2" w:date="2026-06-04T15:30:00Z">
                      <w:rPr>
                        <w:rFonts w:ascii="Times New Roman" w:eastAsia="Times New Roman" w:hAnsi="Times New Roman" w:cs="Times New Roman"/>
                        <w:sz w:val="24"/>
                        <w:szCs w:val="24"/>
                      </w:rPr>
                    </w:rPrChange>
                  </w:rPr>
                  <w:tag w:val="goog_rdk_200"/>
                  <w:id w:val="-383193859"/>
                </w:sdtPr>
                <w:sdtEndPr>
                  <w:rPr>
                    <w:rPrChange w:id="115" w:author="ZALO_Legal2" w:date="2026-06-04T15:30:00Z">
                      <w:rPr/>
                    </w:rPrChange>
                  </w:rPr>
                </w:sdtEndPr>
                <w:sdtContent>
                  <w:customXmlInsRangeEnd w:id="112"/>
                  <w:customXmlDelRangeEnd w:id="113"/>
                  <w:customXmlInsRangeStart w:id="116" w:author="Hang" w:date="2026-05-27T07:13:00Z"/>
                  <w:customXmlDelRangeStart w:id="117" w:author="ZALO_Legal2" w:date="2026-06-04T15:28:00Z"/>
                </w:sdtContent>
              </w:sdt>
              <w:customXmlInsRangeEnd w:id="116"/>
              <w:customXmlDelRangeEnd w:id="117"/>
              <w:ins w:id="118" w:author="Linh. Hoàng Thị Thùy" w:date="2026-06-01T14:03:00Z">
                <w:del w:id="119" w:author="ZALO_Legal2" w:date="2026-06-04T15:29:00Z">
                  <w:r w:rsidR="00595026" w:rsidRPr="00302E9A" w:rsidDel="00302E9A">
                    <w:rPr>
                      <w:rFonts w:ascii="Times New Roman" w:eastAsia="Times New Roman" w:hAnsi="Times New Roman" w:cs="Times New Roman"/>
                      <w:sz w:val="24"/>
                      <w:szCs w:val="24"/>
                      <w:rPrChange w:id="120" w:author="ZALO_Legal2" w:date="2026-06-04T15:30:00Z">
                        <w:rPr/>
                      </w:rPrChange>
                    </w:rPr>
                    <w:delText>-</w:delText>
                  </w:r>
                </w:del>
              </w:ins>
              <w:customXmlDelRangeStart w:id="121" w:author="ZALO_Legal2" w:date="2026-06-04T15:28:00Z"/>
            </w:sdtContent>
          </w:sdt>
          <w:customXmlDelRangeEnd w:id="121"/>
        </w:p>
        <w:customXmlDelRangeStart w:id="122" w:author="ZALO_Legal2" w:date="2026-06-04T15:28:00Z"/>
      </w:sdtContent>
    </w:sdt>
    <w:customXmlDelRangeEnd w:id="122"/>
    <w:customXmlDelRangeStart w:id="123" w:author="ZALO_Legal2" w:date="2026-06-04T15:29:00Z"/>
    <w:sdt>
      <w:sdtPr>
        <w:rPr>
          <w:rFonts w:ascii="Times New Roman" w:eastAsia="Times New Roman" w:hAnsi="Times New Roman" w:cs="Times New Roman"/>
          <w:sz w:val="24"/>
          <w:szCs w:val="24"/>
        </w:rPr>
        <w:tag w:val="goog_rdk_205"/>
        <w:id w:val="707155942"/>
      </w:sdtPr>
      <w:sdtEndPr/>
      <w:sdtContent>
        <w:customXmlDelRangeEnd w:id="123"/>
        <w:p w14:paraId="00000059" w14:textId="26A01640" w:rsidR="00312D72" w:rsidRDefault="00D542AC">
          <w:pPr>
            <w:numPr>
              <w:ilvl w:val="0"/>
              <w:numId w:val="3"/>
            </w:numPr>
            <w:pBdr>
              <w:top w:val="nil"/>
              <w:left w:val="nil"/>
              <w:bottom w:val="nil"/>
              <w:right w:val="nil"/>
              <w:between w:val="nil"/>
            </w:pBdr>
            <w:spacing w:after="0" w:line="288" w:lineRule="auto"/>
            <w:ind w:left="567" w:hanging="567"/>
            <w:jc w:val="both"/>
            <w:rPr>
              <w:ins w:id="124" w:author="Hang" w:date="2026-05-27T07:13:00Z"/>
              <w:rFonts w:ascii="Times New Roman" w:eastAsia="Times New Roman" w:hAnsi="Times New Roman" w:cs="Times New Roman"/>
              <w:sz w:val="24"/>
              <w:szCs w:val="24"/>
              <w:rPrChange w:id="125" w:author="ZALO_Legal2" w:date="2026-06-04T15:30:00Z">
                <w:rPr>
                  <w:ins w:id="126" w:author="Hang" w:date="2026-05-27T07:13:00Z"/>
                </w:rPr>
              </w:rPrChange>
            </w:rPr>
            <w:pPrChange w:id="127" w:author="ZALO_Legal2" w:date="2026-06-04T15:29:00Z">
              <w:pPr>
                <w:numPr>
                  <w:numId w:val="20"/>
                </w:numPr>
                <w:pBdr>
                  <w:top w:val="nil"/>
                  <w:left w:val="nil"/>
                  <w:bottom w:val="nil"/>
                  <w:right w:val="nil"/>
                  <w:between w:val="nil"/>
                </w:pBdr>
                <w:spacing w:after="0" w:line="288" w:lineRule="auto"/>
                <w:ind w:left="720" w:hanging="720"/>
                <w:jc w:val="both"/>
              </w:pPr>
            </w:pPrChange>
          </w:pPr>
          <w:customXmlDelRangeStart w:id="128" w:author="ZALO_Legal2" w:date="2026-06-04T15:29:00Z"/>
          <w:sdt>
            <w:sdtPr>
              <w:rPr>
                <w:rFonts w:ascii="Times New Roman" w:eastAsia="Times New Roman" w:hAnsi="Times New Roman" w:cs="Times New Roman"/>
                <w:sz w:val="24"/>
                <w:szCs w:val="24"/>
              </w:rPr>
              <w:tag w:val="goog_rdk_202"/>
              <w:id w:val="1656386300"/>
            </w:sdtPr>
            <w:sdtEndPr/>
            <w:sdtContent>
              <w:customXmlDelRangeEnd w:id="128"/>
              <w:customXmlDelRangeStart w:id="129" w:author="ZALO_Legal2" w:date="2026-06-04T15:29:00Z"/>
              <w:sdt>
                <w:sdtPr>
                  <w:rPr>
                    <w:rFonts w:ascii="Times New Roman" w:eastAsia="Times New Roman" w:hAnsi="Times New Roman" w:cs="Times New Roman"/>
                    <w:sz w:val="24"/>
                    <w:szCs w:val="24"/>
                  </w:rPr>
                  <w:tag w:val="goog_rdk_203"/>
                  <w:id w:val="1660407969"/>
                </w:sdtPr>
                <w:sdtEndPr/>
                <w:sdtContent>
                  <w:customXmlDelRangeEnd w:id="129"/>
                  <w:ins w:id="130" w:author="Hang" w:date="2026-05-27T07:13:00Z">
                    <w:del w:id="131" w:author="ZALO_Legal2" w:date="2026-06-04T15:29:00Z">
                      <w:r w:rsidR="00364F45" w:rsidDel="00302E9A">
                        <w:rPr>
                          <w:rFonts w:ascii="Times New Roman" w:eastAsia="Times New Roman" w:hAnsi="Times New Roman" w:cs="Times New Roman"/>
                          <w:sz w:val="24"/>
                          <w:szCs w:val="24"/>
                          <w:rPrChange w:id="132" w:author="ZALO_Legal2" w:date="2026-06-04T15:30:00Z">
                            <w:rPr/>
                          </w:rPrChange>
                        </w:rPr>
                        <w:delText>Mã code đã kích hoạt:</w:delText>
                      </w:r>
                    </w:del>
                  </w:ins>
                  <w:customXmlDelRangeStart w:id="133" w:author="ZALO_Legal2" w:date="2026-06-04T15:29:00Z"/>
                </w:sdtContent>
              </w:sdt>
              <w:customXmlDelRangeEnd w:id="133"/>
              <w:customXmlInsRangeStart w:id="134" w:author="Hang" w:date="2026-05-27T07:13:00Z"/>
              <w:customXmlDelRangeStart w:id="135" w:author="ZALO_Legal2" w:date="2026-06-04T15:29:00Z"/>
              <w:sdt>
                <w:sdtPr>
                  <w:rPr>
                    <w:rFonts w:ascii="Times New Roman" w:eastAsia="Times New Roman" w:hAnsi="Times New Roman" w:cs="Times New Roman"/>
                    <w:sz w:val="24"/>
                    <w:szCs w:val="24"/>
                  </w:rPr>
                  <w:tag w:val="goog_rdk_204"/>
                  <w:id w:val="219696376"/>
                </w:sdtPr>
                <w:sdtEndPr/>
                <w:sdtContent>
                  <w:customXmlInsRangeEnd w:id="134"/>
                  <w:customXmlDelRangeEnd w:id="135"/>
                  <w:ins w:id="136" w:author="Hang" w:date="2026-05-27T07:13:00Z">
                    <w:r w:rsidR="00364F45">
                      <w:rPr>
                        <w:rFonts w:ascii="Times New Roman" w:eastAsia="Times New Roman" w:hAnsi="Times New Roman" w:cs="Times New Roman"/>
                        <w:sz w:val="24"/>
                        <w:szCs w:val="24"/>
                        <w:rPrChange w:id="137" w:author="ZALO_Legal2" w:date="2026-06-04T15:30:00Z">
                          <w:rPr/>
                        </w:rPrChange>
                      </w:rPr>
                      <w:t xml:space="preserve"> </w:t>
                    </w:r>
                    <w:r w:rsidR="00364F45">
                      <w:rPr>
                        <w:rFonts w:ascii="Times New Roman" w:eastAsia="Times New Roman" w:hAnsi="Times New Roman" w:cs="Times New Roman"/>
                        <w:sz w:val="24"/>
                        <w:szCs w:val="24"/>
                      </w:rPr>
                      <w:t xml:space="preserve">Mã code </w:t>
                    </w:r>
                    <w:proofErr w:type="spellStart"/>
                    <w:r w:rsidR="00364F45">
                      <w:rPr>
                        <w:rFonts w:ascii="Times New Roman" w:eastAsia="Times New Roman" w:hAnsi="Times New Roman" w:cs="Times New Roman"/>
                        <w:sz w:val="24"/>
                        <w:szCs w:val="24"/>
                      </w:rPr>
                      <w:t>zVAS</w:t>
                    </w:r>
                    <w:proofErr w:type="spellEnd"/>
                    <w:r w:rsidR="00364F45">
                      <w:rPr>
                        <w:rFonts w:ascii="Times New Roman" w:eastAsia="Times New Roman" w:hAnsi="Times New Roman" w:cs="Times New Roman"/>
                        <w:sz w:val="24"/>
                        <w:szCs w:val="24"/>
                      </w:rPr>
                      <w:t xml:space="preserve"> đã được kích hoạt thành công trên tài khoản Zalo sẽ không được hoàn tiền dưới bất kỳ hình thức nào</w:t>
                    </w:r>
                    <w:del w:id="138" w:author="ZALO_Legal2" w:date="2026-06-04T15:38:00Z">
                      <w:r w:rsidR="00364F45" w:rsidDel="00302E9A">
                        <w:rPr>
                          <w:rFonts w:ascii="Times New Roman" w:eastAsia="Times New Roman" w:hAnsi="Times New Roman" w:cs="Times New Roman"/>
                          <w:sz w:val="24"/>
                          <w:szCs w:val="24"/>
                        </w:rPr>
                        <w:delText>,</w:delText>
                      </w:r>
                    </w:del>
                  </w:ins>
                  <w:ins w:id="139" w:author="ZALO_Legal2" w:date="2026-06-04T15:38:00Z">
                    <w:r w:rsidR="00302E9A">
                      <w:rPr>
                        <w:rFonts w:ascii="Times New Roman" w:eastAsia="Times New Roman" w:hAnsi="Times New Roman" w:cs="Times New Roman"/>
                        <w:sz w:val="24"/>
                        <w:szCs w:val="24"/>
                      </w:rPr>
                      <w:t>.</w:t>
                    </w:r>
                  </w:ins>
                  <w:ins w:id="140" w:author="Hang" w:date="2026-05-27T07:13:00Z">
                    <w:r w:rsidR="00364F45">
                      <w:rPr>
                        <w:rFonts w:ascii="Times New Roman" w:eastAsia="Times New Roman" w:hAnsi="Times New Roman" w:cs="Times New Roman"/>
                        <w:sz w:val="24"/>
                        <w:szCs w:val="24"/>
                      </w:rPr>
                      <w:t xml:space="preserve"> </w:t>
                    </w:r>
                    <w:del w:id="141" w:author="ZALO_Legal2" w:date="2026-06-04T15:38:00Z">
                      <w:r w:rsidR="00364F45" w:rsidDel="00302E9A">
                        <w:rPr>
                          <w:rFonts w:ascii="Times New Roman" w:eastAsia="Times New Roman" w:hAnsi="Times New Roman" w:cs="Times New Roman"/>
                          <w:sz w:val="24"/>
                          <w:szCs w:val="24"/>
                        </w:rPr>
                        <w:delText>trừ t</w:delText>
                      </w:r>
                    </w:del>
                  </w:ins>
                  <w:ins w:id="142" w:author="ZALO_Legal2" w:date="2026-06-04T15:38:00Z">
                    <w:r w:rsidR="00302E9A">
                      <w:rPr>
                        <w:rFonts w:ascii="Times New Roman" w:eastAsia="Times New Roman" w:hAnsi="Times New Roman" w:cs="Times New Roman"/>
                        <w:sz w:val="24"/>
                        <w:szCs w:val="24"/>
                      </w:rPr>
                      <w:t>T</w:t>
                    </w:r>
                  </w:ins>
                  <w:ins w:id="143" w:author="Hang" w:date="2026-05-27T07:13:00Z">
                    <w:r w:rsidR="00364F45">
                      <w:rPr>
                        <w:rFonts w:ascii="Times New Roman" w:eastAsia="Times New Roman" w:hAnsi="Times New Roman" w:cs="Times New Roman"/>
                        <w:sz w:val="24"/>
                        <w:szCs w:val="24"/>
                      </w:rPr>
                      <w:t xml:space="preserve">rường hợp </w:t>
                    </w:r>
                  </w:ins>
                  <w:ins w:id="144" w:author="ZALO_Legal2" w:date="2026-06-04T15:42:00Z">
                    <w:r w:rsidR="00B936F0">
                      <w:rPr>
                        <w:rFonts w:ascii="Times New Roman" w:eastAsia="Times New Roman" w:hAnsi="Times New Roman" w:cs="Times New Roman"/>
                        <w:sz w:val="24"/>
                        <w:szCs w:val="24"/>
                      </w:rPr>
                      <w:t xml:space="preserve">phát sinh </w:t>
                    </w:r>
                  </w:ins>
                  <w:ins w:id="145" w:author="Hang" w:date="2026-05-27T07:13:00Z">
                    <w:r w:rsidR="00364F45">
                      <w:rPr>
                        <w:rFonts w:ascii="Times New Roman" w:eastAsia="Times New Roman" w:hAnsi="Times New Roman" w:cs="Times New Roman"/>
                        <w:sz w:val="24"/>
                        <w:szCs w:val="24"/>
                      </w:rPr>
                      <w:t xml:space="preserve">lỗi </w:t>
                    </w:r>
                  </w:ins>
                  <w:ins w:id="146" w:author="ZALO_Legal2" w:date="2026-06-04T15:42:00Z">
                    <w:r w:rsidR="00B936F0">
                      <w:rPr>
                        <w:rFonts w:ascii="Times New Roman" w:eastAsia="Times New Roman" w:hAnsi="Times New Roman" w:cs="Times New Roman"/>
                        <w:sz w:val="24"/>
                        <w:szCs w:val="24"/>
                      </w:rPr>
                      <w:t>trong quá t</w:t>
                    </w:r>
                  </w:ins>
                  <w:ins w:id="147" w:author="ZALO_Legal2" w:date="2026-06-04T15:43:00Z">
                    <w:r w:rsidR="00B936F0">
                      <w:rPr>
                        <w:rFonts w:ascii="Times New Roman" w:eastAsia="Times New Roman" w:hAnsi="Times New Roman" w:cs="Times New Roman"/>
                        <w:sz w:val="24"/>
                        <w:szCs w:val="24"/>
                      </w:rPr>
                      <w:t xml:space="preserve">rình sử dụng của Người Dùng Cuối và được Bên A xác nhận do lỗi kỹ thuật </w:t>
                    </w:r>
                  </w:ins>
                  <w:ins w:id="148" w:author="Hang" w:date="2026-05-27T07:13:00Z">
                    <w:r w:rsidR="00364F45">
                      <w:rPr>
                        <w:rFonts w:ascii="Times New Roman" w:eastAsia="Times New Roman" w:hAnsi="Times New Roman" w:cs="Times New Roman"/>
                        <w:sz w:val="24"/>
                        <w:szCs w:val="24"/>
                      </w:rPr>
                      <w:t>xuất phát từ phía Bên A</w:t>
                    </w:r>
                    <w:del w:id="149" w:author="ZALO_Legal2" w:date="2026-06-04T15:43:00Z">
                      <w:r w:rsidR="00364F45" w:rsidDel="00B936F0">
                        <w:rPr>
                          <w:rFonts w:ascii="Times New Roman" w:eastAsia="Times New Roman" w:hAnsi="Times New Roman" w:cs="Times New Roman"/>
                          <w:sz w:val="24"/>
                          <w:szCs w:val="24"/>
                        </w:rPr>
                        <w:delText xml:space="preserve"> được xác nhận bằng văn bản</w:delText>
                      </w:r>
                    </w:del>
                  </w:ins>
                  <w:ins w:id="150" w:author="ZALO_Legal2" w:date="2026-06-04T15:38:00Z">
                    <w:r w:rsidR="00302E9A">
                      <w:rPr>
                        <w:rFonts w:ascii="Times New Roman" w:eastAsia="Times New Roman" w:hAnsi="Times New Roman" w:cs="Times New Roman"/>
                        <w:sz w:val="24"/>
                        <w:szCs w:val="24"/>
                      </w:rPr>
                      <w:t xml:space="preserve">, Bên A sẽ trực tiếp làm việc và giải quyết </w:t>
                    </w:r>
                    <w:proofErr w:type="spellStart"/>
                    <w:r w:rsidR="00302E9A">
                      <w:rPr>
                        <w:rFonts w:ascii="Times New Roman" w:eastAsia="Times New Roman" w:hAnsi="Times New Roman" w:cs="Times New Roman"/>
                        <w:sz w:val="24"/>
                        <w:szCs w:val="24"/>
                      </w:rPr>
                      <w:t>cho</w:t>
                    </w:r>
                    <w:proofErr w:type="spellEnd"/>
                    <w:r w:rsidR="00302E9A">
                      <w:rPr>
                        <w:rFonts w:ascii="Times New Roman" w:eastAsia="Times New Roman" w:hAnsi="Times New Roman" w:cs="Times New Roman"/>
                        <w:sz w:val="24"/>
                        <w:szCs w:val="24"/>
                      </w:rPr>
                      <w:t xml:space="preserve"> Người Dùng Cuối</w:t>
                    </w:r>
                  </w:ins>
                  <w:ins w:id="151" w:author="ZALO_Legal2" w:date="2026-06-04T15:39:00Z">
                    <w:r w:rsidR="00B936F0">
                      <w:rPr>
                        <w:rFonts w:ascii="Times New Roman" w:eastAsia="Times New Roman" w:hAnsi="Times New Roman" w:cs="Times New Roman"/>
                        <w:sz w:val="24"/>
                        <w:szCs w:val="24"/>
                      </w:rPr>
                      <w:t xml:space="preserve"> tùy </w:t>
                    </w:r>
                    <w:proofErr w:type="spellStart"/>
                    <w:r w:rsidR="00B936F0">
                      <w:rPr>
                        <w:rFonts w:ascii="Times New Roman" w:eastAsia="Times New Roman" w:hAnsi="Times New Roman" w:cs="Times New Roman"/>
                        <w:sz w:val="24"/>
                        <w:szCs w:val="24"/>
                      </w:rPr>
                      <w:t>theo</w:t>
                    </w:r>
                    <w:proofErr w:type="spellEnd"/>
                    <w:r w:rsidR="00B936F0">
                      <w:rPr>
                        <w:rFonts w:ascii="Times New Roman" w:eastAsia="Times New Roman" w:hAnsi="Times New Roman" w:cs="Times New Roman"/>
                        <w:sz w:val="24"/>
                        <w:szCs w:val="24"/>
                      </w:rPr>
                      <w:t xml:space="preserve"> tình hình thực tế để có phương án khắc phụ</w:t>
                    </w:r>
                  </w:ins>
                  <w:ins w:id="152" w:author="ZALO_Legal2" w:date="2026-06-04T15:40:00Z">
                    <w:r w:rsidR="00B936F0">
                      <w:rPr>
                        <w:rFonts w:ascii="Times New Roman" w:eastAsia="Times New Roman" w:hAnsi="Times New Roman" w:cs="Times New Roman"/>
                        <w:sz w:val="24"/>
                        <w:szCs w:val="24"/>
                      </w:rPr>
                      <w:t>c phù hợp</w:t>
                    </w:r>
                  </w:ins>
                  <w:ins w:id="153" w:author="Hang" w:date="2026-05-27T07:13:00Z">
                    <w:r w:rsidR="00364F45">
                      <w:rPr>
                        <w:rFonts w:ascii="Times New Roman" w:eastAsia="Times New Roman" w:hAnsi="Times New Roman" w:cs="Times New Roman"/>
                        <w:sz w:val="24"/>
                        <w:szCs w:val="24"/>
                      </w:rPr>
                      <w:t>.</w:t>
                    </w:r>
                  </w:ins>
                  <w:customXmlInsRangeStart w:id="154" w:author="Hang" w:date="2026-05-27T07:13:00Z"/>
                  <w:customXmlDelRangeStart w:id="155" w:author="ZALO_Legal2" w:date="2026-06-04T15:29:00Z"/>
                </w:sdtContent>
              </w:sdt>
              <w:customXmlInsRangeEnd w:id="154"/>
              <w:customXmlDelRangeEnd w:id="155"/>
              <w:customXmlDelRangeStart w:id="156" w:author="ZALO_Legal2" w:date="2026-06-04T15:29:00Z"/>
            </w:sdtContent>
          </w:sdt>
          <w:customXmlDelRangeEnd w:id="156"/>
        </w:p>
        <w:customXmlDelRangeStart w:id="157" w:author="ZALO_Legal2" w:date="2026-06-04T15:29:00Z"/>
      </w:sdtContent>
    </w:sdt>
    <w:customXmlDelRangeEnd w:id="157"/>
    <w:customXmlDelRangeStart w:id="158" w:author="ZALO_Legal2" w:date="2026-06-04T15:30:00Z"/>
    <w:sdt>
      <w:sdtPr>
        <w:tag w:val="goog_rdk_207"/>
        <w:id w:val="877115360"/>
      </w:sdtPr>
      <w:sdtEndPr/>
      <w:sdtContent>
        <w:customXmlDelRangeEnd w:id="158"/>
        <w:p w14:paraId="0000005A" w14:textId="6B54A231" w:rsidR="00312D72" w:rsidRPr="00312D72" w:rsidDel="00302E9A" w:rsidRDefault="00D542AC">
          <w:pPr>
            <w:pBdr>
              <w:top w:val="nil"/>
              <w:left w:val="nil"/>
              <w:bottom w:val="nil"/>
              <w:right w:val="nil"/>
              <w:between w:val="nil"/>
            </w:pBdr>
            <w:spacing w:after="0" w:line="288" w:lineRule="auto"/>
            <w:ind w:left="720"/>
            <w:jc w:val="both"/>
            <w:rPr>
              <w:del w:id="159" w:author="ZALO_Legal2" w:date="2026-06-04T15:30:00Z"/>
              <w:rFonts w:ascii="Arial" w:eastAsia="Arial" w:hAnsi="Arial" w:cs="Arial"/>
              <w:color w:val="000000"/>
              <w:rPrChange w:id="160" w:author="Hang Phan" w:date="2026-05-25T13:47:00Z">
                <w:rPr>
                  <w:del w:id="161" w:author="ZALO_Legal2" w:date="2026-06-04T15:30:00Z"/>
                  <w:rFonts w:ascii="Times New Roman" w:eastAsia="Times New Roman" w:hAnsi="Times New Roman" w:cs="Times New Roman"/>
                  <w:sz w:val="24"/>
                  <w:szCs w:val="24"/>
                </w:rPr>
              </w:rPrChange>
            </w:rPr>
          </w:pPr>
          <w:customXmlDelRangeStart w:id="162" w:author="ZALO_Legal2" w:date="2026-06-04T15:30:00Z"/>
          <w:sdt>
            <w:sdtPr>
              <w:tag w:val="goog_rdk_206"/>
              <w:id w:val="-1785705912"/>
            </w:sdtPr>
            <w:sdtEndPr/>
            <w:sdtContent>
              <w:customXmlDelRangeEnd w:id="162"/>
              <w:customXmlDelRangeStart w:id="163" w:author="ZALO_Legal2" w:date="2026-06-04T15:30:00Z"/>
            </w:sdtContent>
          </w:sdt>
          <w:customXmlDelRangeEnd w:id="163"/>
        </w:p>
        <w:customXmlDelRangeStart w:id="164" w:author="ZALO_Legal2" w:date="2026-06-04T15:30:00Z"/>
      </w:sdtContent>
    </w:sdt>
    <w:customXmlDelRangeEnd w:id="164"/>
    <w:customXmlDelRangeStart w:id="165" w:author="ZALO_Legal2" w:date="2026-06-04T15:30:00Z"/>
    <w:sdt>
      <w:sdtPr>
        <w:tag w:val="goog_rdk_209"/>
        <w:id w:val="1261579215"/>
      </w:sdtPr>
      <w:sdtEndPr/>
      <w:sdtContent>
        <w:customXmlDelRangeEnd w:id="165"/>
        <w:p w14:paraId="0000005B" w14:textId="53E16CA2" w:rsidR="00312D72" w:rsidDel="00302E9A" w:rsidRDefault="00D542AC">
          <w:pPr>
            <w:pBdr>
              <w:top w:val="nil"/>
              <w:left w:val="nil"/>
              <w:bottom w:val="nil"/>
              <w:right w:val="nil"/>
              <w:between w:val="nil"/>
            </w:pBdr>
            <w:spacing w:after="0" w:line="288" w:lineRule="auto"/>
            <w:ind w:left="567"/>
            <w:jc w:val="both"/>
            <w:rPr>
              <w:del w:id="166" w:author="ZALO_Legal2" w:date="2026-06-04T15:30:00Z"/>
              <w:rFonts w:ascii="Times New Roman" w:eastAsia="Times New Roman" w:hAnsi="Times New Roman" w:cs="Times New Roman"/>
              <w:color w:val="000000"/>
              <w:sz w:val="24"/>
              <w:szCs w:val="24"/>
            </w:rPr>
          </w:pPr>
          <w:customXmlDelRangeStart w:id="167" w:author="ZALO_Legal2" w:date="2026-06-04T15:30:00Z"/>
          <w:sdt>
            <w:sdtPr>
              <w:tag w:val="goog_rdk_208"/>
              <w:id w:val="242793982"/>
            </w:sdtPr>
            <w:sdtEndPr/>
            <w:sdtContent>
              <w:customXmlDelRangeEnd w:id="167"/>
              <w:customXmlDelRangeStart w:id="168" w:author="ZALO_Legal2" w:date="2026-06-04T15:30:00Z"/>
            </w:sdtContent>
          </w:sdt>
          <w:customXmlDelRangeEnd w:id="168"/>
        </w:p>
        <w:customXmlDelRangeStart w:id="169" w:author="ZALO_Legal2" w:date="2026-06-04T15:30:00Z"/>
      </w:sdtContent>
    </w:sdt>
    <w:customXmlDelRangeEnd w:id="169"/>
    <w:sdt>
      <w:sdtPr>
        <w:tag w:val="goog_rdk_212"/>
        <w:id w:val="1834009513"/>
      </w:sdtPr>
      <w:sdtEndPr/>
      <w:sdtContent>
        <w:p w14:paraId="0000005C" w14:textId="3E4B4C74" w:rsidR="00312D72" w:rsidRPr="00312D72" w:rsidRDefault="00D542AC">
          <w:pPr>
            <w:numPr>
              <w:ilvl w:val="0"/>
              <w:numId w:val="5"/>
            </w:numPr>
            <w:spacing w:after="0" w:line="288" w:lineRule="auto"/>
            <w:ind w:hanging="720"/>
            <w:jc w:val="both"/>
            <w:rPr>
              <w:sz w:val="24"/>
              <w:szCs w:val="24"/>
              <w:rPrChange w:id="170" w:author="Hang" w:date="2026-05-27T07:33:00Z">
                <w:rPr>
                  <w:rFonts w:ascii="Times New Roman" w:eastAsia="Times New Roman" w:hAnsi="Times New Roman" w:cs="Times New Roman"/>
                  <w:sz w:val="24"/>
                  <w:szCs w:val="24"/>
                </w:rPr>
              </w:rPrChange>
            </w:rPr>
          </w:pPr>
          <w:sdt>
            <w:sdtPr>
              <w:tag w:val="goog_rdk_210"/>
              <w:id w:val="-276009391"/>
            </w:sdtPr>
            <w:sdtEndPr/>
            <w:sdtContent>
              <w:r w:rsidR="00364F45">
                <w:rPr>
                  <w:rFonts w:ascii="Times New Roman" w:eastAsia="Times New Roman" w:hAnsi="Times New Roman" w:cs="Times New Roman"/>
                  <w:b/>
                  <w:bCs/>
                  <w:sz w:val="24"/>
                  <w:szCs w:val="24"/>
                </w:rPr>
                <w:t>HIỆU LỰC CỦA HỢP ĐỒNG</w:t>
              </w:r>
            </w:sdtContent>
          </w:sdt>
          <w:sdt>
            <w:sdtPr>
              <w:tag w:val="goog_rdk_211"/>
              <w:id w:val="1437570058"/>
              <w:showingPlcHdr/>
            </w:sdtPr>
            <w:sdtEndPr/>
            <w:sdtContent>
              <w:r w:rsidR="00B936F0">
                <w:t xml:space="preserve">     </w:t>
              </w:r>
            </w:sdtContent>
          </w:sdt>
        </w:p>
      </w:sdtContent>
    </w:sdt>
    <w:p w14:paraId="0000005D" w14:textId="77777777" w:rsidR="00312D72" w:rsidRDefault="00D542AC">
      <w:pPr>
        <w:numPr>
          <w:ilvl w:val="1"/>
          <w:numId w:val="24"/>
        </w:numPr>
        <w:spacing w:after="0" w:line="288" w:lineRule="auto"/>
        <w:ind w:left="540" w:hanging="540"/>
        <w:jc w:val="both"/>
        <w:rPr>
          <w:rFonts w:ascii="Times New Roman" w:eastAsia="Times New Roman" w:hAnsi="Times New Roman" w:cs="Times New Roman"/>
          <w:sz w:val="24"/>
          <w:szCs w:val="24"/>
        </w:rPr>
      </w:pPr>
      <w:sdt>
        <w:sdtPr>
          <w:tag w:val="goog_rdk_213"/>
          <w:id w:val="-479940301"/>
        </w:sdtPr>
        <w:sdtEndPr/>
        <w:sdtContent>
          <w:r w:rsidR="00364F45">
            <w:rPr>
              <w:rFonts w:ascii="Times New Roman" w:eastAsia="Times New Roman" w:hAnsi="Times New Roman" w:cs="Times New Roman"/>
              <w:sz w:val="24"/>
              <w:szCs w:val="24"/>
            </w:rPr>
            <w:t xml:space="preserve">Thời hạn hiệu lực của Hợp Đồng là 01 (một) năm kể từ Ngày hiệu lực. Hợp Đồng sẽ tự động </w:t>
          </w:r>
          <w:proofErr w:type="spellStart"/>
          <w:r w:rsidR="00364F45">
            <w:rPr>
              <w:rFonts w:ascii="Times New Roman" w:eastAsia="Times New Roman" w:hAnsi="Times New Roman" w:cs="Times New Roman"/>
              <w:sz w:val="24"/>
              <w:szCs w:val="24"/>
            </w:rPr>
            <w:t>gia</w:t>
          </w:r>
          <w:proofErr w:type="spellEnd"/>
          <w:r w:rsidR="00364F45">
            <w:rPr>
              <w:rFonts w:ascii="Times New Roman" w:eastAsia="Times New Roman" w:hAnsi="Times New Roman" w:cs="Times New Roman"/>
              <w:sz w:val="24"/>
              <w:szCs w:val="24"/>
            </w:rPr>
            <w:t xml:space="preserve"> hạn </w:t>
          </w:r>
          <w:proofErr w:type="spellStart"/>
          <w:r w:rsidR="00364F45">
            <w:rPr>
              <w:rFonts w:ascii="Times New Roman" w:eastAsia="Times New Roman" w:hAnsi="Times New Roman" w:cs="Times New Roman"/>
              <w:sz w:val="24"/>
              <w:szCs w:val="24"/>
            </w:rPr>
            <w:t>theo</w:t>
          </w:r>
          <w:proofErr w:type="spellEnd"/>
          <w:r w:rsidR="00364F45">
            <w:rPr>
              <w:rFonts w:ascii="Times New Roman" w:eastAsia="Times New Roman" w:hAnsi="Times New Roman" w:cs="Times New Roman"/>
              <w:sz w:val="24"/>
              <w:szCs w:val="24"/>
            </w:rPr>
            <w:t xml:space="preserve"> từng năm nếu trước khi hết hạn 30 (</w:t>
          </w:r>
          <w:proofErr w:type="spellStart"/>
          <w:r w:rsidR="00364F45">
            <w:rPr>
              <w:rFonts w:ascii="Times New Roman" w:eastAsia="Times New Roman" w:hAnsi="Times New Roman" w:cs="Times New Roman"/>
              <w:sz w:val="24"/>
              <w:szCs w:val="24"/>
            </w:rPr>
            <w:t>ba</w:t>
          </w:r>
          <w:proofErr w:type="spellEnd"/>
          <w:r w:rsidR="00364F45">
            <w:rPr>
              <w:rFonts w:ascii="Times New Roman" w:eastAsia="Times New Roman" w:hAnsi="Times New Roman" w:cs="Times New Roman"/>
              <w:sz w:val="24"/>
              <w:szCs w:val="24"/>
            </w:rPr>
            <w:t xml:space="preserve"> </w:t>
          </w:r>
          <w:proofErr w:type="spellStart"/>
          <w:r w:rsidR="00364F45">
            <w:rPr>
              <w:rFonts w:ascii="Times New Roman" w:eastAsia="Times New Roman" w:hAnsi="Times New Roman" w:cs="Times New Roman"/>
              <w:sz w:val="24"/>
              <w:szCs w:val="24"/>
            </w:rPr>
            <w:t>mươi</w:t>
          </w:r>
          <w:proofErr w:type="spellEnd"/>
          <w:r w:rsidR="00364F45">
            <w:rPr>
              <w:rFonts w:ascii="Times New Roman" w:eastAsia="Times New Roman" w:hAnsi="Times New Roman" w:cs="Times New Roman"/>
              <w:sz w:val="24"/>
              <w:szCs w:val="24"/>
            </w:rPr>
            <w:t xml:space="preserve">) ngày, không Bên nào gửi Thông báo </w:t>
          </w:r>
          <w:proofErr w:type="spellStart"/>
          <w:r w:rsidR="00364F45">
            <w:rPr>
              <w:rFonts w:ascii="Times New Roman" w:eastAsia="Times New Roman" w:hAnsi="Times New Roman" w:cs="Times New Roman"/>
              <w:sz w:val="24"/>
              <w:szCs w:val="24"/>
            </w:rPr>
            <w:t>bằng</w:t>
          </w:r>
          <w:proofErr w:type="spellEnd"/>
          <w:r w:rsidR="00364F45">
            <w:rPr>
              <w:rFonts w:ascii="Times New Roman" w:eastAsia="Times New Roman" w:hAnsi="Times New Roman" w:cs="Times New Roman"/>
              <w:sz w:val="24"/>
              <w:szCs w:val="24"/>
            </w:rPr>
            <w:t xml:space="preserve"> văn bản đề nghị chấm dứt Hợp Đồng.</w:t>
          </w:r>
        </w:sdtContent>
      </w:sdt>
    </w:p>
    <w:p w14:paraId="0000005E" w14:textId="77777777" w:rsidR="00312D72" w:rsidRDefault="00D542AC">
      <w:pPr>
        <w:numPr>
          <w:ilvl w:val="1"/>
          <w:numId w:val="24"/>
        </w:numPr>
        <w:spacing w:after="0" w:line="288" w:lineRule="auto"/>
        <w:ind w:left="540" w:hanging="540"/>
        <w:jc w:val="both"/>
        <w:rPr>
          <w:rFonts w:ascii="Times New Roman" w:eastAsia="Times New Roman" w:hAnsi="Times New Roman" w:cs="Times New Roman"/>
          <w:sz w:val="24"/>
          <w:szCs w:val="24"/>
        </w:rPr>
      </w:pPr>
      <w:sdt>
        <w:sdtPr>
          <w:tag w:val="goog_rdk_214"/>
          <w:id w:val="1988369498"/>
        </w:sdtPr>
        <w:sdtEndPr/>
        <w:sdtContent>
          <w:r w:rsidR="00364F45">
            <w:rPr>
              <w:rFonts w:ascii="Times New Roman" w:eastAsia="Times New Roman" w:hAnsi="Times New Roman" w:cs="Times New Roman"/>
              <w:sz w:val="24"/>
              <w:szCs w:val="24"/>
            </w:rPr>
            <w:t xml:space="preserve">Thời hạn sử dụng gói dịch vụ được quy định chi tiết </w:t>
          </w:r>
          <w:proofErr w:type="spellStart"/>
          <w:r w:rsidR="00364F45">
            <w:rPr>
              <w:rFonts w:ascii="Times New Roman" w:eastAsia="Times New Roman" w:hAnsi="Times New Roman" w:cs="Times New Roman"/>
              <w:sz w:val="24"/>
              <w:szCs w:val="24"/>
            </w:rPr>
            <w:t>theo</w:t>
          </w:r>
          <w:proofErr w:type="spellEnd"/>
          <w:r w:rsidR="00364F45">
            <w:rPr>
              <w:rFonts w:ascii="Times New Roman" w:eastAsia="Times New Roman" w:hAnsi="Times New Roman" w:cs="Times New Roman"/>
              <w:sz w:val="24"/>
              <w:szCs w:val="24"/>
            </w:rPr>
            <w:t xml:space="preserve"> từng Phụ lục Hợp Đồng đính kèm.</w:t>
          </w:r>
        </w:sdtContent>
      </w:sdt>
    </w:p>
    <w:p w14:paraId="0000005F" w14:textId="77777777" w:rsidR="00312D72" w:rsidRDefault="00312D72">
      <w:pPr>
        <w:spacing w:after="0" w:line="288" w:lineRule="auto"/>
        <w:ind w:left="540"/>
        <w:jc w:val="both"/>
        <w:rPr>
          <w:rFonts w:ascii="Times New Roman" w:eastAsia="Times New Roman" w:hAnsi="Times New Roman" w:cs="Times New Roman"/>
          <w:sz w:val="24"/>
          <w:szCs w:val="24"/>
        </w:rPr>
      </w:pPr>
    </w:p>
    <w:sdt>
      <w:sdtPr>
        <w:tag w:val="goog_rdk_217"/>
        <w:id w:val="-1320338429"/>
      </w:sdtPr>
      <w:sdtEndPr/>
      <w:sdtContent>
        <w:p w14:paraId="00000060" w14:textId="77777777" w:rsidR="00312D72" w:rsidRPr="00312D72" w:rsidRDefault="00D542AC">
          <w:pPr>
            <w:numPr>
              <w:ilvl w:val="0"/>
              <w:numId w:val="5"/>
            </w:numPr>
            <w:pBdr>
              <w:top w:val="nil"/>
              <w:left w:val="nil"/>
              <w:bottom w:val="nil"/>
              <w:right w:val="nil"/>
              <w:between w:val="nil"/>
            </w:pBdr>
            <w:spacing w:after="0" w:line="288" w:lineRule="auto"/>
            <w:ind w:hanging="720"/>
            <w:jc w:val="both"/>
            <w:rPr>
              <w:color w:val="000000"/>
              <w:sz w:val="24"/>
              <w:szCs w:val="24"/>
              <w:rPrChange w:id="171" w:author="Hang" w:date="2026-05-27T07:33:00Z">
                <w:rPr>
                  <w:rFonts w:ascii="Times New Roman" w:eastAsia="Times New Roman" w:hAnsi="Times New Roman" w:cs="Times New Roman"/>
                  <w:color w:val="000000"/>
                  <w:sz w:val="24"/>
                  <w:szCs w:val="24"/>
                </w:rPr>
              </w:rPrChange>
            </w:rPr>
          </w:pPr>
          <w:sdt>
            <w:sdtPr>
              <w:tag w:val="goog_rdk_215"/>
              <w:id w:val="-42906906"/>
            </w:sdtPr>
            <w:sdtEndPr/>
            <w:sdtContent>
              <w:r w:rsidR="00364F45">
                <w:rPr>
                  <w:rFonts w:ascii="Times New Roman" w:eastAsia="Times New Roman" w:hAnsi="Times New Roman" w:cs="Times New Roman"/>
                  <w:b/>
                  <w:bCs/>
                  <w:color w:val="000000"/>
                  <w:sz w:val="24"/>
                  <w:szCs w:val="24"/>
                </w:rPr>
                <w:t>GIÁ BÁN DỊCH VỤ, PHƯƠNG THỨC THANH TOÁN</w:t>
              </w:r>
            </w:sdtContent>
          </w:sdt>
          <w:sdt>
            <w:sdtPr>
              <w:tag w:val="goog_rdk_216"/>
              <w:id w:val="-1964327776"/>
            </w:sdtPr>
            <w:sdtEndPr/>
            <w:sdtContent/>
          </w:sdt>
        </w:p>
      </w:sdtContent>
    </w:sdt>
    <w:sdt>
      <w:sdtPr>
        <w:tag w:val="goog_rdk_220"/>
        <w:id w:val="-595181366"/>
      </w:sdtPr>
      <w:sdtEndPr/>
      <w:sdtContent>
        <w:p w14:paraId="00000061" w14:textId="77777777" w:rsidR="00312D72" w:rsidRDefault="00D542AC">
          <w:pPr>
            <w:numPr>
              <w:ilvl w:val="0"/>
              <w:numId w:val="6"/>
            </w:numPr>
            <w:pBdr>
              <w:top w:val="nil"/>
              <w:left w:val="nil"/>
              <w:bottom w:val="nil"/>
              <w:right w:val="nil"/>
              <w:between w:val="nil"/>
            </w:pBdr>
            <w:spacing w:after="0" w:line="288" w:lineRule="auto"/>
            <w:ind w:hanging="720"/>
            <w:jc w:val="both"/>
            <w:rPr>
              <w:rFonts w:ascii="Times New Roman" w:eastAsia="Times New Roman" w:hAnsi="Times New Roman" w:cs="Times New Roman"/>
              <w:color w:val="000000"/>
              <w:sz w:val="24"/>
              <w:szCs w:val="24"/>
            </w:rPr>
          </w:pPr>
          <w:sdt>
            <w:sdtPr>
              <w:tag w:val="goog_rdk_218"/>
              <w:id w:val="231460148"/>
            </w:sdtPr>
            <w:sdtEndPr/>
            <w:sdtContent>
              <w:r w:rsidR="00364F45">
                <w:rPr>
                  <w:rFonts w:ascii="Times New Roman" w:eastAsia="Times New Roman" w:hAnsi="Times New Roman" w:cs="Times New Roman"/>
                  <w:b/>
                  <w:bCs/>
                  <w:color w:val="000000"/>
                  <w:sz w:val="24"/>
                  <w:szCs w:val="24"/>
                </w:rPr>
                <w:t>Giá bán dịch vụ:</w:t>
              </w:r>
            </w:sdtContent>
          </w:sdt>
          <w:sdt>
            <w:sdtPr>
              <w:tag w:val="goog_rdk_219"/>
              <w:id w:val="-1349973186"/>
            </w:sdtPr>
            <w:sdtEndPr/>
            <w:sdtContent/>
          </w:sdt>
        </w:p>
      </w:sdtContent>
    </w:sdt>
    <w:sdt>
      <w:sdtPr>
        <w:tag w:val="goog_rdk_225"/>
        <w:id w:val="-390889051"/>
      </w:sdtPr>
      <w:sdtEndPr/>
      <w:sdtContent>
        <w:p w14:paraId="00000062" w14:textId="69C0C120" w:rsidR="00312D72" w:rsidRPr="00312D72" w:rsidRDefault="00D542AC">
          <w:pPr>
            <w:pBdr>
              <w:top w:val="nil"/>
              <w:left w:val="nil"/>
              <w:bottom w:val="nil"/>
              <w:right w:val="nil"/>
              <w:between w:val="nil"/>
            </w:pBdr>
            <w:spacing w:after="0" w:line="288" w:lineRule="auto"/>
            <w:ind w:left="720"/>
            <w:jc w:val="both"/>
            <w:rPr>
              <w:rFonts w:ascii="Times New Roman" w:eastAsia="Times New Roman" w:hAnsi="Times New Roman" w:cs="Times New Roman"/>
              <w:color w:val="000000"/>
              <w:sz w:val="28"/>
              <w:szCs w:val="28"/>
              <w:rPrChange w:id="172" w:author="Hang Phan" w:date="2026-05-25T13:51:00Z">
                <w:rPr>
                  <w:sz w:val="24"/>
                  <w:szCs w:val="24"/>
                </w:rPr>
              </w:rPrChange>
            </w:rPr>
            <w:pPrChange w:id="173" w:author="Hang Phan" w:date="2026-05-25T13:51:00Z">
              <w:pPr>
                <w:spacing w:line="288" w:lineRule="auto"/>
                <w:ind w:left="567"/>
                <w:jc w:val="both"/>
              </w:pPr>
            </w:pPrChange>
          </w:pPr>
          <w:sdt>
            <w:sdtPr>
              <w:tag w:val="goog_rdk_221"/>
              <w:id w:val="-1085272422"/>
            </w:sdtPr>
            <w:sdtEndPr/>
            <w:sdtContent>
              <w:r w:rsidR="00364F45">
                <w:rPr>
                  <w:rFonts w:ascii="Times New Roman" w:eastAsia="Times New Roman" w:hAnsi="Times New Roman" w:cs="Times New Roman"/>
                  <w:sz w:val="24"/>
                  <w:szCs w:val="24"/>
                  <w:rPrChange w:id="174" w:author="Hang" w:date="2026-05-27T07:33:00Z">
                    <w:rPr>
                      <w:sz w:val="24"/>
                      <w:szCs w:val="24"/>
                    </w:rPr>
                  </w:rPrChange>
                </w:rPr>
                <w:t>Giá bán các gói dịch vụ được quy định chi tiết tại Phụ Lục đính kèm Hợp Đồng này.</w:t>
              </w:r>
            </w:sdtContent>
          </w:sdt>
          <w:sdt>
            <w:sdtPr>
              <w:tag w:val="goog_rdk_222"/>
              <w:id w:val="1875817005"/>
            </w:sdtPr>
            <w:sdtEndPr/>
            <w:sdtContent>
              <w:sdt>
                <w:sdtPr>
                  <w:tag w:val="goog_rdk_223"/>
                  <w:id w:val="586500986"/>
                </w:sdtPr>
                <w:sdtEndPr/>
                <w:sdtContent>
                  <w:ins w:id="175" w:author="Hang Phan" w:date="2026-05-25T13:51:00Z">
                    <w:r w:rsidR="00364F45">
                      <w:rPr>
                        <w:rFonts w:ascii="Times New Roman" w:eastAsia="Times New Roman" w:hAnsi="Times New Roman" w:cs="Times New Roman"/>
                        <w:sz w:val="24"/>
                        <w:szCs w:val="24"/>
                        <w:rPrChange w:id="176" w:author="Hang" w:date="2026-05-27T07:33:00Z">
                          <w:rPr>
                            <w:sz w:val="24"/>
                            <w:szCs w:val="24"/>
                          </w:rPr>
                        </w:rPrChange>
                      </w:rPr>
                      <w:t xml:space="preserve"> </w:t>
                    </w:r>
                    <w:commentRangeStart w:id="177"/>
                    <w:r w:rsidR="00364F45">
                      <w:rPr>
                        <w:rFonts w:ascii="Times New Roman" w:eastAsia="Times New Roman" w:hAnsi="Times New Roman" w:cs="Times New Roman"/>
                        <w:sz w:val="24"/>
                        <w:szCs w:val="24"/>
                        <w:rPrChange w:id="178" w:author="Hang" w:date="2026-05-27T07:33:00Z">
                          <w:rPr>
                            <w:sz w:val="24"/>
                            <w:szCs w:val="24"/>
                          </w:rPr>
                        </w:rPrChange>
                      </w:rPr>
                      <w:t xml:space="preserve">Các giá bán được </w:t>
                    </w:r>
                    <w:proofErr w:type="spellStart"/>
                    <w:r w:rsidR="00364F45">
                      <w:rPr>
                        <w:rFonts w:ascii="Times New Roman" w:eastAsia="Times New Roman" w:hAnsi="Times New Roman" w:cs="Times New Roman"/>
                        <w:sz w:val="24"/>
                        <w:szCs w:val="24"/>
                        <w:rPrChange w:id="179" w:author="Hang" w:date="2026-05-27T07:33:00Z">
                          <w:rPr>
                            <w:sz w:val="24"/>
                            <w:szCs w:val="24"/>
                          </w:rPr>
                        </w:rPrChange>
                      </w:rPr>
                      <w:t>niêm</w:t>
                    </w:r>
                    <w:proofErr w:type="spellEnd"/>
                    <w:r w:rsidR="00364F45">
                      <w:rPr>
                        <w:rFonts w:ascii="Times New Roman" w:eastAsia="Times New Roman" w:hAnsi="Times New Roman" w:cs="Times New Roman"/>
                        <w:sz w:val="24"/>
                        <w:szCs w:val="24"/>
                        <w:rPrChange w:id="180" w:author="Hang" w:date="2026-05-27T07:33:00Z">
                          <w:rPr>
                            <w:sz w:val="24"/>
                            <w:szCs w:val="24"/>
                          </w:rPr>
                        </w:rPrChange>
                      </w:rPr>
                      <w:t xml:space="preserve"> </w:t>
                    </w:r>
                    <w:proofErr w:type="spellStart"/>
                    <w:r w:rsidR="00364F45">
                      <w:rPr>
                        <w:rFonts w:ascii="Times New Roman" w:eastAsia="Times New Roman" w:hAnsi="Times New Roman" w:cs="Times New Roman"/>
                        <w:sz w:val="24"/>
                        <w:szCs w:val="24"/>
                        <w:rPrChange w:id="181" w:author="Hang" w:date="2026-05-27T07:33:00Z">
                          <w:rPr>
                            <w:sz w:val="24"/>
                            <w:szCs w:val="24"/>
                          </w:rPr>
                        </w:rPrChange>
                      </w:rPr>
                      <w:t>yết</w:t>
                    </w:r>
                    <w:proofErr w:type="spellEnd"/>
                    <w:r w:rsidR="00364F45">
                      <w:rPr>
                        <w:rFonts w:ascii="Times New Roman" w:eastAsia="Times New Roman" w:hAnsi="Times New Roman" w:cs="Times New Roman"/>
                        <w:sz w:val="24"/>
                        <w:szCs w:val="24"/>
                        <w:rPrChange w:id="182" w:author="Hang" w:date="2026-05-27T07:33:00Z">
                          <w:rPr>
                            <w:sz w:val="24"/>
                            <w:szCs w:val="24"/>
                          </w:rPr>
                        </w:rPrChange>
                      </w:rPr>
                      <w:t xml:space="preserve"> đã bao gồm thuế giá trị </w:t>
                    </w:r>
                    <w:proofErr w:type="spellStart"/>
                    <w:r w:rsidR="00364F45">
                      <w:rPr>
                        <w:rFonts w:ascii="Times New Roman" w:eastAsia="Times New Roman" w:hAnsi="Times New Roman" w:cs="Times New Roman"/>
                        <w:sz w:val="24"/>
                        <w:szCs w:val="24"/>
                        <w:rPrChange w:id="183" w:author="Hang" w:date="2026-05-27T07:33:00Z">
                          <w:rPr>
                            <w:sz w:val="24"/>
                            <w:szCs w:val="24"/>
                          </w:rPr>
                        </w:rPrChange>
                      </w:rPr>
                      <w:t>gia</w:t>
                    </w:r>
                    <w:proofErr w:type="spellEnd"/>
                    <w:r w:rsidR="00364F45">
                      <w:rPr>
                        <w:rFonts w:ascii="Times New Roman" w:eastAsia="Times New Roman" w:hAnsi="Times New Roman" w:cs="Times New Roman"/>
                        <w:sz w:val="24"/>
                        <w:szCs w:val="24"/>
                        <w:rPrChange w:id="184" w:author="Hang" w:date="2026-05-27T07:33:00Z">
                          <w:rPr>
                            <w:sz w:val="24"/>
                            <w:szCs w:val="24"/>
                          </w:rPr>
                        </w:rPrChange>
                      </w:rPr>
                      <w:t xml:space="preserve"> tăng (</w:t>
                    </w:r>
                    <w:proofErr w:type="spellStart"/>
                    <w:r w:rsidR="00364F45">
                      <w:rPr>
                        <w:rFonts w:ascii="Times New Roman" w:eastAsia="Times New Roman" w:hAnsi="Times New Roman" w:cs="Times New Roman"/>
                        <w:sz w:val="24"/>
                        <w:szCs w:val="24"/>
                        <w:rPrChange w:id="185" w:author="Hang" w:date="2026-05-27T07:33:00Z">
                          <w:rPr>
                            <w:sz w:val="24"/>
                            <w:szCs w:val="24"/>
                          </w:rPr>
                        </w:rPrChange>
                      </w:rPr>
                      <w:t>GTGT</w:t>
                    </w:r>
                    <w:proofErr w:type="spellEnd"/>
                    <w:r w:rsidR="00364F45">
                      <w:rPr>
                        <w:rFonts w:ascii="Times New Roman" w:eastAsia="Times New Roman" w:hAnsi="Times New Roman" w:cs="Times New Roman"/>
                        <w:sz w:val="24"/>
                        <w:szCs w:val="24"/>
                        <w:rPrChange w:id="186" w:author="Hang" w:date="2026-05-27T07:33:00Z">
                          <w:rPr>
                            <w:sz w:val="24"/>
                            <w:szCs w:val="24"/>
                          </w:rPr>
                        </w:rPrChange>
                      </w:rPr>
                      <w:t>) là 10%.</w:t>
                    </w:r>
                  </w:ins>
                </w:sdtContent>
              </w:sdt>
            </w:sdtContent>
          </w:sdt>
          <w:sdt>
            <w:sdtPr>
              <w:tag w:val="goog_rdk_224"/>
              <w:id w:val="2107936277"/>
              <w:showingPlcHdr/>
            </w:sdtPr>
            <w:sdtEndPr/>
            <w:sdtContent>
              <w:r w:rsidR="00B936F0">
                <w:t xml:space="preserve">     </w:t>
              </w:r>
            </w:sdtContent>
          </w:sdt>
          <w:commentRangeEnd w:id="177"/>
          <w:r w:rsidR="00B936F0">
            <w:rPr>
              <w:rStyle w:val="CommentReference"/>
            </w:rPr>
            <w:commentReference w:id="177"/>
          </w:r>
        </w:p>
      </w:sdtContent>
    </w:sdt>
    <w:sdt>
      <w:sdtPr>
        <w:tag w:val="goog_rdk_228"/>
        <w:id w:val="-821010925"/>
      </w:sdtPr>
      <w:sdtEndPr/>
      <w:sdtContent>
        <w:p w14:paraId="00000063" w14:textId="77777777" w:rsidR="00312D72" w:rsidRDefault="00D542AC">
          <w:pPr>
            <w:pBdr>
              <w:top w:val="nil"/>
              <w:left w:val="nil"/>
              <w:bottom w:val="nil"/>
              <w:right w:val="nil"/>
              <w:between w:val="nil"/>
            </w:pBdr>
            <w:spacing w:after="0" w:line="288" w:lineRule="auto"/>
            <w:jc w:val="both"/>
            <w:rPr>
              <w:rFonts w:ascii="Times New Roman" w:eastAsia="Times New Roman" w:hAnsi="Times New Roman" w:cs="Times New Roman"/>
              <w:color w:val="000000"/>
              <w:sz w:val="24"/>
              <w:szCs w:val="24"/>
            </w:rPr>
          </w:pPr>
          <w:sdt>
            <w:sdtPr>
              <w:tag w:val="goog_rdk_226"/>
              <w:id w:val="874390188"/>
            </w:sdtPr>
            <w:sdtEndPr/>
            <w:sdtContent>
              <w:r w:rsidR="00364F45">
                <w:rPr>
                  <w:rFonts w:ascii="Times New Roman" w:eastAsia="Times New Roman" w:hAnsi="Times New Roman" w:cs="Times New Roman"/>
                  <w:b/>
                  <w:bCs/>
                  <w:color w:val="000000"/>
                  <w:sz w:val="24"/>
                  <w:szCs w:val="24"/>
                </w:rPr>
                <w:t>4.2</w:t>
              </w:r>
              <w:r w:rsidR="00364F45">
                <w:rPr>
                  <w:rFonts w:ascii="Times New Roman" w:eastAsia="Times New Roman" w:hAnsi="Times New Roman" w:cs="Times New Roman"/>
                  <w:b/>
                  <w:bCs/>
                  <w:color w:val="000000"/>
                  <w:sz w:val="24"/>
                  <w:szCs w:val="24"/>
                </w:rPr>
                <w:tab/>
                <w:t xml:space="preserve">Phương thức </w:t>
              </w:r>
              <w:proofErr w:type="spellStart"/>
              <w:r w:rsidR="00364F45">
                <w:rPr>
                  <w:rFonts w:ascii="Times New Roman" w:eastAsia="Times New Roman" w:hAnsi="Times New Roman" w:cs="Times New Roman"/>
                  <w:b/>
                  <w:bCs/>
                  <w:color w:val="000000"/>
                  <w:sz w:val="24"/>
                  <w:szCs w:val="24"/>
                </w:rPr>
                <w:t>thanh</w:t>
              </w:r>
              <w:proofErr w:type="spellEnd"/>
              <w:r w:rsidR="00364F45">
                <w:rPr>
                  <w:rFonts w:ascii="Times New Roman" w:eastAsia="Times New Roman" w:hAnsi="Times New Roman" w:cs="Times New Roman"/>
                  <w:b/>
                  <w:bCs/>
                  <w:color w:val="000000"/>
                  <w:sz w:val="24"/>
                  <w:szCs w:val="24"/>
                </w:rPr>
                <w:t xml:space="preserve"> toán:</w:t>
              </w:r>
            </w:sdtContent>
          </w:sdt>
          <w:sdt>
            <w:sdtPr>
              <w:tag w:val="goog_rdk_227"/>
              <w:id w:val="-933487141"/>
            </w:sdtPr>
            <w:sdtEndPr/>
            <w:sdtContent/>
          </w:sdt>
        </w:p>
      </w:sdtContent>
    </w:sdt>
    <w:sdt>
      <w:sdtPr>
        <w:tag w:val="goog_rdk_230"/>
        <w:id w:val="-1517266039"/>
      </w:sdtPr>
      <w:sdtEndPr/>
      <w:sdtContent>
        <w:p w14:paraId="00000064" w14:textId="77777777" w:rsidR="00312D72" w:rsidRDefault="00D542AC">
          <w:pPr>
            <w:numPr>
              <w:ilvl w:val="0"/>
              <w:numId w:val="29"/>
            </w:numPr>
            <w:pBdr>
              <w:top w:val="nil"/>
              <w:left w:val="nil"/>
              <w:bottom w:val="nil"/>
              <w:right w:val="nil"/>
              <w:between w:val="nil"/>
            </w:pBdr>
            <w:spacing w:after="0" w:line="288" w:lineRule="auto"/>
            <w:ind w:hanging="720"/>
            <w:jc w:val="both"/>
            <w:rPr>
              <w:rFonts w:ascii="Times New Roman" w:eastAsia="Times New Roman" w:hAnsi="Times New Roman" w:cs="Times New Roman"/>
              <w:color w:val="000000"/>
              <w:sz w:val="24"/>
              <w:szCs w:val="24"/>
            </w:rPr>
            <w:pPrChange w:id="187" w:author="Hang P." w:date="2026-05-29T07:22:00Z">
              <w:pPr>
                <w:numPr>
                  <w:numId w:val="20"/>
                </w:numPr>
                <w:pBdr>
                  <w:top w:val="nil"/>
                  <w:left w:val="nil"/>
                  <w:bottom w:val="nil"/>
                  <w:right w:val="nil"/>
                  <w:between w:val="nil"/>
                </w:pBdr>
                <w:spacing w:after="0" w:line="288" w:lineRule="auto"/>
                <w:ind w:left="720" w:hanging="720"/>
                <w:jc w:val="both"/>
              </w:pPr>
            </w:pPrChange>
          </w:pPr>
          <w:sdt>
            <w:sdtPr>
              <w:tag w:val="goog_rdk_229"/>
              <w:id w:val="-768081800"/>
            </w:sdtPr>
            <w:sdtEndPr/>
            <w:sdtContent>
              <w:r w:rsidR="00364F45">
                <w:rPr>
                  <w:rFonts w:ascii="Times New Roman" w:eastAsia="Times New Roman" w:hAnsi="Times New Roman" w:cs="Times New Roman"/>
                  <w:color w:val="000000"/>
                  <w:sz w:val="24"/>
                  <w:szCs w:val="24"/>
                </w:rPr>
                <w:t xml:space="preserve">Phương thức </w:t>
              </w:r>
              <w:proofErr w:type="spellStart"/>
              <w:r w:rsidR="00364F45">
                <w:rPr>
                  <w:rFonts w:ascii="Times New Roman" w:eastAsia="Times New Roman" w:hAnsi="Times New Roman" w:cs="Times New Roman"/>
                  <w:color w:val="000000"/>
                  <w:sz w:val="24"/>
                  <w:szCs w:val="24"/>
                </w:rPr>
                <w:t>thanh</w:t>
              </w:r>
              <w:proofErr w:type="spellEnd"/>
              <w:r w:rsidR="00364F45">
                <w:rPr>
                  <w:rFonts w:ascii="Times New Roman" w:eastAsia="Times New Roman" w:hAnsi="Times New Roman" w:cs="Times New Roman"/>
                  <w:color w:val="000000"/>
                  <w:sz w:val="24"/>
                  <w:szCs w:val="24"/>
                </w:rPr>
                <w:t xml:space="preserve"> toán:</w:t>
              </w:r>
            </w:sdtContent>
          </w:sdt>
        </w:p>
      </w:sdtContent>
    </w:sdt>
    <w:sdt>
      <w:sdtPr>
        <w:tag w:val="goog_rdk_232"/>
        <w:id w:val="1436158982"/>
      </w:sdtPr>
      <w:sdtEndPr/>
      <w:sdtContent>
        <w:p w14:paraId="00000065" w14:textId="77777777" w:rsidR="00312D72" w:rsidRDefault="00D542AC">
          <w:pPr>
            <w:numPr>
              <w:ilvl w:val="0"/>
              <w:numId w:val="21"/>
            </w:numPr>
            <w:pBdr>
              <w:top w:val="nil"/>
              <w:left w:val="nil"/>
              <w:bottom w:val="nil"/>
              <w:right w:val="nil"/>
              <w:between w:val="nil"/>
            </w:pBdr>
            <w:spacing w:after="0" w:line="288" w:lineRule="auto"/>
            <w:ind w:left="1080"/>
            <w:jc w:val="both"/>
            <w:rPr>
              <w:rFonts w:ascii="Times New Roman" w:eastAsia="Times New Roman" w:hAnsi="Times New Roman" w:cs="Times New Roman"/>
              <w:color w:val="000000"/>
              <w:sz w:val="24"/>
              <w:szCs w:val="24"/>
            </w:rPr>
          </w:pPr>
          <w:sdt>
            <w:sdtPr>
              <w:tag w:val="goog_rdk_231"/>
              <w:id w:val="1075335526"/>
            </w:sdtPr>
            <w:sdtEndPr/>
            <w:sdtContent>
              <w:r w:rsidR="00364F45">
                <w:rPr>
                  <w:rFonts w:ascii="Times New Roman" w:eastAsia="Times New Roman" w:hAnsi="Times New Roman" w:cs="Times New Roman"/>
                  <w:color w:val="000000"/>
                  <w:sz w:val="24"/>
                  <w:szCs w:val="24"/>
                </w:rPr>
                <w:t xml:space="preserve">Bên B thực hiện </w:t>
              </w:r>
              <w:proofErr w:type="spellStart"/>
              <w:r w:rsidR="00364F45">
                <w:rPr>
                  <w:rFonts w:ascii="Times New Roman" w:eastAsia="Times New Roman" w:hAnsi="Times New Roman" w:cs="Times New Roman"/>
                  <w:color w:val="000000"/>
                  <w:sz w:val="24"/>
                  <w:szCs w:val="24"/>
                </w:rPr>
                <w:t>thanh</w:t>
              </w:r>
              <w:proofErr w:type="spellEnd"/>
              <w:r w:rsidR="00364F45">
                <w:rPr>
                  <w:rFonts w:ascii="Times New Roman" w:eastAsia="Times New Roman" w:hAnsi="Times New Roman" w:cs="Times New Roman"/>
                  <w:color w:val="000000"/>
                  <w:sz w:val="24"/>
                  <w:szCs w:val="24"/>
                </w:rPr>
                <w:t xml:space="preserve"> toán 100% giá trị dịch vụ </w:t>
              </w:r>
              <w:proofErr w:type="spellStart"/>
              <w:r w:rsidR="00364F45">
                <w:rPr>
                  <w:rFonts w:ascii="Times New Roman" w:eastAsia="Times New Roman" w:hAnsi="Times New Roman" w:cs="Times New Roman"/>
                  <w:color w:val="000000"/>
                  <w:sz w:val="24"/>
                  <w:szCs w:val="24"/>
                </w:rPr>
                <w:t>cho</w:t>
              </w:r>
              <w:proofErr w:type="spellEnd"/>
              <w:r w:rsidR="00364F45">
                <w:rPr>
                  <w:rFonts w:ascii="Times New Roman" w:eastAsia="Times New Roman" w:hAnsi="Times New Roman" w:cs="Times New Roman"/>
                  <w:color w:val="000000"/>
                  <w:sz w:val="24"/>
                  <w:szCs w:val="24"/>
                </w:rPr>
                <w:t xml:space="preserve"> Bên A trong vòng 10 ngày làm việc trước khi sử dụng dịch vụ kể từ Các Bên ký Hợp Đồng hoặc/và Phụ lục Hợp Đồng. Bên A sẽ xuất hóa đơn tài chính hợp lệ </w:t>
              </w:r>
              <w:proofErr w:type="spellStart"/>
              <w:r w:rsidR="00364F45">
                <w:rPr>
                  <w:rFonts w:ascii="Times New Roman" w:eastAsia="Times New Roman" w:hAnsi="Times New Roman" w:cs="Times New Roman"/>
                  <w:color w:val="000000"/>
                  <w:sz w:val="24"/>
                  <w:szCs w:val="24"/>
                </w:rPr>
                <w:t>sau</w:t>
              </w:r>
              <w:proofErr w:type="spellEnd"/>
              <w:r w:rsidR="00364F45">
                <w:rPr>
                  <w:rFonts w:ascii="Times New Roman" w:eastAsia="Times New Roman" w:hAnsi="Times New Roman" w:cs="Times New Roman"/>
                  <w:color w:val="000000"/>
                  <w:sz w:val="24"/>
                  <w:szCs w:val="24"/>
                </w:rPr>
                <w:t xml:space="preserve"> khi nhận được khoản </w:t>
              </w:r>
              <w:proofErr w:type="spellStart"/>
              <w:r w:rsidR="00364F45">
                <w:rPr>
                  <w:rFonts w:ascii="Times New Roman" w:eastAsia="Times New Roman" w:hAnsi="Times New Roman" w:cs="Times New Roman"/>
                  <w:color w:val="000000"/>
                  <w:sz w:val="24"/>
                  <w:szCs w:val="24"/>
                </w:rPr>
                <w:t>thanh</w:t>
              </w:r>
              <w:proofErr w:type="spellEnd"/>
              <w:r w:rsidR="00364F45">
                <w:rPr>
                  <w:rFonts w:ascii="Times New Roman" w:eastAsia="Times New Roman" w:hAnsi="Times New Roman" w:cs="Times New Roman"/>
                  <w:color w:val="000000"/>
                  <w:sz w:val="24"/>
                  <w:szCs w:val="24"/>
                </w:rPr>
                <w:t xml:space="preserve"> toán từ Bên B.</w:t>
              </w:r>
            </w:sdtContent>
          </w:sdt>
        </w:p>
      </w:sdtContent>
    </w:sdt>
    <w:sdt>
      <w:sdtPr>
        <w:tag w:val="goog_rdk_234"/>
        <w:id w:val="2097712623"/>
      </w:sdtPr>
      <w:sdtEndPr/>
      <w:sdtContent>
        <w:p w14:paraId="00000066" w14:textId="77777777" w:rsidR="00312D72" w:rsidRDefault="00D542AC">
          <w:pPr>
            <w:numPr>
              <w:ilvl w:val="0"/>
              <w:numId w:val="21"/>
            </w:numPr>
            <w:pBdr>
              <w:top w:val="nil"/>
              <w:left w:val="nil"/>
              <w:bottom w:val="nil"/>
              <w:right w:val="nil"/>
              <w:between w:val="nil"/>
            </w:pBdr>
            <w:spacing w:after="0" w:line="288" w:lineRule="auto"/>
            <w:ind w:left="1080"/>
            <w:jc w:val="both"/>
            <w:rPr>
              <w:rFonts w:ascii="Times New Roman" w:eastAsia="Times New Roman" w:hAnsi="Times New Roman" w:cs="Times New Roman"/>
              <w:color w:val="000000"/>
              <w:sz w:val="24"/>
              <w:szCs w:val="24"/>
            </w:rPr>
          </w:pPr>
          <w:sdt>
            <w:sdtPr>
              <w:tag w:val="goog_rdk_233"/>
              <w:id w:val="247779948"/>
            </w:sdtPr>
            <w:sdtEndPr/>
            <w:sdtContent>
              <w:r w:rsidR="00364F45">
                <w:rPr>
                  <w:rFonts w:ascii="Times New Roman" w:eastAsia="Times New Roman" w:hAnsi="Times New Roman" w:cs="Times New Roman"/>
                  <w:color w:val="000000"/>
                  <w:sz w:val="24"/>
                  <w:szCs w:val="24"/>
                </w:rPr>
                <w:t xml:space="preserve">Thông tin tài khoản nhận </w:t>
              </w:r>
              <w:proofErr w:type="spellStart"/>
              <w:r w:rsidR="00364F45">
                <w:rPr>
                  <w:rFonts w:ascii="Times New Roman" w:eastAsia="Times New Roman" w:hAnsi="Times New Roman" w:cs="Times New Roman"/>
                  <w:color w:val="000000"/>
                  <w:sz w:val="24"/>
                  <w:szCs w:val="24"/>
                </w:rPr>
                <w:t>thanh</w:t>
              </w:r>
              <w:proofErr w:type="spellEnd"/>
              <w:r w:rsidR="00364F45">
                <w:rPr>
                  <w:rFonts w:ascii="Times New Roman" w:eastAsia="Times New Roman" w:hAnsi="Times New Roman" w:cs="Times New Roman"/>
                  <w:color w:val="000000"/>
                  <w:sz w:val="24"/>
                  <w:szCs w:val="24"/>
                </w:rPr>
                <w:t xml:space="preserve"> toán của Bên A như </w:t>
              </w:r>
              <w:proofErr w:type="spellStart"/>
              <w:r w:rsidR="00364F45">
                <w:rPr>
                  <w:rFonts w:ascii="Times New Roman" w:eastAsia="Times New Roman" w:hAnsi="Times New Roman" w:cs="Times New Roman"/>
                  <w:color w:val="000000"/>
                  <w:sz w:val="24"/>
                  <w:szCs w:val="24"/>
                </w:rPr>
                <w:t>sau</w:t>
              </w:r>
              <w:proofErr w:type="spellEnd"/>
              <w:r w:rsidR="00364F45">
                <w:rPr>
                  <w:rFonts w:ascii="Times New Roman" w:eastAsia="Times New Roman" w:hAnsi="Times New Roman" w:cs="Times New Roman"/>
                  <w:color w:val="000000"/>
                  <w:sz w:val="24"/>
                  <w:szCs w:val="24"/>
                </w:rPr>
                <w:t>:</w:t>
              </w:r>
            </w:sdtContent>
          </w:sdt>
        </w:p>
      </w:sdtContent>
    </w:sdt>
    <w:sdt>
      <w:sdtPr>
        <w:tag w:val="goog_rdk_236"/>
        <w:id w:val="1556221147"/>
      </w:sdtPr>
      <w:sdtEndPr/>
      <w:sdtContent>
        <w:p w14:paraId="00000067" w14:textId="77777777" w:rsidR="00312D72" w:rsidRDefault="00D542AC">
          <w:pPr>
            <w:pBdr>
              <w:top w:val="nil"/>
              <w:left w:val="nil"/>
              <w:bottom w:val="nil"/>
              <w:right w:val="nil"/>
              <w:between w:val="nil"/>
            </w:pBdr>
            <w:spacing w:after="0" w:line="288" w:lineRule="auto"/>
            <w:ind w:left="1800"/>
            <w:jc w:val="both"/>
            <w:rPr>
              <w:rFonts w:ascii="Times New Roman" w:eastAsia="Times New Roman" w:hAnsi="Times New Roman" w:cs="Times New Roman"/>
              <w:color w:val="000000"/>
              <w:sz w:val="24"/>
              <w:szCs w:val="24"/>
            </w:rPr>
          </w:pPr>
          <w:sdt>
            <w:sdtPr>
              <w:tag w:val="goog_rdk_235"/>
              <w:id w:val="920151179"/>
            </w:sdtPr>
            <w:sdtEndPr/>
            <w:sdtContent>
              <w:r w:rsidR="00364F45">
                <w:rPr>
                  <w:rFonts w:ascii="Times New Roman" w:eastAsia="Times New Roman" w:hAnsi="Times New Roman" w:cs="Times New Roman"/>
                  <w:color w:val="000000"/>
                  <w:sz w:val="24"/>
                  <w:szCs w:val="24"/>
                </w:rPr>
                <w:t>Tên tài khoản: Công Ty Cổ Phần Tập Đoàn VNG</w:t>
              </w:r>
            </w:sdtContent>
          </w:sdt>
        </w:p>
      </w:sdtContent>
    </w:sdt>
    <w:sdt>
      <w:sdtPr>
        <w:tag w:val="goog_rdk_238"/>
        <w:id w:val="-826131676"/>
      </w:sdtPr>
      <w:sdtEndPr/>
      <w:sdtContent>
        <w:p w14:paraId="00000068" w14:textId="77777777" w:rsidR="00312D72" w:rsidRDefault="00D542AC">
          <w:pPr>
            <w:pBdr>
              <w:top w:val="nil"/>
              <w:left w:val="nil"/>
              <w:bottom w:val="nil"/>
              <w:right w:val="nil"/>
              <w:between w:val="nil"/>
            </w:pBdr>
            <w:spacing w:after="0" w:line="288" w:lineRule="auto"/>
            <w:ind w:left="1800"/>
            <w:jc w:val="both"/>
            <w:rPr>
              <w:rFonts w:ascii="Times New Roman" w:eastAsia="Times New Roman" w:hAnsi="Times New Roman" w:cs="Times New Roman"/>
              <w:color w:val="000000"/>
              <w:sz w:val="24"/>
              <w:szCs w:val="24"/>
            </w:rPr>
          </w:pPr>
          <w:sdt>
            <w:sdtPr>
              <w:tag w:val="goog_rdk_237"/>
              <w:id w:val="-269240939"/>
            </w:sdtPr>
            <w:sdtEndPr/>
            <w:sdtContent>
              <w:r w:rsidR="00364F45">
                <w:rPr>
                  <w:rFonts w:ascii="Times New Roman" w:eastAsia="Times New Roman" w:hAnsi="Times New Roman" w:cs="Times New Roman"/>
                  <w:color w:val="000000"/>
                  <w:sz w:val="24"/>
                  <w:szCs w:val="24"/>
                </w:rPr>
                <w:t>Số tài khoản: 80000399227</w:t>
              </w:r>
            </w:sdtContent>
          </w:sdt>
        </w:p>
      </w:sdtContent>
    </w:sdt>
    <w:sdt>
      <w:sdtPr>
        <w:tag w:val="goog_rdk_240"/>
        <w:id w:val="1858843804"/>
      </w:sdtPr>
      <w:sdtEndPr/>
      <w:sdtContent>
        <w:p w14:paraId="00000069" w14:textId="77777777" w:rsidR="00312D72" w:rsidRDefault="00D542AC">
          <w:pPr>
            <w:pBdr>
              <w:top w:val="nil"/>
              <w:left w:val="nil"/>
              <w:bottom w:val="nil"/>
              <w:right w:val="nil"/>
              <w:between w:val="nil"/>
            </w:pBdr>
            <w:spacing w:after="0" w:line="288" w:lineRule="auto"/>
            <w:ind w:left="1800"/>
            <w:jc w:val="both"/>
            <w:rPr>
              <w:rFonts w:ascii="Times New Roman" w:eastAsia="Times New Roman" w:hAnsi="Times New Roman" w:cs="Times New Roman"/>
              <w:color w:val="000000"/>
              <w:sz w:val="24"/>
              <w:szCs w:val="24"/>
            </w:rPr>
          </w:pPr>
          <w:sdt>
            <w:sdtPr>
              <w:tag w:val="goog_rdk_239"/>
              <w:id w:val="456738815"/>
            </w:sdtPr>
            <w:sdtEndPr/>
            <w:sdtContent>
              <w:r w:rsidR="00364F45">
                <w:rPr>
                  <w:rFonts w:ascii="Times New Roman" w:eastAsia="Times New Roman" w:hAnsi="Times New Roman" w:cs="Times New Roman"/>
                  <w:color w:val="000000"/>
                  <w:sz w:val="24"/>
                  <w:szCs w:val="24"/>
                </w:rPr>
                <w:t>Tại ngân hàng: Ngân hàng MSB - CN Tân Bình</w:t>
              </w:r>
            </w:sdtContent>
          </w:sdt>
        </w:p>
      </w:sdtContent>
    </w:sdt>
    <w:sdt>
      <w:sdtPr>
        <w:tag w:val="goog_rdk_242"/>
        <w:id w:val="-1724258589"/>
      </w:sdtPr>
      <w:sdtEndPr/>
      <w:sdtContent>
        <w:p w14:paraId="0000006A" w14:textId="77777777" w:rsidR="00312D72" w:rsidRDefault="00D542AC">
          <w:pPr>
            <w:numPr>
              <w:ilvl w:val="0"/>
              <w:numId w:val="21"/>
            </w:numPr>
            <w:pBdr>
              <w:top w:val="nil"/>
              <w:left w:val="nil"/>
              <w:bottom w:val="nil"/>
              <w:right w:val="nil"/>
              <w:between w:val="nil"/>
            </w:pBdr>
            <w:spacing w:after="0" w:line="288" w:lineRule="auto"/>
            <w:ind w:left="1080"/>
            <w:jc w:val="both"/>
            <w:rPr>
              <w:rFonts w:ascii="Times New Roman" w:eastAsia="Times New Roman" w:hAnsi="Times New Roman" w:cs="Times New Roman"/>
              <w:color w:val="000000"/>
              <w:sz w:val="24"/>
              <w:szCs w:val="24"/>
            </w:rPr>
          </w:pPr>
          <w:sdt>
            <w:sdtPr>
              <w:tag w:val="goog_rdk_241"/>
              <w:id w:val="-242922926"/>
            </w:sdtPr>
            <w:sdtEndPr/>
            <w:sdtContent>
              <w:r w:rsidR="00364F45">
                <w:rPr>
                  <w:rFonts w:ascii="Times New Roman" w:eastAsia="Times New Roman" w:hAnsi="Times New Roman" w:cs="Times New Roman"/>
                  <w:color w:val="000000"/>
                  <w:sz w:val="24"/>
                  <w:szCs w:val="24"/>
                </w:rPr>
                <w:t xml:space="preserve">Trường hợp Bên B chậm </w:t>
              </w:r>
              <w:proofErr w:type="spellStart"/>
              <w:r w:rsidR="00364F45">
                <w:rPr>
                  <w:rFonts w:ascii="Times New Roman" w:eastAsia="Times New Roman" w:hAnsi="Times New Roman" w:cs="Times New Roman"/>
                  <w:color w:val="000000"/>
                  <w:sz w:val="24"/>
                  <w:szCs w:val="24"/>
                </w:rPr>
                <w:t>thanh</w:t>
              </w:r>
              <w:proofErr w:type="spellEnd"/>
              <w:r w:rsidR="00364F45">
                <w:rPr>
                  <w:rFonts w:ascii="Times New Roman" w:eastAsia="Times New Roman" w:hAnsi="Times New Roman" w:cs="Times New Roman"/>
                  <w:color w:val="000000"/>
                  <w:sz w:val="24"/>
                  <w:szCs w:val="24"/>
                </w:rPr>
                <w:t xml:space="preserve"> toán quá 05 (năm) ngày làm việc mà không có lý do chính đáng, Bên A có quyền đơn phương chấm dứt Hợp Đồng này mà không phải chịu bất kỳ chế tài nào.</w:t>
              </w:r>
            </w:sdtContent>
          </w:sdt>
        </w:p>
      </w:sdtContent>
    </w:sdt>
    <w:sdt>
      <w:sdtPr>
        <w:tag w:val="goog_rdk_244"/>
        <w:id w:val="-1460515700"/>
      </w:sdtPr>
      <w:sdtEndPr/>
      <w:sdtContent>
        <w:p w14:paraId="0000006B" w14:textId="77777777" w:rsidR="00312D72" w:rsidRDefault="00D542AC">
          <w:pPr>
            <w:numPr>
              <w:ilvl w:val="0"/>
              <w:numId w:val="21"/>
            </w:numPr>
            <w:pBdr>
              <w:top w:val="nil"/>
              <w:left w:val="nil"/>
              <w:bottom w:val="nil"/>
              <w:right w:val="nil"/>
              <w:between w:val="nil"/>
            </w:pBdr>
            <w:spacing w:after="0" w:line="288" w:lineRule="auto"/>
            <w:ind w:left="1080"/>
            <w:jc w:val="both"/>
            <w:rPr>
              <w:rFonts w:ascii="Times New Roman" w:eastAsia="Times New Roman" w:hAnsi="Times New Roman" w:cs="Times New Roman"/>
              <w:color w:val="000000"/>
              <w:sz w:val="24"/>
              <w:szCs w:val="24"/>
            </w:rPr>
          </w:pPr>
          <w:sdt>
            <w:sdtPr>
              <w:tag w:val="goog_rdk_243"/>
              <w:id w:val="1107751395"/>
            </w:sdtPr>
            <w:sdtEndPr/>
            <w:sdtContent>
              <w:r w:rsidR="00364F45">
                <w:rPr>
                  <w:rFonts w:ascii="Times New Roman" w:eastAsia="Times New Roman" w:hAnsi="Times New Roman" w:cs="Times New Roman"/>
                  <w:color w:val="000000"/>
                  <w:sz w:val="24"/>
                  <w:szCs w:val="24"/>
                </w:rPr>
                <w:t xml:space="preserve">Bên A cung cấp dịch vụ </w:t>
              </w:r>
              <w:proofErr w:type="spellStart"/>
              <w:r w:rsidR="00364F45">
                <w:rPr>
                  <w:rFonts w:ascii="Times New Roman" w:eastAsia="Times New Roman" w:hAnsi="Times New Roman" w:cs="Times New Roman"/>
                  <w:color w:val="000000"/>
                  <w:sz w:val="24"/>
                  <w:szCs w:val="24"/>
                </w:rPr>
                <w:t>cho</w:t>
              </w:r>
              <w:proofErr w:type="spellEnd"/>
              <w:r w:rsidR="00364F45">
                <w:rPr>
                  <w:rFonts w:ascii="Times New Roman" w:eastAsia="Times New Roman" w:hAnsi="Times New Roman" w:cs="Times New Roman"/>
                  <w:color w:val="000000"/>
                  <w:sz w:val="24"/>
                  <w:szCs w:val="24"/>
                </w:rPr>
                <w:t xml:space="preserve"> Bên B trong vòng 03 ngày làm việc kể từ khi nhận được khoản </w:t>
              </w:r>
              <w:proofErr w:type="spellStart"/>
              <w:r w:rsidR="00364F45">
                <w:rPr>
                  <w:rFonts w:ascii="Times New Roman" w:eastAsia="Times New Roman" w:hAnsi="Times New Roman" w:cs="Times New Roman"/>
                  <w:color w:val="000000"/>
                  <w:sz w:val="24"/>
                  <w:szCs w:val="24"/>
                </w:rPr>
                <w:t>thanh</w:t>
              </w:r>
              <w:proofErr w:type="spellEnd"/>
              <w:r w:rsidR="00364F45">
                <w:rPr>
                  <w:rFonts w:ascii="Times New Roman" w:eastAsia="Times New Roman" w:hAnsi="Times New Roman" w:cs="Times New Roman"/>
                  <w:color w:val="000000"/>
                  <w:sz w:val="24"/>
                  <w:szCs w:val="24"/>
                </w:rPr>
                <w:t xml:space="preserve"> toán từ Bên B.</w:t>
              </w:r>
            </w:sdtContent>
          </w:sdt>
        </w:p>
      </w:sdtContent>
    </w:sdt>
    <w:p w14:paraId="0000006C" w14:textId="77777777" w:rsidR="00312D72" w:rsidRDefault="00D542AC">
      <w:pPr>
        <w:numPr>
          <w:ilvl w:val="0"/>
          <w:numId w:val="29"/>
        </w:numPr>
        <w:spacing w:after="0" w:line="288" w:lineRule="auto"/>
        <w:ind w:hanging="720"/>
        <w:jc w:val="both"/>
        <w:rPr>
          <w:rFonts w:ascii="Times New Roman" w:eastAsia="Times New Roman" w:hAnsi="Times New Roman" w:cs="Times New Roman"/>
          <w:sz w:val="24"/>
          <w:szCs w:val="24"/>
        </w:rPr>
        <w:pPrChange w:id="188" w:author="Hang P." w:date="2026-05-29T07:21:00Z">
          <w:pPr>
            <w:numPr>
              <w:numId w:val="20"/>
            </w:numPr>
            <w:spacing w:after="0" w:line="288" w:lineRule="auto"/>
            <w:ind w:left="720" w:hanging="720"/>
            <w:jc w:val="both"/>
          </w:pPr>
        </w:pPrChange>
      </w:pPr>
      <w:sdt>
        <w:sdtPr>
          <w:tag w:val="goog_rdk_245"/>
          <w:id w:val="-972534595"/>
        </w:sdtPr>
        <w:sdtEndPr/>
        <w:sdtContent>
          <w:r w:rsidR="00364F45">
            <w:rPr>
              <w:rFonts w:ascii="Times New Roman" w:eastAsia="Times New Roman" w:hAnsi="Times New Roman" w:cs="Times New Roman"/>
              <w:sz w:val="24"/>
              <w:szCs w:val="24"/>
            </w:rPr>
            <w:t xml:space="preserve">Thông tin liên lạc giữa các Bên: </w:t>
          </w:r>
        </w:sdtContent>
      </w:sdt>
    </w:p>
    <w:sdt>
      <w:sdtPr>
        <w:tag w:val="goog_rdk_247"/>
        <w:id w:val="1510784666"/>
      </w:sdtPr>
      <w:sdtEndPr/>
      <w:sdtContent>
        <w:p w14:paraId="0000006D" w14:textId="77777777" w:rsidR="00312D72" w:rsidRDefault="00D542AC">
          <w:pPr>
            <w:spacing w:after="0" w:line="288" w:lineRule="auto"/>
            <w:ind w:left="720"/>
            <w:jc w:val="both"/>
            <w:rPr>
              <w:rFonts w:ascii="Times New Roman" w:eastAsia="Times New Roman" w:hAnsi="Times New Roman" w:cs="Times New Roman"/>
              <w:sz w:val="24"/>
              <w:szCs w:val="24"/>
            </w:rPr>
          </w:pPr>
          <w:sdt>
            <w:sdtPr>
              <w:tag w:val="goog_rdk_246"/>
              <w:id w:val="1846350623"/>
            </w:sdtPr>
            <w:sdtEndPr/>
            <w:sdtContent>
              <w:r w:rsidR="00364F45">
                <w:rPr>
                  <w:rFonts w:ascii="Times New Roman" w:eastAsia="Times New Roman" w:hAnsi="Times New Roman" w:cs="Times New Roman"/>
                  <w:sz w:val="24"/>
                  <w:szCs w:val="24"/>
                </w:rPr>
                <w:t xml:space="preserve">Vì mục đích của Hợp Đồng này, tất cả các yêu cầu đặt hàng, thông tin liên lạc nhận/gửi hóa đơn điện tử sẽ được chuyển đến </w:t>
              </w:r>
              <w:proofErr w:type="spellStart"/>
              <w:r w:rsidR="00364F45">
                <w:rPr>
                  <w:rFonts w:ascii="Times New Roman" w:eastAsia="Times New Roman" w:hAnsi="Times New Roman" w:cs="Times New Roman"/>
                  <w:sz w:val="24"/>
                  <w:szCs w:val="24"/>
                </w:rPr>
                <w:t>cho</w:t>
              </w:r>
              <w:proofErr w:type="spellEnd"/>
              <w:r w:rsidR="00364F45">
                <w:rPr>
                  <w:rFonts w:ascii="Times New Roman" w:eastAsia="Times New Roman" w:hAnsi="Times New Roman" w:cs="Times New Roman"/>
                  <w:sz w:val="24"/>
                  <w:szCs w:val="24"/>
                </w:rPr>
                <w:t xml:space="preserve"> các bên tại địa chỉ </w:t>
              </w:r>
              <w:proofErr w:type="spellStart"/>
              <w:r w:rsidR="00364F45">
                <w:rPr>
                  <w:rFonts w:ascii="Times New Roman" w:eastAsia="Times New Roman" w:hAnsi="Times New Roman" w:cs="Times New Roman"/>
                  <w:sz w:val="24"/>
                  <w:szCs w:val="24"/>
                </w:rPr>
                <w:t>sau</w:t>
              </w:r>
              <w:proofErr w:type="spellEnd"/>
              <w:r w:rsidR="00364F45">
                <w:rPr>
                  <w:rFonts w:ascii="Times New Roman" w:eastAsia="Times New Roman" w:hAnsi="Times New Roman" w:cs="Times New Roman"/>
                  <w:sz w:val="24"/>
                  <w:szCs w:val="24"/>
                </w:rPr>
                <w:t>:</w:t>
              </w:r>
            </w:sdtContent>
          </w:sdt>
        </w:p>
      </w:sdtContent>
    </w:sdt>
    <w:p w14:paraId="0000006E" w14:textId="77777777" w:rsidR="00312D72" w:rsidRDefault="00312D72">
      <w:pPr>
        <w:spacing w:after="0" w:line="288" w:lineRule="auto"/>
        <w:ind w:left="720"/>
        <w:jc w:val="both"/>
        <w:rPr>
          <w:rFonts w:ascii="Times New Roman" w:eastAsia="Times New Roman" w:hAnsi="Times New Roman" w:cs="Times New Roman"/>
          <w:sz w:val="24"/>
          <w:szCs w:val="24"/>
        </w:rPr>
      </w:pPr>
    </w:p>
    <w:tbl>
      <w:tblPr>
        <w:tblStyle w:val="a0"/>
        <w:tblW w:w="9279" w:type="dxa"/>
        <w:jc w:val="righ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71"/>
        <w:gridCol w:w="4608"/>
      </w:tblGrid>
      <w:tr w:rsidR="00312D72" w14:paraId="35A7C876" w14:textId="77777777">
        <w:trPr>
          <w:jc w:val="right"/>
        </w:trPr>
        <w:tc>
          <w:tcPr>
            <w:tcW w:w="9279" w:type="dxa"/>
            <w:gridSpan w:val="2"/>
            <w:tcBorders>
              <w:bottom w:val="nil"/>
            </w:tcBorders>
          </w:tcPr>
          <w:sdt>
            <w:sdtPr>
              <w:tag w:val="goog_rdk_250"/>
              <w:id w:val="-1637118136"/>
            </w:sdtPr>
            <w:sdtEndPr/>
            <w:sdtContent>
              <w:p w14:paraId="0000006F" w14:textId="77777777" w:rsidR="00312D72" w:rsidRDefault="00D542AC">
                <w:pPr>
                  <w:pBdr>
                    <w:top w:val="nil"/>
                    <w:left w:val="nil"/>
                    <w:bottom w:val="nil"/>
                    <w:right w:val="nil"/>
                    <w:between w:val="nil"/>
                  </w:pBdr>
                  <w:spacing w:after="0" w:line="288" w:lineRule="auto"/>
                  <w:jc w:val="center"/>
                  <w:rPr>
                    <w:rFonts w:ascii="Times New Roman" w:eastAsia="Times New Roman" w:hAnsi="Times New Roman" w:cs="Times New Roman"/>
                    <w:color w:val="000000"/>
                    <w:sz w:val="24"/>
                    <w:szCs w:val="24"/>
                  </w:rPr>
                </w:pPr>
                <w:sdt>
                  <w:sdtPr>
                    <w:tag w:val="goog_rdk_248"/>
                    <w:id w:val="1337621324"/>
                  </w:sdtPr>
                  <w:sdtEndPr/>
                  <w:sdtContent>
                    <w:r w:rsidR="00364F45">
                      <w:rPr>
                        <w:rFonts w:ascii="Times New Roman" w:eastAsia="Times New Roman" w:hAnsi="Times New Roman" w:cs="Times New Roman"/>
                        <w:b/>
                        <w:bCs/>
                        <w:color w:val="000000"/>
                        <w:sz w:val="24"/>
                        <w:szCs w:val="24"/>
                      </w:rPr>
                      <w:t>THÔNG TIN LIÊN LẠC</w:t>
                    </w:r>
                  </w:sdtContent>
                </w:sdt>
                <w:sdt>
                  <w:sdtPr>
                    <w:tag w:val="goog_rdk_249"/>
                    <w:id w:val="-901931434"/>
                  </w:sdtPr>
                  <w:sdtEndPr/>
                  <w:sdtContent/>
                </w:sdt>
              </w:p>
            </w:sdtContent>
          </w:sdt>
        </w:tc>
      </w:tr>
      <w:tr w:rsidR="00312D72" w14:paraId="00C22146" w14:textId="77777777">
        <w:trPr>
          <w:jc w:val="right"/>
        </w:trPr>
        <w:tc>
          <w:tcPr>
            <w:tcW w:w="4671" w:type="dxa"/>
            <w:tcBorders>
              <w:top w:val="nil"/>
              <w:bottom w:val="nil"/>
            </w:tcBorders>
          </w:tcPr>
          <w:sdt>
            <w:sdtPr>
              <w:tag w:val="goog_rdk_257"/>
              <w:id w:val="550463712"/>
            </w:sdtPr>
            <w:sdtEndPr/>
            <w:sdtContent>
              <w:p w14:paraId="00000072" w14:textId="77777777" w:rsidR="00312D72" w:rsidRDefault="00D542AC">
                <w:pPr>
                  <w:pBdr>
                    <w:top w:val="nil"/>
                    <w:left w:val="nil"/>
                    <w:bottom w:val="nil"/>
                    <w:right w:val="nil"/>
                    <w:between w:val="nil"/>
                  </w:pBdr>
                  <w:spacing w:after="0" w:line="288" w:lineRule="auto"/>
                  <w:jc w:val="center"/>
                  <w:rPr>
                    <w:rFonts w:ascii="Times New Roman" w:eastAsia="Times New Roman" w:hAnsi="Times New Roman" w:cs="Times New Roman"/>
                    <w:color w:val="000000"/>
                    <w:sz w:val="24"/>
                    <w:szCs w:val="24"/>
                  </w:rPr>
                </w:pPr>
                <w:sdt>
                  <w:sdtPr>
                    <w:tag w:val="goog_rdk_255"/>
                    <w:id w:val="-78891432"/>
                  </w:sdtPr>
                  <w:sdtEndPr/>
                  <w:sdtContent>
                    <w:r w:rsidR="00364F45">
                      <w:rPr>
                        <w:rFonts w:ascii="Times New Roman" w:eastAsia="Times New Roman" w:hAnsi="Times New Roman" w:cs="Times New Roman"/>
                        <w:b/>
                        <w:bCs/>
                        <w:color w:val="000000"/>
                        <w:sz w:val="24"/>
                        <w:szCs w:val="24"/>
                      </w:rPr>
                      <w:t>BÊN A</w:t>
                    </w:r>
                  </w:sdtContent>
                </w:sdt>
                <w:sdt>
                  <w:sdtPr>
                    <w:tag w:val="goog_rdk_256"/>
                    <w:id w:val="1802475876"/>
                  </w:sdtPr>
                  <w:sdtEndPr/>
                  <w:sdtContent/>
                </w:sdt>
              </w:p>
            </w:sdtContent>
          </w:sdt>
        </w:tc>
        <w:tc>
          <w:tcPr>
            <w:tcW w:w="4608" w:type="dxa"/>
            <w:tcBorders>
              <w:top w:val="nil"/>
              <w:bottom w:val="nil"/>
            </w:tcBorders>
          </w:tcPr>
          <w:sdt>
            <w:sdtPr>
              <w:tag w:val="goog_rdk_260"/>
              <w:id w:val="-1014653709"/>
            </w:sdtPr>
            <w:sdtEndPr/>
            <w:sdtContent>
              <w:p w14:paraId="00000073" w14:textId="77777777" w:rsidR="00312D72" w:rsidRDefault="00D542AC">
                <w:pPr>
                  <w:pBdr>
                    <w:top w:val="nil"/>
                    <w:left w:val="nil"/>
                    <w:bottom w:val="nil"/>
                    <w:right w:val="nil"/>
                    <w:between w:val="nil"/>
                  </w:pBdr>
                  <w:spacing w:after="0" w:line="288" w:lineRule="auto"/>
                  <w:jc w:val="center"/>
                  <w:rPr>
                    <w:rFonts w:ascii="Times New Roman" w:eastAsia="Times New Roman" w:hAnsi="Times New Roman" w:cs="Times New Roman"/>
                    <w:color w:val="000000"/>
                    <w:sz w:val="24"/>
                    <w:szCs w:val="24"/>
                  </w:rPr>
                </w:pPr>
                <w:sdt>
                  <w:sdtPr>
                    <w:tag w:val="goog_rdk_258"/>
                    <w:id w:val="-1877589536"/>
                  </w:sdtPr>
                  <w:sdtEndPr/>
                  <w:sdtContent>
                    <w:r w:rsidR="00364F45">
                      <w:rPr>
                        <w:rFonts w:ascii="Times New Roman" w:eastAsia="Times New Roman" w:hAnsi="Times New Roman" w:cs="Times New Roman"/>
                        <w:b/>
                        <w:bCs/>
                        <w:color w:val="000000"/>
                        <w:sz w:val="24"/>
                        <w:szCs w:val="24"/>
                      </w:rPr>
                      <w:t>BÊN B</w:t>
                    </w:r>
                  </w:sdtContent>
                </w:sdt>
                <w:sdt>
                  <w:sdtPr>
                    <w:tag w:val="goog_rdk_259"/>
                    <w:id w:val="173176252"/>
                  </w:sdtPr>
                  <w:sdtEndPr/>
                  <w:sdtContent/>
                </w:sdt>
              </w:p>
            </w:sdtContent>
          </w:sdt>
        </w:tc>
      </w:tr>
      <w:tr w:rsidR="00312D72" w14:paraId="32833C11" w14:textId="77777777">
        <w:trPr>
          <w:jc w:val="right"/>
        </w:trPr>
        <w:tc>
          <w:tcPr>
            <w:tcW w:w="9279" w:type="dxa"/>
            <w:gridSpan w:val="2"/>
            <w:tcBorders>
              <w:top w:val="nil"/>
              <w:bottom w:val="nil"/>
            </w:tcBorders>
          </w:tcPr>
          <w:sdt>
            <w:sdtPr>
              <w:tag w:val="goog_rdk_265"/>
              <w:id w:val="1824357545"/>
            </w:sdtPr>
            <w:sdtEndPr/>
            <w:sdtContent>
              <w:p w14:paraId="00000075" w14:textId="77777777" w:rsidR="00312D72" w:rsidRDefault="00D542AC">
                <w:pPr>
                  <w:pBdr>
                    <w:top w:val="nil"/>
                    <w:left w:val="nil"/>
                    <w:bottom w:val="nil"/>
                    <w:right w:val="nil"/>
                    <w:between w:val="nil"/>
                  </w:pBdr>
                  <w:spacing w:after="0" w:line="288" w:lineRule="auto"/>
                  <w:jc w:val="center"/>
                  <w:rPr>
                    <w:rFonts w:ascii="Times New Roman" w:eastAsia="Times New Roman" w:hAnsi="Times New Roman" w:cs="Times New Roman"/>
                    <w:color w:val="000000"/>
                    <w:sz w:val="24"/>
                    <w:szCs w:val="24"/>
                    <w:u w:val="single"/>
                  </w:rPr>
                </w:pPr>
                <w:sdt>
                  <w:sdtPr>
                    <w:tag w:val="goog_rdk_263"/>
                    <w:id w:val="-623283065"/>
                  </w:sdtPr>
                  <w:sdtEndPr/>
                  <w:sdtContent>
                    <w:r w:rsidR="00364F45">
                      <w:rPr>
                        <w:rFonts w:ascii="Times New Roman" w:eastAsia="Times New Roman" w:hAnsi="Times New Roman" w:cs="Times New Roman"/>
                        <w:b/>
                        <w:bCs/>
                        <w:color w:val="000000"/>
                        <w:sz w:val="24"/>
                        <w:szCs w:val="24"/>
                        <w:u w:val="single"/>
                      </w:rPr>
                      <w:t>Đại diện kiểm tra xác nhận đơn hàng</w:t>
                    </w:r>
                  </w:sdtContent>
                </w:sdt>
                <w:sdt>
                  <w:sdtPr>
                    <w:tag w:val="goog_rdk_264"/>
                    <w:id w:val="-1256694531"/>
                  </w:sdtPr>
                  <w:sdtEndPr/>
                  <w:sdtContent/>
                </w:sdt>
              </w:p>
            </w:sdtContent>
          </w:sdt>
        </w:tc>
      </w:tr>
      <w:tr w:rsidR="00312D72" w14:paraId="6FA43682" w14:textId="77777777">
        <w:trPr>
          <w:jc w:val="right"/>
        </w:trPr>
        <w:tc>
          <w:tcPr>
            <w:tcW w:w="4671" w:type="dxa"/>
            <w:tcBorders>
              <w:top w:val="nil"/>
              <w:bottom w:val="nil"/>
              <w:right w:val="single" w:sz="4" w:space="0" w:color="000000"/>
            </w:tcBorders>
          </w:tcPr>
          <w:sdt>
            <w:sdtPr>
              <w:tag w:val="goog_rdk_271"/>
              <w:id w:val="-984231437"/>
            </w:sdtPr>
            <w:sdtEndPr/>
            <w:sdtContent>
              <w:p w14:paraId="00000078" w14:textId="77777777" w:rsidR="00312D72" w:rsidRDefault="00D542AC">
                <w:pPr>
                  <w:pBdr>
                    <w:top w:val="nil"/>
                    <w:left w:val="nil"/>
                    <w:bottom w:val="nil"/>
                    <w:right w:val="nil"/>
                    <w:between w:val="nil"/>
                  </w:pBdr>
                  <w:spacing w:after="0" w:line="288" w:lineRule="auto"/>
                  <w:rPr>
                    <w:rFonts w:ascii="Times New Roman" w:eastAsia="Times New Roman" w:hAnsi="Times New Roman" w:cs="Times New Roman"/>
                    <w:color w:val="000000"/>
                    <w:sz w:val="24"/>
                    <w:szCs w:val="24"/>
                  </w:rPr>
                </w:pPr>
                <w:sdt>
                  <w:sdtPr>
                    <w:tag w:val="goog_rdk_270"/>
                    <w:id w:val="-919302896"/>
                  </w:sdtPr>
                  <w:sdtEndPr/>
                  <w:sdtContent>
                    <w:r w:rsidR="00364F45">
                      <w:rPr>
                        <w:rFonts w:ascii="Times New Roman" w:eastAsia="Times New Roman" w:hAnsi="Times New Roman" w:cs="Times New Roman"/>
                        <w:color w:val="000000"/>
                        <w:sz w:val="24"/>
                        <w:szCs w:val="24"/>
                      </w:rPr>
                      <w:t>Họ và tên: Hoàng Thị Thùy Linh</w:t>
                    </w:r>
                  </w:sdtContent>
                </w:sdt>
              </w:p>
            </w:sdtContent>
          </w:sdt>
          <w:sdt>
            <w:sdtPr>
              <w:tag w:val="goog_rdk_273"/>
              <w:id w:val="1223177085"/>
            </w:sdtPr>
            <w:sdtEndPr/>
            <w:sdtContent>
              <w:p w14:paraId="00000079" w14:textId="77777777" w:rsidR="00312D72" w:rsidRDefault="00D542AC">
                <w:pPr>
                  <w:pBdr>
                    <w:top w:val="nil"/>
                    <w:left w:val="nil"/>
                    <w:bottom w:val="nil"/>
                    <w:right w:val="nil"/>
                    <w:between w:val="nil"/>
                  </w:pBdr>
                  <w:spacing w:after="0" w:line="288" w:lineRule="auto"/>
                  <w:rPr>
                    <w:rFonts w:ascii="Times New Roman" w:eastAsia="Times New Roman" w:hAnsi="Times New Roman" w:cs="Times New Roman"/>
                    <w:color w:val="000000"/>
                    <w:sz w:val="24"/>
                    <w:szCs w:val="24"/>
                  </w:rPr>
                </w:pPr>
                <w:sdt>
                  <w:sdtPr>
                    <w:tag w:val="goog_rdk_272"/>
                    <w:id w:val="-1841956638"/>
                  </w:sdtPr>
                  <w:sdtEndPr/>
                  <w:sdtContent>
                    <w:r w:rsidR="00364F45">
                      <w:rPr>
                        <w:rFonts w:ascii="Times New Roman" w:eastAsia="Times New Roman" w:hAnsi="Times New Roman" w:cs="Times New Roman"/>
                        <w:color w:val="000000"/>
                        <w:sz w:val="24"/>
                        <w:szCs w:val="24"/>
                      </w:rPr>
                      <w:t>Chức vụ: Business Development Manager</w:t>
                    </w:r>
                  </w:sdtContent>
                </w:sdt>
              </w:p>
            </w:sdtContent>
          </w:sdt>
          <w:sdt>
            <w:sdtPr>
              <w:tag w:val="goog_rdk_275"/>
              <w:id w:val="537051590"/>
            </w:sdtPr>
            <w:sdtEndPr/>
            <w:sdtContent>
              <w:p w14:paraId="0000007A" w14:textId="77777777" w:rsidR="00312D72" w:rsidRDefault="00D542AC">
                <w:pPr>
                  <w:pBdr>
                    <w:top w:val="nil"/>
                    <w:left w:val="nil"/>
                    <w:bottom w:val="nil"/>
                    <w:right w:val="nil"/>
                    <w:between w:val="nil"/>
                  </w:pBdr>
                  <w:spacing w:after="0" w:line="288" w:lineRule="auto"/>
                  <w:rPr>
                    <w:rFonts w:ascii="Times New Roman" w:eastAsia="Times New Roman" w:hAnsi="Times New Roman" w:cs="Times New Roman"/>
                    <w:color w:val="000000"/>
                    <w:sz w:val="24"/>
                    <w:szCs w:val="24"/>
                  </w:rPr>
                </w:pPr>
                <w:sdt>
                  <w:sdtPr>
                    <w:tag w:val="goog_rdk_274"/>
                    <w:id w:val="1551847155"/>
                  </w:sdtPr>
                  <w:sdtEndPr/>
                  <w:sdtContent>
                    <w:r w:rsidR="00364F45">
                      <w:rPr>
                        <w:rFonts w:ascii="Times New Roman" w:eastAsia="Times New Roman" w:hAnsi="Times New Roman" w:cs="Times New Roman"/>
                        <w:color w:val="000000"/>
                        <w:sz w:val="24"/>
                        <w:szCs w:val="24"/>
                      </w:rPr>
                      <w:t>Email: linhhtt@vng.com.vn</w:t>
                    </w:r>
                  </w:sdtContent>
                </w:sdt>
              </w:p>
            </w:sdtContent>
          </w:sdt>
        </w:tc>
        <w:tc>
          <w:tcPr>
            <w:tcW w:w="4608" w:type="dxa"/>
            <w:tcBorders>
              <w:top w:val="nil"/>
              <w:left w:val="single" w:sz="4" w:space="0" w:color="000000"/>
              <w:bottom w:val="nil"/>
            </w:tcBorders>
          </w:tcPr>
          <w:sdt>
            <w:sdtPr>
              <w:tag w:val="goog_rdk_277"/>
              <w:id w:val="1483935147"/>
            </w:sdtPr>
            <w:sdtEndPr/>
            <w:sdtContent>
              <w:p w14:paraId="0000007B" w14:textId="77777777" w:rsidR="00312D72" w:rsidRDefault="00D542AC">
                <w:pPr>
                  <w:pBdr>
                    <w:top w:val="nil"/>
                    <w:left w:val="nil"/>
                    <w:bottom w:val="nil"/>
                    <w:right w:val="nil"/>
                    <w:between w:val="nil"/>
                  </w:pBdr>
                  <w:spacing w:after="0" w:line="288" w:lineRule="auto"/>
                  <w:rPr>
                    <w:rFonts w:ascii="Times New Roman" w:eastAsia="Times New Roman" w:hAnsi="Times New Roman" w:cs="Times New Roman"/>
                    <w:color w:val="000000"/>
                    <w:sz w:val="24"/>
                    <w:szCs w:val="24"/>
                  </w:rPr>
                </w:pPr>
                <w:sdt>
                  <w:sdtPr>
                    <w:tag w:val="goog_rdk_276"/>
                    <w:id w:val="-718000006"/>
                  </w:sdtPr>
                  <w:sdtEndPr/>
                  <w:sdtContent>
                    <w:r w:rsidR="00364F45">
                      <w:rPr>
                        <w:rFonts w:ascii="Times New Roman" w:eastAsia="Times New Roman" w:hAnsi="Times New Roman" w:cs="Times New Roman"/>
                        <w:color w:val="000000"/>
                        <w:sz w:val="24"/>
                        <w:szCs w:val="24"/>
                      </w:rPr>
                      <w:t>Họ và tên: Phi Ngọc Cẩm</w:t>
                    </w:r>
                  </w:sdtContent>
                </w:sdt>
              </w:p>
            </w:sdtContent>
          </w:sdt>
          <w:sdt>
            <w:sdtPr>
              <w:tag w:val="goog_rdk_279"/>
              <w:id w:val="-533886484"/>
            </w:sdtPr>
            <w:sdtEndPr/>
            <w:sdtContent>
              <w:p w14:paraId="0000007C" w14:textId="77777777" w:rsidR="00312D72" w:rsidRDefault="00D542AC">
                <w:pPr>
                  <w:pBdr>
                    <w:top w:val="nil"/>
                    <w:left w:val="nil"/>
                    <w:bottom w:val="nil"/>
                    <w:right w:val="nil"/>
                    <w:between w:val="nil"/>
                  </w:pBdr>
                  <w:spacing w:after="0" w:line="288" w:lineRule="auto"/>
                  <w:rPr>
                    <w:rFonts w:ascii="Times New Roman" w:eastAsia="Times New Roman" w:hAnsi="Times New Roman" w:cs="Times New Roman"/>
                    <w:color w:val="000000"/>
                    <w:sz w:val="24"/>
                    <w:szCs w:val="24"/>
                  </w:rPr>
                </w:pPr>
                <w:sdt>
                  <w:sdtPr>
                    <w:tag w:val="goog_rdk_278"/>
                    <w:id w:val="1894902920"/>
                  </w:sdtPr>
                  <w:sdtEndPr/>
                  <w:sdtContent>
                    <w:r w:rsidR="00364F45">
                      <w:rPr>
                        <w:rFonts w:ascii="Times New Roman" w:eastAsia="Times New Roman" w:hAnsi="Times New Roman" w:cs="Times New Roman"/>
                        <w:color w:val="000000"/>
                        <w:sz w:val="24"/>
                        <w:szCs w:val="24"/>
                      </w:rPr>
                      <w:t xml:space="preserve">Chức vụ: Giám đốc Khối </w:t>
                    </w:r>
                    <w:proofErr w:type="spellStart"/>
                    <w:r w:rsidR="00364F45">
                      <w:rPr>
                        <w:rFonts w:ascii="Times New Roman" w:eastAsia="Times New Roman" w:hAnsi="Times New Roman" w:cs="Times New Roman"/>
                        <w:color w:val="000000"/>
                        <w:sz w:val="24"/>
                        <w:szCs w:val="24"/>
                      </w:rPr>
                      <w:t>GAPCOM</w:t>
                    </w:r>
                    <w:proofErr w:type="spellEnd"/>
                  </w:sdtContent>
                </w:sdt>
              </w:p>
            </w:sdtContent>
          </w:sdt>
          <w:sdt>
            <w:sdtPr>
              <w:tag w:val="goog_rdk_281"/>
              <w:id w:val="1325252093"/>
            </w:sdtPr>
            <w:sdtEndPr/>
            <w:sdtContent>
              <w:p w14:paraId="0000007D" w14:textId="77777777" w:rsidR="00312D72" w:rsidRDefault="00D542AC">
                <w:pPr>
                  <w:pBdr>
                    <w:top w:val="nil"/>
                    <w:left w:val="nil"/>
                    <w:bottom w:val="nil"/>
                    <w:right w:val="nil"/>
                    <w:between w:val="nil"/>
                  </w:pBdr>
                  <w:spacing w:after="0" w:line="288" w:lineRule="auto"/>
                  <w:rPr>
                    <w:rFonts w:ascii="Times New Roman" w:eastAsia="Times New Roman" w:hAnsi="Times New Roman" w:cs="Times New Roman"/>
                    <w:color w:val="000000"/>
                    <w:sz w:val="24"/>
                    <w:szCs w:val="24"/>
                  </w:rPr>
                </w:pPr>
                <w:sdt>
                  <w:sdtPr>
                    <w:tag w:val="goog_rdk_280"/>
                    <w:id w:val="-127838541"/>
                  </w:sdtPr>
                  <w:sdtEndPr/>
                  <w:sdtContent>
                    <w:r w:rsidR="00364F45">
                      <w:rPr>
                        <w:rFonts w:ascii="Times New Roman" w:eastAsia="Times New Roman" w:hAnsi="Times New Roman" w:cs="Times New Roman"/>
                        <w:color w:val="000000"/>
                        <w:sz w:val="24"/>
                        <w:szCs w:val="24"/>
                      </w:rPr>
                      <w:t xml:space="preserve">Email: campn@gapit.com.vn </w:t>
                    </w:r>
                  </w:sdtContent>
                </w:sdt>
              </w:p>
            </w:sdtContent>
          </w:sdt>
        </w:tc>
      </w:tr>
      <w:tr w:rsidR="00312D72" w14:paraId="09CC18DF" w14:textId="77777777">
        <w:trPr>
          <w:jc w:val="right"/>
        </w:trPr>
        <w:tc>
          <w:tcPr>
            <w:tcW w:w="9279" w:type="dxa"/>
            <w:gridSpan w:val="2"/>
            <w:tcBorders>
              <w:top w:val="nil"/>
              <w:bottom w:val="nil"/>
            </w:tcBorders>
          </w:tcPr>
          <w:sdt>
            <w:sdtPr>
              <w:tag w:val="goog_rdk_286"/>
              <w:id w:val="-776669715"/>
            </w:sdtPr>
            <w:sdtEndPr/>
            <w:sdtContent>
              <w:p w14:paraId="0000007F" w14:textId="77777777" w:rsidR="00312D72" w:rsidRDefault="00D542AC">
                <w:pPr>
                  <w:pBdr>
                    <w:top w:val="nil"/>
                    <w:left w:val="nil"/>
                    <w:bottom w:val="nil"/>
                    <w:right w:val="nil"/>
                    <w:between w:val="nil"/>
                  </w:pBdr>
                  <w:spacing w:after="0" w:line="288" w:lineRule="auto"/>
                  <w:jc w:val="center"/>
                  <w:rPr>
                    <w:rFonts w:ascii="Times New Roman" w:eastAsia="Times New Roman" w:hAnsi="Times New Roman" w:cs="Times New Roman"/>
                    <w:color w:val="000000"/>
                    <w:sz w:val="24"/>
                    <w:szCs w:val="24"/>
                    <w:u w:val="single"/>
                  </w:rPr>
                </w:pPr>
                <w:sdt>
                  <w:sdtPr>
                    <w:tag w:val="goog_rdk_284"/>
                    <w:id w:val="462087559"/>
                  </w:sdtPr>
                  <w:sdtEndPr/>
                  <w:sdtContent>
                    <w:r w:rsidR="00364F45">
                      <w:rPr>
                        <w:rFonts w:ascii="Times New Roman" w:eastAsia="Times New Roman" w:hAnsi="Times New Roman" w:cs="Times New Roman"/>
                        <w:b/>
                        <w:bCs/>
                        <w:color w:val="000000"/>
                        <w:sz w:val="24"/>
                        <w:szCs w:val="24"/>
                        <w:u w:val="single"/>
                      </w:rPr>
                      <w:t>Đại diện kiểm tra xác nhận hóa đơn</w:t>
                    </w:r>
                  </w:sdtContent>
                </w:sdt>
                <w:sdt>
                  <w:sdtPr>
                    <w:tag w:val="goog_rdk_285"/>
                    <w:id w:val="770337182"/>
                  </w:sdtPr>
                  <w:sdtEndPr/>
                  <w:sdtContent/>
                </w:sdt>
              </w:p>
            </w:sdtContent>
          </w:sdt>
        </w:tc>
      </w:tr>
      <w:tr w:rsidR="00312D72" w14:paraId="75E2D3A3" w14:textId="77777777">
        <w:trPr>
          <w:jc w:val="right"/>
        </w:trPr>
        <w:tc>
          <w:tcPr>
            <w:tcW w:w="4671" w:type="dxa"/>
            <w:tcBorders>
              <w:top w:val="nil"/>
              <w:right w:val="single" w:sz="4" w:space="0" w:color="000000"/>
            </w:tcBorders>
          </w:tcPr>
          <w:sdt>
            <w:sdtPr>
              <w:tag w:val="goog_rdk_292"/>
              <w:id w:val="-868434899"/>
            </w:sdtPr>
            <w:sdtEndPr/>
            <w:sdtContent>
              <w:p w14:paraId="00000082" w14:textId="77777777" w:rsidR="00312D72" w:rsidRDefault="00D542AC">
                <w:pPr>
                  <w:pBdr>
                    <w:top w:val="nil"/>
                    <w:left w:val="nil"/>
                    <w:bottom w:val="nil"/>
                    <w:right w:val="nil"/>
                    <w:between w:val="nil"/>
                  </w:pBdr>
                  <w:spacing w:after="0" w:line="288" w:lineRule="auto"/>
                  <w:rPr>
                    <w:rFonts w:ascii="Times New Roman" w:eastAsia="Times New Roman" w:hAnsi="Times New Roman" w:cs="Times New Roman"/>
                    <w:color w:val="000000"/>
                    <w:sz w:val="24"/>
                    <w:szCs w:val="24"/>
                  </w:rPr>
                </w:pPr>
                <w:sdt>
                  <w:sdtPr>
                    <w:tag w:val="goog_rdk_291"/>
                    <w:id w:val="266839008"/>
                  </w:sdtPr>
                  <w:sdtEndPr/>
                  <w:sdtContent>
                    <w:r w:rsidR="00364F45">
                      <w:rPr>
                        <w:rFonts w:ascii="Times New Roman" w:eastAsia="Times New Roman" w:hAnsi="Times New Roman" w:cs="Times New Roman"/>
                        <w:color w:val="000000"/>
                        <w:sz w:val="24"/>
                        <w:szCs w:val="24"/>
                      </w:rPr>
                      <w:t>Họ và tên: Lê Lại Song Tâm</w:t>
                    </w:r>
                  </w:sdtContent>
                </w:sdt>
              </w:p>
            </w:sdtContent>
          </w:sdt>
          <w:sdt>
            <w:sdtPr>
              <w:tag w:val="goog_rdk_294"/>
              <w:id w:val="-968670493"/>
            </w:sdtPr>
            <w:sdtEndPr/>
            <w:sdtContent>
              <w:p w14:paraId="00000083" w14:textId="77777777" w:rsidR="00312D72" w:rsidRDefault="00D542AC">
                <w:pPr>
                  <w:pBdr>
                    <w:top w:val="nil"/>
                    <w:left w:val="nil"/>
                    <w:bottom w:val="nil"/>
                    <w:right w:val="nil"/>
                    <w:between w:val="nil"/>
                  </w:pBdr>
                  <w:spacing w:after="0" w:line="288" w:lineRule="auto"/>
                  <w:rPr>
                    <w:rFonts w:ascii="Times New Roman" w:eastAsia="Times New Roman" w:hAnsi="Times New Roman" w:cs="Times New Roman"/>
                    <w:color w:val="000000"/>
                    <w:sz w:val="24"/>
                    <w:szCs w:val="24"/>
                  </w:rPr>
                </w:pPr>
                <w:sdt>
                  <w:sdtPr>
                    <w:tag w:val="goog_rdk_293"/>
                    <w:id w:val="-468222573"/>
                  </w:sdtPr>
                  <w:sdtEndPr/>
                  <w:sdtContent>
                    <w:r w:rsidR="00364F45">
                      <w:rPr>
                        <w:rFonts w:ascii="Times New Roman" w:eastAsia="Times New Roman" w:hAnsi="Times New Roman" w:cs="Times New Roman"/>
                        <w:color w:val="000000"/>
                        <w:sz w:val="24"/>
                        <w:szCs w:val="24"/>
                      </w:rPr>
                      <w:t>Bộ phận: Kế toán</w:t>
                    </w:r>
                  </w:sdtContent>
                </w:sdt>
              </w:p>
            </w:sdtContent>
          </w:sdt>
          <w:sdt>
            <w:sdtPr>
              <w:tag w:val="goog_rdk_296"/>
              <w:id w:val="-1839307856"/>
            </w:sdtPr>
            <w:sdtEndPr/>
            <w:sdtContent>
              <w:p w14:paraId="00000084" w14:textId="77777777" w:rsidR="00312D72" w:rsidRDefault="00D542AC">
                <w:pPr>
                  <w:pBdr>
                    <w:top w:val="nil"/>
                    <w:left w:val="nil"/>
                    <w:bottom w:val="nil"/>
                    <w:right w:val="nil"/>
                    <w:between w:val="nil"/>
                  </w:pBdr>
                  <w:spacing w:after="0" w:line="288" w:lineRule="auto"/>
                  <w:rPr>
                    <w:rFonts w:ascii="Times New Roman" w:eastAsia="Times New Roman" w:hAnsi="Times New Roman" w:cs="Times New Roman"/>
                    <w:color w:val="000000"/>
                    <w:sz w:val="24"/>
                    <w:szCs w:val="24"/>
                  </w:rPr>
                </w:pPr>
                <w:sdt>
                  <w:sdtPr>
                    <w:tag w:val="goog_rdk_295"/>
                    <w:id w:val="537282641"/>
                  </w:sdtPr>
                  <w:sdtEndPr/>
                  <w:sdtContent>
                    <w:r w:rsidR="00364F45">
                      <w:rPr>
                        <w:rFonts w:ascii="Times New Roman" w:eastAsia="Times New Roman" w:hAnsi="Times New Roman" w:cs="Times New Roman"/>
                        <w:color w:val="000000"/>
                        <w:sz w:val="24"/>
                        <w:szCs w:val="24"/>
                      </w:rPr>
                      <w:t>Email: tamlls@vng.com.vn</w:t>
                    </w:r>
                  </w:sdtContent>
                </w:sdt>
              </w:p>
            </w:sdtContent>
          </w:sdt>
          <w:sdt>
            <w:sdtPr>
              <w:tag w:val="goog_rdk_298"/>
              <w:id w:val="-96622930"/>
            </w:sdtPr>
            <w:sdtEndPr/>
            <w:sdtContent>
              <w:p w14:paraId="00000085" w14:textId="77777777" w:rsidR="00312D72" w:rsidRDefault="00D542AC">
                <w:pPr>
                  <w:pBdr>
                    <w:top w:val="nil"/>
                    <w:left w:val="nil"/>
                    <w:bottom w:val="nil"/>
                    <w:right w:val="nil"/>
                    <w:between w:val="nil"/>
                  </w:pBdr>
                  <w:spacing w:after="0" w:line="288" w:lineRule="auto"/>
                  <w:rPr>
                    <w:rFonts w:ascii="Times New Roman" w:eastAsia="Times New Roman" w:hAnsi="Times New Roman" w:cs="Times New Roman"/>
                    <w:color w:val="000000"/>
                    <w:sz w:val="24"/>
                    <w:szCs w:val="24"/>
                  </w:rPr>
                </w:pPr>
                <w:sdt>
                  <w:sdtPr>
                    <w:tag w:val="goog_rdk_297"/>
                    <w:id w:val="-600496377"/>
                  </w:sdtPr>
                  <w:sdtEndPr/>
                  <w:sdtContent/>
                </w:sdt>
              </w:p>
            </w:sdtContent>
          </w:sdt>
        </w:tc>
        <w:tc>
          <w:tcPr>
            <w:tcW w:w="4608" w:type="dxa"/>
            <w:tcBorders>
              <w:top w:val="nil"/>
              <w:left w:val="single" w:sz="4" w:space="0" w:color="000000"/>
            </w:tcBorders>
          </w:tcPr>
          <w:sdt>
            <w:sdtPr>
              <w:tag w:val="goog_rdk_300"/>
              <w:id w:val="1893715932"/>
            </w:sdtPr>
            <w:sdtEndPr/>
            <w:sdtContent>
              <w:p w14:paraId="00000086" w14:textId="77777777" w:rsidR="00312D72" w:rsidRDefault="00D542AC">
                <w:pPr>
                  <w:pBdr>
                    <w:top w:val="nil"/>
                    <w:left w:val="nil"/>
                    <w:bottom w:val="nil"/>
                    <w:right w:val="nil"/>
                    <w:between w:val="nil"/>
                  </w:pBdr>
                  <w:spacing w:after="0" w:line="288" w:lineRule="auto"/>
                  <w:rPr>
                    <w:rFonts w:ascii="Times New Roman" w:eastAsia="Times New Roman" w:hAnsi="Times New Roman" w:cs="Times New Roman"/>
                    <w:color w:val="000000"/>
                    <w:sz w:val="24"/>
                    <w:szCs w:val="24"/>
                  </w:rPr>
                </w:pPr>
                <w:sdt>
                  <w:sdtPr>
                    <w:tag w:val="goog_rdk_299"/>
                    <w:id w:val="-25409896"/>
                  </w:sdtPr>
                  <w:sdtEndPr/>
                  <w:sdtContent>
                    <w:r w:rsidR="00364F45">
                      <w:rPr>
                        <w:rFonts w:ascii="Times New Roman" w:eastAsia="Times New Roman" w:hAnsi="Times New Roman" w:cs="Times New Roman"/>
                        <w:color w:val="000000"/>
                        <w:sz w:val="24"/>
                        <w:szCs w:val="24"/>
                      </w:rPr>
                      <w:t>Họ và tên: Đỗ Thị Hồng Hạnh</w:t>
                    </w:r>
                  </w:sdtContent>
                </w:sdt>
              </w:p>
            </w:sdtContent>
          </w:sdt>
          <w:sdt>
            <w:sdtPr>
              <w:tag w:val="goog_rdk_302"/>
              <w:id w:val="941735800"/>
            </w:sdtPr>
            <w:sdtEndPr/>
            <w:sdtContent>
              <w:p w14:paraId="00000087" w14:textId="77777777" w:rsidR="00312D72" w:rsidRDefault="00D542AC">
                <w:pPr>
                  <w:pBdr>
                    <w:top w:val="nil"/>
                    <w:left w:val="nil"/>
                    <w:bottom w:val="nil"/>
                    <w:right w:val="nil"/>
                    <w:between w:val="nil"/>
                  </w:pBdr>
                  <w:spacing w:after="0" w:line="288" w:lineRule="auto"/>
                  <w:rPr>
                    <w:rFonts w:ascii="Times New Roman" w:eastAsia="Times New Roman" w:hAnsi="Times New Roman" w:cs="Times New Roman"/>
                    <w:color w:val="000000"/>
                    <w:sz w:val="24"/>
                    <w:szCs w:val="24"/>
                  </w:rPr>
                </w:pPr>
                <w:sdt>
                  <w:sdtPr>
                    <w:tag w:val="goog_rdk_301"/>
                    <w:id w:val="1468117680"/>
                  </w:sdtPr>
                  <w:sdtEndPr/>
                  <w:sdtContent>
                    <w:r w:rsidR="00364F45">
                      <w:rPr>
                        <w:rFonts w:ascii="Times New Roman" w:eastAsia="Times New Roman" w:hAnsi="Times New Roman" w:cs="Times New Roman"/>
                        <w:color w:val="000000"/>
                        <w:sz w:val="24"/>
                        <w:szCs w:val="24"/>
                      </w:rPr>
                      <w:t>Bộ phận: Kế toán</w:t>
                    </w:r>
                  </w:sdtContent>
                </w:sdt>
              </w:p>
            </w:sdtContent>
          </w:sdt>
          <w:sdt>
            <w:sdtPr>
              <w:tag w:val="goog_rdk_304"/>
              <w:id w:val="-1278034334"/>
            </w:sdtPr>
            <w:sdtEndPr/>
            <w:sdtContent>
              <w:p w14:paraId="00000088" w14:textId="77777777" w:rsidR="00312D72" w:rsidRDefault="00D542AC">
                <w:pPr>
                  <w:pBdr>
                    <w:top w:val="nil"/>
                    <w:left w:val="nil"/>
                    <w:bottom w:val="nil"/>
                    <w:right w:val="nil"/>
                    <w:between w:val="nil"/>
                  </w:pBdr>
                  <w:spacing w:after="0" w:line="288" w:lineRule="auto"/>
                  <w:rPr>
                    <w:rFonts w:ascii="Times New Roman" w:eastAsia="Times New Roman" w:hAnsi="Times New Roman" w:cs="Times New Roman"/>
                    <w:color w:val="000000"/>
                    <w:sz w:val="24"/>
                    <w:szCs w:val="24"/>
                  </w:rPr>
                </w:pPr>
                <w:sdt>
                  <w:sdtPr>
                    <w:tag w:val="goog_rdk_303"/>
                    <w:id w:val="-1231813015"/>
                  </w:sdtPr>
                  <w:sdtEndPr/>
                  <w:sdtContent>
                    <w:r w:rsidR="00364F45">
                      <w:rPr>
                        <w:rFonts w:ascii="Times New Roman" w:eastAsia="Times New Roman" w:hAnsi="Times New Roman" w:cs="Times New Roman"/>
                        <w:color w:val="000000"/>
                        <w:sz w:val="24"/>
                        <w:szCs w:val="24"/>
                      </w:rPr>
                      <w:t>Email: hanhdth@gapit.com.vn</w:t>
                    </w:r>
                  </w:sdtContent>
                </w:sdt>
              </w:p>
            </w:sdtContent>
          </w:sdt>
          <w:sdt>
            <w:sdtPr>
              <w:tag w:val="goog_rdk_306"/>
              <w:id w:val="-852505188"/>
            </w:sdtPr>
            <w:sdtEndPr/>
            <w:sdtContent>
              <w:p w14:paraId="00000089" w14:textId="77777777" w:rsidR="00312D72" w:rsidRDefault="00D542AC">
                <w:pPr>
                  <w:pBdr>
                    <w:top w:val="nil"/>
                    <w:left w:val="nil"/>
                    <w:bottom w:val="nil"/>
                    <w:right w:val="nil"/>
                    <w:between w:val="nil"/>
                  </w:pBdr>
                  <w:spacing w:after="0" w:line="288" w:lineRule="auto"/>
                  <w:rPr>
                    <w:rFonts w:ascii="Times New Roman" w:eastAsia="Times New Roman" w:hAnsi="Times New Roman" w:cs="Times New Roman"/>
                    <w:color w:val="000000"/>
                    <w:sz w:val="24"/>
                    <w:szCs w:val="24"/>
                  </w:rPr>
                </w:pPr>
                <w:sdt>
                  <w:sdtPr>
                    <w:tag w:val="goog_rdk_305"/>
                    <w:id w:val="-679253106"/>
                  </w:sdtPr>
                  <w:sdtEndPr/>
                  <w:sdtContent/>
                </w:sdt>
              </w:p>
            </w:sdtContent>
          </w:sdt>
        </w:tc>
      </w:tr>
    </w:tbl>
    <w:sdt>
      <w:sdtPr>
        <w:tag w:val="goog_rdk_310"/>
        <w:id w:val="520845424"/>
      </w:sdtPr>
      <w:sdtEndPr/>
      <w:sdtContent>
        <w:p w14:paraId="0000008B" w14:textId="77777777" w:rsidR="00312D72" w:rsidRDefault="00D542AC">
          <w:pPr>
            <w:pBdr>
              <w:top w:val="nil"/>
              <w:left w:val="nil"/>
              <w:bottom w:val="nil"/>
              <w:right w:val="nil"/>
              <w:between w:val="nil"/>
            </w:pBdr>
            <w:spacing w:after="0" w:line="288" w:lineRule="auto"/>
            <w:ind w:left="720"/>
            <w:jc w:val="both"/>
            <w:rPr>
              <w:rFonts w:ascii="Times New Roman" w:eastAsia="Times New Roman" w:hAnsi="Times New Roman" w:cs="Times New Roman"/>
              <w:color w:val="000000"/>
              <w:sz w:val="24"/>
              <w:szCs w:val="24"/>
            </w:rPr>
          </w:pPr>
          <w:sdt>
            <w:sdtPr>
              <w:tag w:val="goog_rdk_309"/>
              <w:id w:val="316727568"/>
            </w:sdtPr>
            <w:sdtEndPr/>
            <w:sdtContent/>
          </w:sdt>
        </w:p>
      </w:sdtContent>
    </w:sdt>
    <w:sdt>
      <w:sdtPr>
        <w:tag w:val="goog_rdk_313"/>
        <w:id w:val="31584352"/>
      </w:sdtPr>
      <w:sdtEndPr/>
      <w:sdtContent>
        <w:p w14:paraId="0000008C" w14:textId="77777777" w:rsidR="00312D72" w:rsidRDefault="00D542AC">
          <w:pPr>
            <w:numPr>
              <w:ilvl w:val="0"/>
              <w:numId w:val="23"/>
            </w:numPr>
            <w:pBdr>
              <w:top w:val="nil"/>
              <w:left w:val="nil"/>
              <w:bottom w:val="nil"/>
              <w:right w:val="nil"/>
              <w:between w:val="nil"/>
            </w:pBdr>
            <w:spacing w:after="0" w:line="288" w:lineRule="auto"/>
            <w:ind w:hanging="720"/>
            <w:jc w:val="both"/>
            <w:rPr>
              <w:rFonts w:ascii="Times New Roman" w:eastAsia="Times New Roman" w:hAnsi="Times New Roman" w:cs="Times New Roman"/>
              <w:color w:val="000000"/>
              <w:sz w:val="24"/>
              <w:szCs w:val="24"/>
            </w:rPr>
          </w:pPr>
          <w:sdt>
            <w:sdtPr>
              <w:tag w:val="goog_rdk_311"/>
              <w:id w:val="1339633259"/>
            </w:sdtPr>
            <w:sdtEndPr/>
            <w:sdtContent>
              <w:r w:rsidR="00364F45">
                <w:rPr>
                  <w:rFonts w:ascii="Times New Roman" w:eastAsia="Times New Roman" w:hAnsi="Times New Roman" w:cs="Times New Roman"/>
                  <w:b/>
                  <w:bCs/>
                  <w:color w:val="000000"/>
                  <w:sz w:val="24"/>
                  <w:szCs w:val="24"/>
                </w:rPr>
                <w:t>QUYỀN VÀ TRÁCH NHIỆM HAI BÊN</w:t>
              </w:r>
            </w:sdtContent>
          </w:sdt>
          <w:sdt>
            <w:sdtPr>
              <w:tag w:val="goog_rdk_312"/>
              <w:id w:val="-164769309"/>
            </w:sdtPr>
            <w:sdtEndPr/>
            <w:sdtContent/>
          </w:sdt>
        </w:p>
      </w:sdtContent>
    </w:sdt>
    <w:sdt>
      <w:sdtPr>
        <w:tag w:val="goog_rdk_316"/>
        <w:id w:val="-532893610"/>
      </w:sdtPr>
      <w:sdtEndPr/>
      <w:sdtContent>
        <w:p w14:paraId="0000008D" w14:textId="77777777" w:rsidR="00312D72" w:rsidRDefault="00D542AC">
          <w:pPr>
            <w:pBdr>
              <w:top w:val="nil"/>
              <w:left w:val="nil"/>
              <w:bottom w:val="nil"/>
              <w:right w:val="nil"/>
              <w:between w:val="nil"/>
            </w:pBdr>
            <w:spacing w:after="0" w:line="288" w:lineRule="auto"/>
            <w:jc w:val="both"/>
            <w:rPr>
              <w:rFonts w:ascii="Times New Roman" w:eastAsia="Times New Roman" w:hAnsi="Times New Roman" w:cs="Times New Roman"/>
              <w:color w:val="000000"/>
              <w:sz w:val="24"/>
              <w:szCs w:val="24"/>
            </w:rPr>
          </w:pPr>
          <w:sdt>
            <w:sdtPr>
              <w:tag w:val="goog_rdk_314"/>
              <w:id w:val="-955114243"/>
            </w:sdtPr>
            <w:sdtEndPr/>
            <w:sdtContent>
              <w:r w:rsidR="00364F45">
                <w:rPr>
                  <w:rFonts w:ascii="Times New Roman" w:eastAsia="Times New Roman" w:hAnsi="Times New Roman" w:cs="Times New Roman"/>
                  <w:b/>
                  <w:bCs/>
                  <w:color w:val="000000"/>
                  <w:sz w:val="24"/>
                  <w:szCs w:val="24"/>
                </w:rPr>
                <w:t>5.1</w:t>
              </w:r>
              <w:r w:rsidR="00364F45">
                <w:rPr>
                  <w:rFonts w:ascii="Times New Roman" w:eastAsia="Times New Roman" w:hAnsi="Times New Roman" w:cs="Times New Roman"/>
                  <w:b/>
                  <w:bCs/>
                  <w:color w:val="000000"/>
                  <w:sz w:val="24"/>
                  <w:szCs w:val="24"/>
                </w:rPr>
                <w:tab/>
                <w:t xml:space="preserve">Quyền và trách </w:t>
              </w:r>
              <w:proofErr w:type="spellStart"/>
              <w:r w:rsidR="00364F45">
                <w:rPr>
                  <w:rFonts w:ascii="Times New Roman" w:eastAsia="Times New Roman" w:hAnsi="Times New Roman" w:cs="Times New Roman"/>
                  <w:b/>
                  <w:bCs/>
                  <w:color w:val="000000"/>
                  <w:sz w:val="24"/>
                  <w:szCs w:val="24"/>
                </w:rPr>
                <w:t>nhiệm</w:t>
              </w:r>
              <w:proofErr w:type="spellEnd"/>
              <w:r w:rsidR="00364F45">
                <w:rPr>
                  <w:rFonts w:ascii="Times New Roman" w:eastAsia="Times New Roman" w:hAnsi="Times New Roman" w:cs="Times New Roman"/>
                  <w:b/>
                  <w:bCs/>
                  <w:color w:val="000000"/>
                  <w:sz w:val="24"/>
                  <w:szCs w:val="24"/>
                </w:rPr>
                <w:t xml:space="preserve"> của Bên A</w:t>
              </w:r>
            </w:sdtContent>
          </w:sdt>
          <w:sdt>
            <w:sdtPr>
              <w:tag w:val="goog_rdk_315"/>
              <w:id w:val="-2041307177"/>
            </w:sdtPr>
            <w:sdtEndPr/>
            <w:sdtContent/>
          </w:sdt>
        </w:p>
      </w:sdtContent>
    </w:sdt>
    <w:sdt>
      <w:sdtPr>
        <w:tag w:val="goog_rdk_318"/>
        <w:id w:val="-1950585879"/>
      </w:sdtPr>
      <w:sdtEndPr/>
      <w:sdtContent>
        <w:p w14:paraId="0000008E" w14:textId="77777777" w:rsidR="00312D72" w:rsidRDefault="00D542AC">
          <w:pPr>
            <w:numPr>
              <w:ilvl w:val="1"/>
              <w:numId w:val="30"/>
            </w:numPr>
            <w:pBdr>
              <w:top w:val="nil"/>
              <w:left w:val="nil"/>
              <w:bottom w:val="nil"/>
              <w:right w:val="nil"/>
              <w:between w:val="nil"/>
            </w:pBdr>
            <w:spacing w:after="0" w:line="288" w:lineRule="auto"/>
            <w:ind w:left="720" w:hanging="720"/>
            <w:jc w:val="both"/>
            <w:rPr>
              <w:rFonts w:ascii="Times New Roman" w:eastAsia="Times New Roman" w:hAnsi="Times New Roman" w:cs="Times New Roman"/>
              <w:color w:val="000000"/>
              <w:sz w:val="24"/>
              <w:szCs w:val="24"/>
            </w:rPr>
            <w:pPrChange w:id="189" w:author="Hang P." w:date="2026-05-29T07:22:00Z">
              <w:pPr>
                <w:numPr>
                  <w:ilvl w:val="1"/>
                  <w:numId w:val="7"/>
                </w:numPr>
                <w:pBdr>
                  <w:top w:val="nil"/>
                  <w:left w:val="nil"/>
                  <w:bottom w:val="nil"/>
                  <w:right w:val="nil"/>
                  <w:between w:val="nil"/>
                </w:pBdr>
                <w:spacing w:after="0" w:line="288" w:lineRule="auto"/>
                <w:ind w:left="709" w:hanging="709"/>
                <w:jc w:val="both"/>
              </w:pPr>
            </w:pPrChange>
          </w:pPr>
          <w:sdt>
            <w:sdtPr>
              <w:tag w:val="goog_rdk_317"/>
              <w:id w:val="-1525178292"/>
            </w:sdtPr>
            <w:sdtEndPr/>
            <w:sdtContent>
              <w:r w:rsidR="00364F45">
                <w:rPr>
                  <w:rFonts w:ascii="Times New Roman" w:eastAsia="Times New Roman" w:hAnsi="Times New Roman" w:cs="Times New Roman"/>
                  <w:color w:val="000000"/>
                  <w:sz w:val="24"/>
                  <w:szCs w:val="24"/>
                </w:rPr>
                <w:t xml:space="preserve">Có quyền yêu cầu Bên B </w:t>
              </w:r>
              <w:proofErr w:type="spellStart"/>
              <w:r w:rsidR="00364F45">
                <w:rPr>
                  <w:rFonts w:ascii="Times New Roman" w:eastAsia="Times New Roman" w:hAnsi="Times New Roman" w:cs="Times New Roman"/>
                  <w:color w:val="000000"/>
                  <w:sz w:val="24"/>
                  <w:szCs w:val="24"/>
                </w:rPr>
                <w:t>thanh</w:t>
              </w:r>
              <w:proofErr w:type="spellEnd"/>
              <w:r w:rsidR="00364F45">
                <w:rPr>
                  <w:rFonts w:ascii="Times New Roman" w:eastAsia="Times New Roman" w:hAnsi="Times New Roman" w:cs="Times New Roman"/>
                  <w:color w:val="000000"/>
                  <w:sz w:val="24"/>
                  <w:szCs w:val="24"/>
                </w:rPr>
                <w:t xml:space="preserve"> toán đầy đủ và đúng thời hạn quy định tại Hợp Đồng.</w:t>
              </w:r>
            </w:sdtContent>
          </w:sdt>
        </w:p>
      </w:sdtContent>
    </w:sdt>
    <w:sdt>
      <w:sdtPr>
        <w:tag w:val="goog_rdk_320"/>
        <w:id w:val="1630814431"/>
      </w:sdtPr>
      <w:sdtEndPr/>
      <w:sdtContent>
        <w:p w14:paraId="0000008F" w14:textId="77777777" w:rsidR="00312D72" w:rsidRDefault="00D542AC">
          <w:pPr>
            <w:numPr>
              <w:ilvl w:val="1"/>
              <w:numId w:val="30"/>
            </w:numPr>
            <w:pBdr>
              <w:top w:val="nil"/>
              <w:left w:val="nil"/>
              <w:bottom w:val="nil"/>
              <w:right w:val="nil"/>
              <w:between w:val="nil"/>
            </w:pBdr>
            <w:spacing w:after="0" w:line="288" w:lineRule="auto"/>
            <w:ind w:left="709" w:hanging="709"/>
            <w:jc w:val="both"/>
            <w:rPr>
              <w:rFonts w:ascii="Times New Roman" w:eastAsia="Times New Roman" w:hAnsi="Times New Roman" w:cs="Times New Roman"/>
              <w:color w:val="000000"/>
              <w:sz w:val="24"/>
              <w:szCs w:val="24"/>
            </w:rPr>
            <w:pPrChange w:id="190" w:author="Hang P." w:date="2026-05-29T07:22:00Z">
              <w:pPr>
                <w:numPr>
                  <w:ilvl w:val="1"/>
                  <w:numId w:val="7"/>
                </w:numPr>
                <w:pBdr>
                  <w:top w:val="nil"/>
                  <w:left w:val="nil"/>
                  <w:bottom w:val="nil"/>
                  <w:right w:val="nil"/>
                  <w:between w:val="nil"/>
                </w:pBdr>
                <w:spacing w:after="0" w:line="288" w:lineRule="auto"/>
                <w:ind w:left="709" w:hanging="709"/>
                <w:jc w:val="both"/>
              </w:pPr>
            </w:pPrChange>
          </w:pPr>
          <w:sdt>
            <w:sdtPr>
              <w:tag w:val="goog_rdk_319"/>
              <w:id w:val="-809624666"/>
            </w:sdtPr>
            <w:sdtEndPr/>
            <w:sdtContent>
              <w:r w:rsidR="00364F45">
                <w:rPr>
                  <w:rFonts w:ascii="Times New Roman" w:eastAsia="Times New Roman" w:hAnsi="Times New Roman" w:cs="Times New Roman"/>
                  <w:color w:val="000000"/>
                  <w:sz w:val="24"/>
                  <w:szCs w:val="24"/>
                </w:rPr>
                <w:t xml:space="preserve">Có quyền </w:t>
              </w:r>
              <w:proofErr w:type="spellStart"/>
              <w:r w:rsidR="00364F45">
                <w:rPr>
                  <w:rFonts w:ascii="Times New Roman" w:eastAsia="Times New Roman" w:hAnsi="Times New Roman" w:cs="Times New Roman"/>
                  <w:color w:val="000000"/>
                  <w:sz w:val="24"/>
                  <w:szCs w:val="24"/>
                </w:rPr>
                <w:t>thu</w:t>
              </w:r>
              <w:proofErr w:type="spellEnd"/>
              <w:r w:rsidR="00364F45">
                <w:rPr>
                  <w:rFonts w:ascii="Times New Roman" w:eastAsia="Times New Roman" w:hAnsi="Times New Roman" w:cs="Times New Roman"/>
                  <w:color w:val="000000"/>
                  <w:sz w:val="24"/>
                  <w:szCs w:val="24"/>
                </w:rPr>
                <w:t xml:space="preserve"> hồi Mã code </w:t>
              </w:r>
              <w:proofErr w:type="spellStart"/>
              <w:r w:rsidR="00364F45">
                <w:rPr>
                  <w:rFonts w:ascii="Times New Roman" w:eastAsia="Times New Roman" w:hAnsi="Times New Roman" w:cs="Times New Roman"/>
                  <w:color w:val="000000"/>
                  <w:sz w:val="24"/>
                  <w:szCs w:val="24"/>
                </w:rPr>
                <w:t>zVas</w:t>
              </w:r>
              <w:proofErr w:type="spellEnd"/>
              <w:r w:rsidR="00364F45">
                <w:rPr>
                  <w:rFonts w:ascii="Times New Roman" w:eastAsia="Times New Roman" w:hAnsi="Times New Roman" w:cs="Times New Roman"/>
                  <w:color w:val="000000"/>
                  <w:sz w:val="24"/>
                  <w:szCs w:val="24"/>
                </w:rPr>
                <w:t xml:space="preserve"> trong trường hợp Bên B chậm </w:t>
              </w:r>
              <w:proofErr w:type="spellStart"/>
              <w:r w:rsidR="00364F45">
                <w:rPr>
                  <w:rFonts w:ascii="Times New Roman" w:eastAsia="Times New Roman" w:hAnsi="Times New Roman" w:cs="Times New Roman"/>
                  <w:color w:val="000000"/>
                  <w:sz w:val="24"/>
                  <w:szCs w:val="24"/>
                </w:rPr>
                <w:t>thanh</w:t>
              </w:r>
              <w:proofErr w:type="spellEnd"/>
              <w:r w:rsidR="00364F45">
                <w:rPr>
                  <w:rFonts w:ascii="Times New Roman" w:eastAsia="Times New Roman" w:hAnsi="Times New Roman" w:cs="Times New Roman"/>
                  <w:color w:val="000000"/>
                  <w:sz w:val="24"/>
                  <w:szCs w:val="24"/>
                </w:rPr>
                <w:t xml:space="preserve"> toán quá 05 (năm) ngày tính từ lúc </w:t>
              </w:r>
              <w:proofErr w:type="spellStart"/>
              <w:r w:rsidR="00364F45">
                <w:rPr>
                  <w:rFonts w:ascii="Times New Roman" w:eastAsia="Times New Roman" w:hAnsi="Times New Roman" w:cs="Times New Roman"/>
                  <w:color w:val="000000"/>
                  <w:sz w:val="24"/>
                  <w:szCs w:val="24"/>
                </w:rPr>
                <w:t>đến</w:t>
              </w:r>
              <w:proofErr w:type="spellEnd"/>
              <w:r w:rsidR="00364F45">
                <w:rPr>
                  <w:rFonts w:ascii="Times New Roman" w:eastAsia="Times New Roman" w:hAnsi="Times New Roman" w:cs="Times New Roman"/>
                  <w:color w:val="000000"/>
                  <w:sz w:val="24"/>
                  <w:szCs w:val="24"/>
                </w:rPr>
                <w:t xml:space="preserve"> </w:t>
              </w:r>
              <w:proofErr w:type="spellStart"/>
              <w:r w:rsidR="00364F45">
                <w:rPr>
                  <w:rFonts w:ascii="Times New Roman" w:eastAsia="Times New Roman" w:hAnsi="Times New Roman" w:cs="Times New Roman"/>
                  <w:color w:val="000000"/>
                  <w:sz w:val="24"/>
                  <w:szCs w:val="24"/>
                </w:rPr>
                <w:t>hạn</w:t>
              </w:r>
              <w:proofErr w:type="spellEnd"/>
              <w:r w:rsidR="00364F45">
                <w:rPr>
                  <w:rFonts w:ascii="Times New Roman" w:eastAsia="Times New Roman" w:hAnsi="Times New Roman" w:cs="Times New Roman"/>
                  <w:color w:val="000000"/>
                  <w:sz w:val="24"/>
                  <w:szCs w:val="24"/>
                </w:rPr>
                <w:t xml:space="preserve"> </w:t>
              </w:r>
              <w:proofErr w:type="spellStart"/>
              <w:r w:rsidR="00364F45">
                <w:rPr>
                  <w:rFonts w:ascii="Times New Roman" w:eastAsia="Times New Roman" w:hAnsi="Times New Roman" w:cs="Times New Roman"/>
                  <w:color w:val="000000"/>
                  <w:sz w:val="24"/>
                  <w:szCs w:val="24"/>
                </w:rPr>
                <w:t>thanh</w:t>
              </w:r>
              <w:proofErr w:type="spellEnd"/>
              <w:r w:rsidR="00364F45">
                <w:rPr>
                  <w:rFonts w:ascii="Times New Roman" w:eastAsia="Times New Roman" w:hAnsi="Times New Roman" w:cs="Times New Roman"/>
                  <w:color w:val="000000"/>
                  <w:sz w:val="24"/>
                  <w:szCs w:val="24"/>
                </w:rPr>
                <w:t xml:space="preserve"> </w:t>
              </w:r>
              <w:proofErr w:type="spellStart"/>
              <w:r w:rsidR="00364F45">
                <w:rPr>
                  <w:rFonts w:ascii="Times New Roman" w:eastAsia="Times New Roman" w:hAnsi="Times New Roman" w:cs="Times New Roman"/>
                  <w:color w:val="000000"/>
                  <w:sz w:val="24"/>
                  <w:szCs w:val="24"/>
                </w:rPr>
                <w:t>toán</w:t>
              </w:r>
              <w:proofErr w:type="spellEnd"/>
              <w:r w:rsidR="00364F45">
                <w:rPr>
                  <w:rFonts w:ascii="Times New Roman" w:eastAsia="Times New Roman" w:hAnsi="Times New Roman" w:cs="Times New Roman"/>
                  <w:color w:val="000000"/>
                  <w:sz w:val="24"/>
                  <w:szCs w:val="24"/>
                </w:rPr>
                <w:t>.</w:t>
              </w:r>
            </w:sdtContent>
          </w:sdt>
        </w:p>
      </w:sdtContent>
    </w:sdt>
    <w:sdt>
      <w:sdtPr>
        <w:tag w:val="goog_rdk_322"/>
        <w:id w:val="-1876600487"/>
      </w:sdtPr>
      <w:sdtEndPr/>
      <w:sdtContent>
        <w:p w14:paraId="00000090" w14:textId="77777777" w:rsidR="00312D72" w:rsidRDefault="00D542AC">
          <w:pPr>
            <w:numPr>
              <w:ilvl w:val="1"/>
              <w:numId w:val="30"/>
            </w:numPr>
            <w:pBdr>
              <w:top w:val="nil"/>
              <w:left w:val="nil"/>
              <w:bottom w:val="nil"/>
              <w:right w:val="nil"/>
              <w:between w:val="nil"/>
            </w:pBdr>
            <w:spacing w:after="0" w:line="288" w:lineRule="auto"/>
            <w:ind w:left="709" w:hanging="709"/>
            <w:jc w:val="both"/>
            <w:rPr>
              <w:rFonts w:ascii="Times New Roman" w:eastAsia="Times New Roman" w:hAnsi="Times New Roman" w:cs="Times New Roman"/>
              <w:color w:val="000000"/>
              <w:sz w:val="24"/>
              <w:szCs w:val="24"/>
            </w:rPr>
            <w:pPrChange w:id="191" w:author="Hang P." w:date="2026-05-29T07:22:00Z">
              <w:pPr>
                <w:numPr>
                  <w:ilvl w:val="1"/>
                  <w:numId w:val="7"/>
                </w:numPr>
                <w:pBdr>
                  <w:top w:val="nil"/>
                  <w:left w:val="nil"/>
                  <w:bottom w:val="nil"/>
                  <w:right w:val="nil"/>
                  <w:between w:val="nil"/>
                </w:pBdr>
                <w:spacing w:after="0" w:line="288" w:lineRule="auto"/>
                <w:ind w:left="709" w:hanging="709"/>
                <w:jc w:val="both"/>
              </w:pPr>
            </w:pPrChange>
          </w:pPr>
          <w:sdt>
            <w:sdtPr>
              <w:tag w:val="goog_rdk_321"/>
              <w:id w:val="-164312421"/>
            </w:sdtPr>
            <w:sdtEndPr/>
            <w:sdtContent>
              <w:r w:rsidR="00364F45">
                <w:rPr>
                  <w:rFonts w:ascii="Times New Roman" w:eastAsia="Times New Roman" w:hAnsi="Times New Roman" w:cs="Times New Roman"/>
                  <w:color w:val="000000"/>
                  <w:sz w:val="24"/>
                  <w:szCs w:val="24"/>
                </w:rPr>
                <w:t xml:space="preserve">Có trách </w:t>
              </w:r>
              <w:proofErr w:type="spellStart"/>
              <w:r w:rsidR="00364F45">
                <w:rPr>
                  <w:rFonts w:ascii="Times New Roman" w:eastAsia="Times New Roman" w:hAnsi="Times New Roman" w:cs="Times New Roman"/>
                  <w:color w:val="000000"/>
                  <w:sz w:val="24"/>
                  <w:szCs w:val="24"/>
                </w:rPr>
                <w:t>nhiệm</w:t>
              </w:r>
              <w:proofErr w:type="spellEnd"/>
              <w:r w:rsidR="00364F45">
                <w:rPr>
                  <w:rFonts w:ascii="Times New Roman" w:eastAsia="Times New Roman" w:hAnsi="Times New Roman" w:cs="Times New Roman"/>
                  <w:color w:val="000000"/>
                  <w:sz w:val="24"/>
                  <w:szCs w:val="24"/>
                </w:rPr>
                <w:t xml:space="preserve"> </w:t>
              </w:r>
              <w:proofErr w:type="spellStart"/>
              <w:r w:rsidR="00364F45">
                <w:rPr>
                  <w:rFonts w:ascii="Times New Roman" w:eastAsia="Times New Roman" w:hAnsi="Times New Roman" w:cs="Times New Roman"/>
                  <w:color w:val="000000"/>
                  <w:sz w:val="24"/>
                  <w:szCs w:val="24"/>
                </w:rPr>
                <w:t>xây</w:t>
              </w:r>
              <w:proofErr w:type="spellEnd"/>
              <w:r w:rsidR="00364F45">
                <w:rPr>
                  <w:rFonts w:ascii="Times New Roman" w:eastAsia="Times New Roman" w:hAnsi="Times New Roman" w:cs="Times New Roman"/>
                  <w:color w:val="000000"/>
                  <w:sz w:val="24"/>
                  <w:szCs w:val="24"/>
                </w:rPr>
                <w:t xml:space="preserve"> dựng, duy trì và phát triển hệ thống quản lý, sản xuất, lưu trữ, sử dụng các Mã code </w:t>
              </w:r>
              <w:proofErr w:type="spellStart"/>
              <w:r w:rsidR="00364F45">
                <w:rPr>
                  <w:rFonts w:ascii="Times New Roman" w:eastAsia="Times New Roman" w:hAnsi="Times New Roman" w:cs="Times New Roman"/>
                  <w:color w:val="000000"/>
                  <w:sz w:val="24"/>
                  <w:szCs w:val="24"/>
                </w:rPr>
                <w:t>zVas</w:t>
              </w:r>
              <w:proofErr w:type="spellEnd"/>
              <w:r w:rsidR="00364F45">
                <w:rPr>
                  <w:rFonts w:ascii="Times New Roman" w:eastAsia="Times New Roman" w:hAnsi="Times New Roman" w:cs="Times New Roman"/>
                  <w:color w:val="000000"/>
                  <w:sz w:val="24"/>
                  <w:szCs w:val="24"/>
                </w:rPr>
                <w:t xml:space="preserve"> của Dịch vụ </w:t>
              </w:r>
              <w:proofErr w:type="spellStart"/>
              <w:r w:rsidR="00364F45">
                <w:rPr>
                  <w:rFonts w:ascii="Times New Roman" w:eastAsia="Times New Roman" w:hAnsi="Times New Roman" w:cs="Times New Roman"/>
                  <w:color w:val="000000"/>
                  <w:sz w:val="24"/>
                  <w:szCs w:val="24"/>
                </w:rPr>
                <w:t>zVas</w:t>
              </w:r>
              <w:proofErr w:type="spellEnd"/>
              <w:r w:rsidR="00364F45">
                <w:rPr>
                  <w:rFonts w:ascii="Times New Roman" w:eastAsia="Times New Roman" w:hAnsi="Times New Roman" w:cs="Times New Roman"/>
                  <w:color w:val="000000"/>
                  <w:sz w:val="24"/>
                  <w:szCs w:val="24"/>
                </w:rPr>
                <w:t xml:space="preserve">. </w:t>
              </w:r>
            </w:sdtContent>
          </w:sdt>
        </w:p>
      </w:sdtContent>
    </w:sdt>
    <w:sdt>
      <w:sdtPr>
        <w:tag w:val="goog_rdk_324"/>
        <w:id w:val="425375478"/>
      </w:sdtPr>
      <w:sdtEndPr/>
      <w:sdtContent>
        <w:p w14:paraId="00000091" w14:textId="77777777" w:rsidR="00312D72" w:rsidRDefault="00D542AC">
          <w:pPr>
            <w:numPr>
              <w:ilvl w:val="1"/>
              <w:numId w:val="30"/>
            </w:numPr>
            <w:pBdr>
              <w:top w:val="nil"/>
              <w:left w:val="nil"/>
              <w:bottom w:val="nil"/>
              <w:right w:val="nil"/>
              <w:between w:val="nil"/>
            </w:pBdr>
            <w:spacing w:after="0" w:line="288" w:lineRule="auto"/>
            <w:ind w:left="709" w:hanging="709"/>
            <w:jc w:val="both"/>
            <w:rPr>
              <w:rFonts w:ascii="Times New Roman" w:eastAsia="Times New Roman" w:hAnsi="Times New Roman" w:cs="Times New Roman"/>
              <w:color w:val="000000"/>
              <w:sz w:val="24"/>
              <w:szCs w:val="24"/>
            </w:rPr>
            <w:pPrChange w:id="192" w:author="Hang P." w:date="2026-05-29T07:22:00Z">
              <w:pPr>
                <w:numPr>
                  <w:ilvl w:val="1"/>
                  <w:numId w:val="7"/>
                </w:numPr>
                <w:pBdr>
                  <w:top w:val="nil"/>
                  <w:left w:val="nil"/>
                  <w:bottom w:val="nil"/>
                  <w:right w:val="nil"/>
                  <w:between w:val="nil"/>
                </w:pBdr>
                <w:spacing w:after="0" w:line="288" w:lineRule="auto"/>
                <w:ind w:left="709" w:hanging="709"/>
                <w:jc w:val="both"/>
              </w:pPr>
            </w:pPrChange>
          </w:pPr>
          <w:sdt>
            <w:sdtPr>
              <w:tag w:val="goog_rdk_323"/>
              <w:id w:val="742711925"/>
            </w:sdtPr>
            <w:sdtEndPr/>
            <w:sdtContent>
              <w:r w:rsidR="00364F45">
                <w:rPr>
                  <w:rFonts w:ascii="Times New Roman" w:eastAsia="Times New Roman" w:hAnsi="Times New Roman" w:cs="Times New Roman"/>
                  <w:color w:val="000000"/>
                  <w:sz w:val="24"/>
                  <w:szCs w:val="24"/>
                </w:rPr>
                <w:t xml:space="preserve">Đảm bảo Mã code </w:t>
              </w:r>
              <w:proofErr w:type="spellStart"/>
              <w:r w:rsidR="00364F45">
                <w:rPr>
                  <w:rFonts w:ascii="Times New Roman" w:eastAsia="Times New Roman" w:hAnsi="Times New Roman" w:cs="Times New Roman"/>
                  <w:color w:val="000000"/>
                  <w:sz w:val="24"/>
                  <w:szCs w:val="24"/>
                </w:rPr>
                <w:t>zVas</w:t>
              </w:r>
              <w:proofErr w:type="spellEnd"/>
              <w:r w:rsidR="00364F45">
                <w:rPr>
                  <w:rFonts w:ascii="Times New Roman" w:eastAsia="Times New Roman" w:hAnsi="Times New Roman" w:cs="Times New Roman"/>
                  <w:color w:val="000000"/>
                  <w:sz w:val="24"/>
                  <w:szCs w:val="24"/>
                </w:rPr>
                <w:t xml:space="preserve"> mà Bên B nhận được là hợp lệ, chưa sử dụng và có thể sử dụng </w:t>
              </w:r>
              <w:proofErr w:type="spellStart"/>
              <w:r w:rsidR="00364F45">
                <w:rPr>
                  <w:rFonts w:ascii="Times New Roman" w:eastAsia="Times New Roman" w:hAnsi="Times New Roman" w:cs="Times New Roman"/>
                  <w:color w:val="000000"/>
                  <w:sz w:val="24"/>
                  <w:szCs w:val="24"/>
                </w:rPr>
                <w:t>theo</w:t>
              </w:r>
              <w:proofErr w:type="spellEnd"/>
              <w:r w:rsidR="00364F45">
                <w:rPr>
                  <w:rFonts w:ascii="Times New Roman" w:eastAsia="Times New Roman" w:hAnsi="Times New Roman" w:cs="Times New Roman"/>
                  <w:color w:val="000000"/>
                  <w:sz w:val="24"/>
                  <w:szCs w:val="24"/>
                </w:rPr>
                <w:t xml:space="preserve"> đúng quy định và hướng dẫn mà bên A đã đưa ra, trừ trường hợp được quy định khác đi tại Hợp Đồng.</w:t>
              </w:r>
            </w:sdtContent>
          </w:sdt>
        </w:p>
      </w:sdtContent>
    </w:sdt>
    <w:sdt>
      <w:sdtPr>
        <w:tag w:val="goog_rdk_326"/>
        <w:id w:val="990927190"/>
      </w:sdtPr>
      <w:sdtEndPr/>
      <w:sdtContent>
        <w:p w14:paraId="00000092" w14:textId="77777777" w:rsidR="00312D72" w:rsidRDefault="00D542AC">
          <w:pPr>
            <w:numPr>
              <w:ilvl w:val="1"/>
              <w:numId w:val="30"/>
            </w:numPr>
            <w:pBdr>
              <w:top w:val="nil"/>
              <w:left w:val="nil"/>
              <w:bottom w:val="nil"/>
              <w:right w:val="nil"/>
              <w:between w:val="nil"/>
            </w:pBdr>
            <w:spacing w:after="0" w:line="288" w:lineRule="auto"/>
            <w:ind w:left="709" w:hanging="709"/>
            <w:jc w:val="both"/>
            <w:rPr>
              <w:rFonts w:ascii="Times New Roman" w:eastAsia="Times New Roman" w:hAnsi="Times New Roman" w:cs="Times New Roman"/>
              <w:color w:val="000000"/>
              <w:sz w:val="24"/>
              <w:szCs w:val="24"/>
            </w:rPr>
            <w:pPrChange w:id="193" w:author="Hang P." w:date="2026-05-29T07:22:00Z">
              <w:pPr>
                <w:numPr>
                  <w:ilvl w:val="1"/>
                  <w:numId w:val="7"/>
                </w:numPr>
                <w:pBdr>
                  <w:top w:val="nil"/>
                  <w:left w:val="nil"/>
                  <w:bottom w:val="nil"/>
                  <w:right w:val="nil"/>
                  <w:between w:val="nil"/>
                </w:pBdr>
                <w:spacing w:after="0" w:line="288" w:lineRule="auto"/>
                <w:ind w:left="709" w:hanging="709"/>
                <w:jc w:val="both"/>
              </w:pPr>
            </w:pPrChange>
          </w:pPr>
          <w:sdt>
            <w:sdtPr>
              <w:tag w:val="goog_rdk_325"/>
              <w:id w:val="-1436444857"/>
            </w:sdtPr>
            <w:sdtEndPr/>
            <w:sdtContent>
              <w:r w:rsidR="00364F45">
                <w:rPr>
                  <w:rFonts w:ascii="Times New Roman" w:eastAsia="Times New Roman" w:hAnsi="Times New Roman" w:cs="Times New Roman"/>
                  <w:color w:val="000000"/>
                  <w:sz w:val="24"/>
                  <w:szCs w:val="24"/>
                </w:rPr>
                <w:t xml:space="preserve">Có trách </w:t>
              </w:r>
              <w:proofErr w:type="spellStart"/>
              <w:r w:rsidR="00364F45">
                <w:rPr>
                  <w:rFonts w:ascii="Times New Roman" w:eastAsia="Times New Roman" w:hAnsi="Times New Roman" w:cs="Times New Roman"/>
                  <w:color w:val="000000"/>
                  <w:sz w:val="24"/>
                  <w:szCs w:val="24"/>
                </w:rPr>
                <w:t>nhiệm</w:t>
              </w:r>
              <w:proofErr w:type="spellEnd"/>
              <w:r w:rsidR="00364F45">
                <w:rPr>
                  <w:rFonts w:ascii="Times New Roman" w:eastAsia="Times New Roman" w:hAnsi="Times New Roman" w:cs="Times New Roman"/>
                  <w:color w:val="000000"/>
                  <w:sz w:val="24"/>
                  <w:szCs w:val="24"/>
                </w:rPr>
                <w:t xml:space="preserve"> giải đáp </w:t>
              </w:r>
              <w:proofErr w:type="spellStart"/>
              <w:r w:rsidR="00364F45">
                <w:rPr>
                  <w:rFonts w:ascii="Times New Roman" w:eastAsia="Times New Roman" w:hAnsi="Times New Roman" w:cs="Times New Roman"/>
                  <w:color w:val="000000"/>
                  <w:sz w:val="24"/>
                  <w:szCs w:val="24"/>
                </w:rPr>
                <w:t>khiếu</w:t>
              </w:r>
              <w:proofErr w:type="spellEnd"/>
              <w:r w:rsidR="00364F45">
                <w:rPr>
                  <w:rFonts w:ascii="Times New Roman" w:eastAsia="Times New Roman" w:hAnsi="Times New Roman" w:cs="Times New Roman"/>
                  <w:color w:val="000000"/>
                  <w:sz w:val="24"/>
                  <w:szCs w:val="24"/>
                </w:rPr>
                <w:t xml:space="preserve"> </w:t>
              </w:r>
              <w:proofErr w:type="spellStart"/>
              <w:r w:rsidR="00364F45">
                <w:rPr>
                  <w:rFonts w:ascii="Times New Roman" w:eastAsia="Times New Roman" w:hAnsi="Times New Roman" w:cs="Times New Roman"/>
                  <w:color w:val="000000"/>
                  <w:sz w:val="24"/>
                  <w:szCs w:val="24"/>
                </w:rPr>
                <w:t>nại</w:t>
              </w:r>
              <w:proofErr w:type="spellEnd"/>
              <w:r w:rsidR="00364F45">
                <w:rPr>
                  <w:rFonts w:ascii="Times New Roman" w:eastAsia="Times New Roman" w:hAnsi="Times New Roman" w:cs="Times New Roman"/>
                  <w:color w:val="000000"/>
                  <w:sz w:val="24"/>
                  <w:szCs w:val="24"/>
                </w:rPr>
                <w:t xml:space="preserve"> và </w:t>
              </w:r>
              <w:proofErr w:type="spellStart"/>
              <w:r w:rsidR="00364F45">
                <w:rPr>
                  <w:rFonts w:ascii="Times New Roman" w:eastAsia="Times New Roman" w:hAnsi="Times New Roman" w:cs="Times New Roman"/>
                  <w:color w:val="000000"/>
                  <w:sz w:val="24"/>
                  <w:szCs w:val="24"/>
                </w:rPr>
                <w:t>thắc</w:t>
              </w:r>
              <w:proofErr w:type="spellEnd"/>
              <w:r w:rsidR="00364F45">
                <w:rPr>
                  <w:rFonts w:ascii="Times New Roman" w:eastAsia="Times New Roman" w:hAnsi="Times New Roman" w:cs="Times New Roman"/>
                  <w:color w:val="000000"/>
                  <w:sz w:val="24"/>
                  <w:szCs w:val="24"/>
                </w:rPr>
                <w:t xml:space="preserve"> mắc của Bên B liên </w:t>
              </w:r>
              <w:proofErr w:type="spellStart"/>
              <w:r w:rsidR="00364F45">
                <w:rPr>
                  <w:rFonts w:ascii="Times New Roman" w:eastAsia="Times New Roman" w:hAnsi="Times New Roman" w:cs="Times New Roman"/>
                  <w:color w:val="000000"/>
                  <w:sz w:val="24"/>
                  <w:szCs w:val="24"/>
                </w:rPr>
                <w:t>quan</w:t>
              </w:r>
              <w:proofErr w:type="spellEnd"/>
              <w:r w:rsidR="00364F45">
                <w:rPr>
                  <w:rFonts w:ascii="Times New Roman" w:eastAsia="Times New Roman" w:hAnsi="Times New Roman" w:cs="Times New Roman"/>
                  <w:color w:val="000000"/>
                  <w:sz w:val="24"/>
                  <w:szCs w:val="24"/>
                </w:rPr>
                <w:t xml:space="preserve"> đến mã code </w:t>
              </w:r>
              <w:proofErr w:type="spellStart"/>
              <w:r w:rsidR="00364F45">
                <w:rPr>
                  <w:rFonts w:ascii="Times New Roman" w:eastAsia="Times New Roman" w:hAnsi="Times New Roman" w:cs="Times New Roman"/>
                  <w:color w:val="000000"/>
                  <w:sz w:val="24"/>
                  <w:szCs w:val="24"/>
                </w:rPr>
                <w:t>zVas</w:t>
              </w:r>
              <w:proofErr w:type="spellEnd"/>
              <w:r w:rsidR="00364F45">
                <w:rPr>
                  <w:rFonts w:ascii="Times New Roman" w:eastAsia="Times New Roman" w:hAnsi="Times New Roman" w:cs="Times New Roman"/>
                  <w:color w:val="000000"/>
                  <w:sz w:val="24"/>
                  <w:szCs w:val="24"/>
                </w:rPr>
                <w:t xml:space="preserve"> trong vòng 24 Giờ Làm Việc kể từ khi tiếp nhận. Trường hợp nếu Bên A không thể giải quyết trong thời </w:t>
              </w:r>
              <w:proofErr w:type="spellStart"/>
              <w:r w:rsidR="00364F45">
                <w:rPr>
                  <w:rFonts w:ascii="Times New Roman" w:eastAsia="Times New Roman" w:hAnsi="Times New Roman" w:cs="Times New Roman"/>
                  <w:color w:val="000000"/>
                  <w:sz w:val="24"/>
                  <w:szCs w:val="24"/>
                </w:rPr>
                <w:t>gian</w:t>
              </w:r>
              <w:proofErr w:type="spellEnd"/>
              <w:r w:rsidR="00364F45">
                <w:rPr>
                  <w:rFonts w:ascii="Times New Roman" w:eastAsia="Times New Roman" w:hAnsi="Times New Roman" w:cs="Times New Roman"/>
                  <w:color w:val="000000"/>
                  <w:sz w:val="24"/>
                  <w:szCs w:val="24"/>
                </w:rPr>
                <w:t xml:space="preserve"> cam kết, Bên A phải thông báo </w:t>
              </w:r>
              <w:proofErr w:type="spellStart"/>
              <w:r w:rsidR="00364F45">
                <w:rPr>
                  <w:rFonts w:ascii="Times New Roman" w:eastAsia="Times New Roman" w:hAnsi="Times New Roman" w:cs="Times New Roman"/>
                  <w:color w:val="000000"/>
                  <w:sz w:val="24"/>
                  <w:szCs w:val="24"/>
                </w:rPr>
                <w:t>cho</w:t>
              </w:r>
              <w:proofErr w:type="spellEnd"/>
              <w:r w:rsidR="00364F45">
                <w:rPr>
                  <w:rFonts w:ascii="Times New Roman" w:eastAsia="Times New Roman" w:hAnsi="Times New Roman" w:cs="Times New Roman"/>
                  <w:color w:val="000000"/>
                  <w:sz w:val="24"/>
                  <w:szCs w:val="24"/>
                </w:rPr>
                <w:t xml:space="preserve"> Bên B về thời </w:t>
              </w:r>
              <w:proofErr w:type="spellStart"/>
              <w:r w:rsidR="00364F45">
                <w:rPr>
                  <w:rFonts w:ascii="Times New Roman" w:eastAsia="Times New Roman" w:hAnsi="Times New Roman" w:cs="Times New Roman"/>
                  <w:color w:val="000000"/>
                  <w:sz w:val="24"/>
                  <w:szCs w:val="24"/>
                </w:rPr>
                <w:t>gian</w:t>
              </w:r>
              <w:proofErr w:type="spellEnd"/>
              <w:r w:rsidR="00364F45">
                <w:rPr>
                  <w:rFonts w:ascii="Times New Roman" w:eastAsia="Times New Roman" w:hAnsi="Times New Roman" w:cs="Times New Roman"/>
                  <w:color w:val="000000"/>
                  <w:sz w:val="24"/>
                  <w:szCs w:val="24"/>
                </w:rPr>
                <w:t xml:space="preserve"> xử lý dự kiến.</w:t>
              </w:r>
            </w:sdtContent>
          </w:sdt>
        </w:p>
      </w:sdtContent>
    </w:sdt>
    <w:sdt>
      <w:sdtPr>
        <w:tag w:val="goog_rdk_328"/>
        <w:id w:val="712852473"/>
      </w:sdtPr>
      <w:sdtEndPr/>
      <w:sdtContent>
        <w:p w14:paraId="00000093" w14:textId="77777777" w:rsidR="00312D72" w:rsidRDefault="00D542AC">
          <w:pPr>
            <w:numPr>
              <w:ilvl w:val="1"/>
              <w:numId w:val="30"/>
            </w:numPr>
            <w:pBdr>
              <w:top w:val="nil"/>
              <w:left w:val="nil"/>
              <w:bottom w:val="nil"/>
              <w:right w:val="nil"/>
              <w:between w:val="nil"/>
            </w:pBdr>
            <w:spacing w:after="0" w:line="288" w:lineRule="auto"/>
            <w:ind w:left="709" w:hanging="709"/>
            <w:jc w:val="both"/>
            <w:rPr>
              <w:rFonts w:ascii="Times New Roman" w:eastAsia="Times New Roman" w:hAnsi="Times New Roman" w:cs="Times New Roman"/>
              <w:color w:val="000000"/>
              <w:sz w:val="24"/>
              <w:szCs w:val="24"/>
            </w:rPr>
            <w:pPrChange w:id="194" w:author="Hang P." w:date="2026-05-29T07:22:00Z">
              <w:pPr>
                <w:numPr>
                  <w:ilvl w:val="1"/>
                  <w:numId w:val="7"/>
                </w:numPr>
                <w:pBdr>
                  <w:top w:val="nil"/>
                  <w:left w:val="nil"/>
                  <w:bottom w:val="nil"/>
                  <w:right w:val="nil"/>
                  <w:between w:val="nil"/>
                </w:pBdr>
                <w:spacing w:after="0" w:line="288" w:lineRule="auto"/>
                <w:ind w:left="709" w:hanging="709"/>
                <w:jc w:val="both"/>
              </w:pPr>
            </w:pPrChange>
          </w:pPr>
          <w:sdt>
            <w:sdtPr>
              <w:tag w:val="goog_rdk_327"/>
              <w:id w:val="1757277644"/>
            </w:sdtPr>
            <w:sdtEndPr/>
            <w:sdtContent>
              <w:r w:rsidR="00364F45">
                <w:rPr>
                  <w:rFonts w:ascii="Times New Roman" w:eastAsia="Times New Roman" w:hAnsi="Times New Roman" w:cs="Times New Roman"/>
                  <w:color w:val="000000"/>
                  <w:sz w:val="24"/>
                  <w:szCs w:val="24"/>
                </w:rPr>
                <w:t>Phối hợp và hỗ trợ Bên B giải quyết các khó khăn vướng mắc phát sinh trong quá trình thực hiện Hợp Đồng này.</w:t>
              </w:r>
            </w:sdtContent>
          </w:sdt>
        </w:p>
      </w:sdtContent>
    </w:sdt>
    <w:sdt>
      <w:sdtPr>
        <w:tag w:val="goog_rdk_330"/>
        <w:id w:val="1745416373"/>
      </w:sdtPr>
      <w:sdtEndPr/>
      <w:sdtContent>
        <w:p w14:paraId="00000094" w14:textId="77777777" w:rsidR="00312D72" w:rsidRDefault="00D542AC">
          <w:pPr>
            <w:numPr>
              <w:ilvl w:val="1"/>
              <w:numId w:val="30"/>
            </w:numPr>
            <w:pBdr>
              <w:top w:val="nil"/>
              <w:left w:val="nil"/>
              <w:bottom w:val="nil"/>
              <w:right w:val="nil"/>
              <w:between w:val="nil"/>
            </w:pBdr>
            <w:spacing w:after="0" w:line="288" w:lineRule="auto"/>
            <w:ind w:left="709" w:hanging="709"/>
            <w:jc w:val="both"/>
            <w:rPr>
              <w:rFonts w:ascii="Times New Roman" w:eastAsia="Times New Roman" w:hAnsi="Times New Roman" w:cs="Times New Roman"/>
              <w:color w:val="000000"/>
              <w:sz w:val="24"/>
              <w:szCs w:val="24"/>
            </w:rPr>
            <w:pPrChange w:id="195" w:author="Hang P." w:date="2026-05-29T07:22:00Z">
              <w:pPr>
                <w:numPr>
                  <w:ilvl w:val="1"/>
                  <w:numId w:val="7"/>
                </w:numPr>
                <w:pBdr>
                  <w:top w:val="nil"/>
                  <w:left w:val="nil"/>
                  <w:bottom w:val="nil"/>
                  <w:right w:val="nil"/>
                  <w:between w:val="nil"/>
                </w:pBdr>
                <w:spacing w:after="0" w:line="288" w:lineRule="auto"/>
                <w:ind w:left="709" w:hanging="709"/>
                <w:jc w:val="both"/>
              </w:pPr>
            </w:pPrChange>
          </w:pPr>
          <w:sdt>
            <w:sdtPr>
              <w:tag w:val="goog_rdk_329"/>
              <w:id w:val="1284753150"/>
            </w:sdtPr>
            <w:sdtEndPr/>
            <w:sdtContent>
              <w:r w:rsidR="00364F45">
                <w:rPr>
                  <w:rFonts w:ascii="Times New Roman" w:eastAsia="Times New Roman" w:hAnsi="Times New Roman" w:cs="Times New Roman"/>
                  <w:color w:val="000000"/>
                  <w:sz w:val="24"/>
                  <w:szCs w:val="24"/>
                </w:rPr>
                <w:t xml:space="preserve">Cung cấp </w:t>
              </w:r>
              <w:proofErr w:type="spellStart"/>
              <w:r w:rsidR="00364F45">
                <w:rPr>
                  <w:rFonts w:ascii="Times New Roman" w:eastAsia="Times New Roman" w:hAnsi="Times New Roman" w:cs="Times New Roman"/>
                  <w:color w:val="000000"/>
                  <w:sz w:val="24"/>
                  <w:szCs w:val="24"/>
                </w:rPr>
                <w:t>cho</w:t>
              </w:r>
              <w:proofErr w:type="spellEnd"/>
              <w:r w:rsidR="00364F45">
                <w:rPr>
                  <w:rFonts w:ascii="Times New Roman" w:eastAsia="Times New Roman" w:hAnsi="Times New Roman" w:cs="Times New Roman"/>
                  <w:color w:val="000000"/>
                  <w:sz w:val="24"/>
                  <w:szCs w:val="24"/>
                </w:rPr>
                <w:t xml:space="preserve"> Bên B hóa đơn tài chính hợp lệ tương ứng với giá trị Hợp Đồng đã ký kết.</w:t>
              </w:r>
            </w:sdtContent>
          </w:sdt>
        </w:p>
      </w:sdtContent>
    </w:sdt>
    <w:sdt>
      <w:sdtPr>
        <w:tag w:val="goog_rdk_333"/>
        <w:id w:val="-1112159116"/>
      </w:sdtPr>
      <w:sdtEndPr/>
      <w:sdtContent>
        <w:p w14:paraId="00000095" w14:textId="77777777" w:rsidR="00312D72" w:rsidRDefault="00D542AC">
          <w:pPr>
            <w:numPr>
              <w:ilvl w:val="1"/>
              <w:numId w:val="2"/>
            </w:numPr>
            <w:pBdr>
              <w:top w:val="nil"/>
              <w:left w:val="nil"/>
              <w:bottom w:val="nil"/>
              <w:right w:val="nil"/>
              <w:between w:val="nil"/>
            </w:pBdr>
            <w:spacing w:after="0" w:line="288" w:lineRule="auto"/>
            <w:ind w:left="709" w:hanging="709"/>
            <w:jc w:val="both"/>
            <w:rPr>
              <w:rFonts w:ascii="Times New Roman" w:eastAsia="Times New Roman" w:hAnsi="Times New Roman" w:cs="Times New Roman"/>
              <w:color w:val="000000"/>
              <w:sz w:val="24"/>
              <w:szCs w:val="24"/>
            </w:rPr>
          </w:pPr>
          <w:sdt>
            <w:sdtPr>
              <w:tag w:val="goog_rdk_331"/>
              <w:id w:val="-265755815"/>
            </w:sdtPr>
            <w:sdtEndPr/>
            <w:sdtContent>
              <w:r w:rsidR="00364F45">
                <w:rPr>
                  <w:rFonts w:ascii="Times New Roman" w:eastAsia="Times New Roman" w:hAnsi="Times New Roman" w:cs="Times New Roman"/>
                  <w:b/>
                  <w:bCs/>
                  <w:color w:val="000000"/>
                  <w:sz w:val="24"/>
                  <w:szCs w:val="24"/>
                </w:rPr>
                <w:t xml:space="preserve">Quyền và trách </w:t>
              </w:r>
              <w:proofErr w:type="spellStart"/>
              <w:r w:rsidR="00364F45">
                <w:rPr>
                  <w:rFonts w:ascii="Times New Roman" w:eastAsia="Times New Roman" w:hAnsi="Times New Roman" w:cs="Times New Roman"/>
                  <w:b/>
                  <w:bCs/>
                  <w:color w:val="000000"/>
                  <w:sz w:val="24"/>
                  <w:szCs w:val="24"/>
                </w:rPr>
                <w:t>nhiệm</w:t>
              </w:r>
              <w:proofErr w:type="spellEnd"/>
              <w:r w:rsidR="00364F45">
                <w:rPr>
                  <w:rFonts w:ascii="Times New Roman" w:eastAsia="Times New Roman" w:hAnsi="Times New Roman" w:cs="Times New Roman"/>
                  <w:b/>
                  <w:bCs/>
                  <w:color w:val="000000"/>
                  <w:sz w:val="24"/>
                  <w:szCs w:val="24"/>
                </w:rPr>
                <w:t xml:space="preserve"> của Bên B</w:t>
              </w:r>
            </w:sdtContent>
          </w:sdt>
          <w:sdt>
            <w:sdtPr>
              <w:tag w:val="goog_rdk_332"/>
              <w:id w:val="787091001"/>
            </w:sdtPr>
            <w:sdtEndPr/>
            <w:sdtContent/>
          </w:sdt>
        </w:p>
      </w:sdtContent>
    </w:sdt>
    <w:sdt>
      <w:sdtPr>
        <w:tag w:val="goog_rdk_336"/>
        <w:id w:val="1883404225"/>
      </w:sdtPr>
      <w:sdtEndPr/>
      <w:sdtContent>
        <w:p w14:paraId="00000096" w14:textId="77777777" w:rsidR="00312D72" w:rsidRDefault="00D542AC">
          <w:pPr>
            <w:numPr>
              <w:ilvl w:val="0"/>
              <w:numId w:val="8"/>
            </w:numPr>
            <w:spacing w:after="0" w:line="288" w:lineRule="auto"/>
            <w:ind w:hanging="720"/>
            <w:jc w:val="both"/>
            <w:rPr>
              <w:rFonts w:ascii="Times New Roman" w:eastAsia="Times New Roman" w:hAnsi="Times New Roman" w:cs="Times New Roman"/>
              <w:sz w:val="24"/>
              <w:szCs w:val="24"/>
            </w:rPr>
          </w:pPr>
          <w:sdt>
            <w:sdtPr>
              <w:tag w:val="goog_rdk_334"/>
              <w:id w:val="1853198680"/>
            </w:sdtPr>
            <w:sdtEndPr/>
            <w:sdtContent>
              <w:r w:rsidR="00364F45">
                <w:rPr>
                  <w:rFonts w:ascii="Times New Roman" w:eastAsia="Times New Roman" w:hAnsi="Times New Roman" w:cs="Times New Roman"/>
                  <w:sz w:val="24"/>
                  <w:szCs w:val="24"/>
                </w:rPr>
                <w:t xml:space="preserve">Thanh toán đầy đủ và đúng hạn giá trị Hợp Đồng </w:t>
              </w:r>
              <w:proofErr w:type="spellStart"/>
              <w:r w:rsidR="00364F45">
                <w:rPr>
                  <w:rFonts w:ascii="Times New Roman" w:eastAsia="Times New Roman" w:hAnsi="Times New Roman" w:cs="Times New Roman"/>
                  <w:sz w:val="24"/>
                  <w:szCs w:val="24"/>
                </w:rPr>
                <w:t>theo</w:t>
              </w:r>
              <w:proofErr w:type="spellEnd"/>
              <w:r w:rsidR="00364F45">
                <w:rPr>
                  <w:rFonts w:ascii="Times New Roman" w:eastAsia="Times New Roman" w:hAnsi="Times New Roman" w:cs="Times New Roman"/>
                  <w:sz w:val="24"/>
                  <w:szCs w:val="24"/>
                </w:rPr>
                <w:t xml:space="preserve"> Hợp Đồng, Phụ Lục Hợp Đồng đã ký.</w:t>
              </w:r>
            </w:sdtContent>
          </w:sdt>
          <w:sdt>
            <w:sdtPr>
              <w:tag w:val="goog_rdk_335"/>
              <w:id w:val="-551692522"/>
            </w:sdtPr>
            <w:sdtEndPr/>
            <w:sdtContent/>
          </w:sdt>
        </w:p>
      </w:sdtContent>
    </w:sdt>
    <w:p w14:paraId="00000097" w14:textId="77777777" w:rsidR="00312D72" w:rsidRDefault="00D542AC">
      <w:pPr>
        <w:numPr>
          <w:ilvl w:val="0"/>
          <w:numId w:val="8"/>
        </w:numPr>
        <w:spacing w:after="0" w:line="288" w:lineRule="auto"/>
        <w:ind w:hanging="720"/>
        <w:jc w:val="both"/>
        <w:rPr>
          <w:rFonts w:ascii="Times New Roman" w:eastAsia="Times New Roman" w:hAnsi="Times New Roman" w:cs="Times New Roman"/>
          <w:sz w:val="24"/>
          <w:szCs w:val="24"/>
        </w:rPr>
      </w:pPr>
      <w:sdt>
        <w:sdtPr>
          <w:tag w:val="goog_rdk_337"/>
          <w:id w:val="1470544020"/>
        </w:sdtPr>
        <w:sdtEndPr/>
        <w:sdtContent>
          <w:r w:rsidR="00364F45">
            <w:rPr>
              <w:rFonts w:ascii="Times New Roman" w:eastAsia="Times New Roman" w:hAnsi="Times New Roman" w:cs="Times New Roman"/>
              <w:sz w:val="24"/>
              <w:szCs w:val="24"/>
            </w:rPr>
            <w:t>Phối hợp với Bên A giải quyết các khó khăn vướng mắc phát sinh trong quá trình thực hiện Hợp Đồng này.</w:t>
          </w:r>
        </w:sdtContent>
      </w:sdt>
    </w:p>
    <w:p w14:paraId="00000098" w14:textId="77777777" w:rsidR="00312D72" w:rsidRDefault="00D542AC">
      <w:pPr>
        <w:numPr>
          <w:ilvl w:val="0"/>
          <w:numId w:val="8"/>
        </w:numPr>
        <w:spacing w:after="0" w:line="288" w:lineRule="auto"/>
        <w:ind w:hanging="720"/>
        <w:jc w:val="both"/>
        <w:rPr>
          <w:rFonts w:ascii="Times New Roman" w:eastAsia="Times New Roman" w:hAnsi="Times New Roman" w:cs="Times New Roman"/>
          <w:sz w:val="24"/>
          <w:szCs w:val="24"/>
        </w:rPr>
      </w:pPr>
      <w:sdt>
        <w:sdtPr>
          <w:tag w:val="goog_rdk_338"/>
          <w:id w:val="1807206985"/>
        </w:sdtPr>
        <w:sdtEndPr/>
        <w:sdtContent>
          <w:r w:rsidR="00364F45">
            <w:rPr>
              <w:rFonts w:ascii="Times New Roman" w:eastAsia="Times New Roman" w:hAnsi="Times New Roman" w:cs="Times New Roman"/>
              <w:sz w:val="24"/>
              <w:szCs w:val="24"/>
            </w:rPr>
            <w:t xml:space="preserve">Được miễn trừ mọi trách </w:t>
          </w:r>
          <w:proofErr w:type="spellStart"/>
          <w:r w:rsidR="00364F45">
            <w:rPr>
              <w:rFonts w:ascii="Times New Roman" w:eastAsia="Times New Roman" w:hAnsi="Times New Roman" w:cs="Times New Roman"/>
              <w:sz w:val="24"/>
              <w:szCs w:val="24"/>
            </w:rPr>
            <w:t>nhiệm</w:t>
          </w:r>
          <w:proofErr w:type="spellEnd"/>
          <w:r w:rsidR="00364F45">
            <w:rPr>
              <w:rFonts w:ascii="Times New Roman" w:eastAsia="Times New Roman" w:hAnsi="Times New Roman" w:cs="Times New Roman"/>
              <w:sz w:val="24"/>
              <w:szCs w:val="24"/>
            </w:rPr>
            <w:t xml:space="preserve"> pháp lý nếu có phát sinh liên </w:t>
          </w:r>
          <w:proofErr w:type="spellStart"/>
          <w:r w:rsidR="00364F45">
            <w:rPr>
              <w:rFonts w:ascii="Times New Roman" w:eastAsia="Times New Roman" w:hAnsi="Times New Roman" w:cs="Times New Roman"/>
              <w:sz w:val="24"/>
              <w:szCs w:val="24"/>
            </w:rPr>
            <w:t>quan</w:t>
          </w:r>
          <w:proofErr w:type="spellEnd"/>
          <w:r w:rsidR="00364F45">
            <w:rPr>
              <w:rFonts w:ascii="Times New Roman" w:eastAsia="Times New Roman" w:hAnsi="Times New Roman" w:cs="Times New Roman"/>
              <w:sz w:val="24"/>
              <w:szCs w:val="24"/>
            </w:rPr>
            <w:t xml:space="preserve"> về việc phát hành, lưu hành, sử dụng các Mã code </w:t>
          </w:r>
          <w:proofErr w:type="spellStart"/>
          <w:r w:rsidR="00364F45">
            <w:rPr>
              <w:rFonts w:ascii="Times New Roman" w:eastAsia="Times New Roman" w:hAnsi="Times New Roman" w:cs="Times New Roman"/>
              <w:sz w:val="24"/>
              <w:szCs w:val="24"/>
            </w:rPr>
            <w:t>zVas</w:t>
          </w:r>
          <w:proofErr w:type="spellEnd"/>
          <w:r w:rsidR="00364F45">
            <w:rPr>
              <w:rFonts w:ascii="Times New Roman" w:eastAsia="Times New Roman" w:hAnsi="Times New Roman" w:cs="Times New Roman"/>
              <w:sz w:val="24"/>
              <w:szCs w:val="24"/>
            </w:rPr>
            <w:t>, trừ trường hợp được quy định khác đi tại Hợp Đồng.</w:t>
          </w:r>
        </w:sdtContent>
      </w:sdt>
    </w:p>
    <w:p w14:paraId="00000099" w14:textId="77777777" w:rsidR="00312D72" w:rsidRDefault="00D542AC">
      <w:pPr>
        <w:numPr>
          <w:ilvl w:val="0"/>
          <w:numId w:val="8"/>
        </w:numPr>
        <w:spacing w:after="0" w:line="288" w:lineRule="auto"/>
        <w:ind w:hanging="720"/>
        <w:jc w:val="both"/>
        <w:rPr>
          <w:rFonts w:ascii="Times New Roman" w:eastAsia="Times New Roman" w:hAnsi="Times New Roman" w:cs="Times New Roman"/>
          <w:sz w:val="24"/>
          <w:szCs w:val="24"/>
        </w:rPr>
      </w:pPr>
      <w:sdt>
        <w:sdtPr>
          <w:tag w:val="goog_rdk_339"/>
          <w:id w:val="483482856"/>
        </w:sdtPr>
        <w:sdtEndPr/>
        <w:sdtContent>
          <w:r w:rsidR="00364F45">
            <w:rPr>
              <w:rFonts w:ascii="Times New Roman" w:eastAsia="Times New Roman" w:hAnsi="Times New Roman" w:cs="Times New Roman"/>
              <w:sz w:val="24"/>
              <w:szCs w:val="24"/>
            </w:rPr>
            <w:t xml:space="preserve">Trong mọi trường hợp, Bên B không </w:t>
          </w:r>
          <w:proofErr w:type="spellStart"/>
          <w:r w:rsidR="00364F45">
            <w:rPr>
              <w:rFonts w:ascii="Times New Roman" w:eastAsia="Times New Roman" w:hAnsi="Times New Roman" w:cs="Times New Roman"/>
              <w:sz w:val="24"/>
              <w:szCs w:val="24"/>
            </w:rPr>
            <w:t>niêm</w:t>
          </w:r>
          <w:proofErr w:type="spellEnd"/>
          <w:r w:rsidR="00364F45">
            <w:rPr>
              <w:rFonts w:ascii="Times New Roman" w:eastAsia="Times New Roman" w:hAnsi="Times New Roman" w:cs="Times New Roman"/>
              <w:sz w:val="24"/>
              <w:szCs w:val="24"/>
            </w:rPr>
            <w:t xml:space="preserve"> </w:t>
          </w:r>
          <w:proofErr w:type="spellStart"/>
          <w:r w:rsidR="00364F45">
            <w:rPr>
              <w:rFonts w:ascii="Times New Roman" w:eastAsia="Times New Roman" w:hAnsi="Times New Roman" w:cs="Times New Roman"/>
              <w:sz w:val="24"/>
              <w:szCs w:val="24"/>
            </w:rPr>
            <w:t>yết</w:t>
          </w:r>
          <w:proofErr w:type="spellEnd"/>
          <w:r w:rsidR="00364F45">
            <w:rPr>
              <w:rFonts w:ascii="Times New Roman" w:eastAsia="Times New Roman" w:hAnsi="Times New Roman" w:cs="Times New Roman"/>
              <w:sz w:val="24"/>
              <w:szCs w:val="24"/>
            </w:rPr>
            <w:t xml:space="preserve">, bán và/hoặc </w:t>
          </w:r>
          <w:proofErr w:type="spellStart"/>
          <w:r w:rsidR="00364F45">
            <w:rPr>
              <w:rFonts w:ascii="Times New Roman" w:eastAsia="Times New Roman" w:hAnsi="Times New Roman" w:cs="Times New Roman"/>
              <w:sz w:val="24"/>
              <w:szCs w:val="24"/>
            </w:rPr>
            <w:t>cho</w:t>
          </w:r>
          <w:proofErr w:type="spellEnd"/>
          <w:r w:rsidR="00364F45">
            <w:rPr>
              <w:rFonts w:ascii="Times New Roman" w:eastAsia="Times New Roman" w:hAnsi="Times New Roman" w:cs="Times New Roman"/>
              <w:sz w:val="24"/>
              <w:szCs w:val="24"/>
            </w:rPr>
            <w:t xml:space="preserve"> phép các bên thứ </w:t>
          </w:r>
          <w:proofErr w:type="spellStart"/>
          <w:r w:rsidR="00364F45">
            <w:rPr>
              <w:rFonts w:ascii="Times New Roman" w:eastAsia="Times New Roman" w:hAnsi="Times New Roman" w:cs="Times New Roman"/>
              <w:sz w:val="24"/>
              <w:szCs w:val="24"/>
            </w:rPr>
            <w:t>ba</w:t>
          </w:r>
          <w:proofErr w:type="spellEnd"/>
          <w:r w:rsidR="00364F45">
            <w:rPr>
              <w:rFonts w:ascii="Times New Roman" w:eastAsia="Times New Roman" w:hAnsi="Times New Roman" w:cs="Times New Roman"/>
              <w:sz w:val="24"/>
              <w:szCs w:val="24"/>
            </w:rPr>
            <w:t xml:space="preserve"> </w:t>
          </w:r>
          <w:proofErr w:type="spellStart"/>
          <w:r w:rsidR="00364F45">
            <w:rPr>
              <w:rFonts w:ascii="Times New Roman" w:eastAsia="Times New Roman" w:hAnsi="Times New Roman" w:cs="Times New Roman"/>
              <w:sz w:val="24"/>
              <w:szCs w:val="24"/>
            </w:rPr>
            <w:t>niêm</w:t>
          </w:r>
          <w:proofErr w:type="spellEnd"/>
          <w:r w:rsidR="00364F45">
            <w:rPr>
              <w:rFonts w:ascii="Times New Roman" w:eastAsia="Times New Roman" w:hAnsi="Times New Roman" w:cs="Times New Roman"/>
              <w:sz w:val="24"/>
              <w:szCs w:val="24"/>
            </w:rPr>
            <w:t xml:space="preserve"> </w:t>
          </w:r>
          <w:proofErr w:type="spellStart"/>
          <w:r w:rsidR="00364F45">
            <w:rPr>
              <w:rFonts w:ascii="Times New Roman" w:eastAsia="Times New Roman" w:hAnsi="Times New Roman" w:cs="Times New Roman"/>
              <w:sz w:val="24"/>
              <w:szCs w:val="24"/>
            </w:rPr>
            <w:t>yết</w:t>
          </w:r>
          <w:proofErr w:type="spellEnd"/>
          <w:r w:rsidR="00364F45">
            <w:rPr>
              <w:rFonts w:ascii="Times New Roman" w:eastAsia="Times New Roman" w:hAnsi="Times New Roman" w:cs="Times New Roman"/>
              <w:sz w:val="24"/>
              <w:szCs w:val="24"/>
            </w:rPr>
            <w:t xml:space="preserve">, bán các Mã code </w:t>
          </w:r>
          <w:proofErr w:type="spellStart"/>
          <w:r w:rsidR="00364F45">
            <w:rPr>
              <w:rFonts w:ascii="Times New Roman" w:eastAsia="Times New Roman" w:hAnsi="Times New Roman" w:cs="Times New Roman"/>
              <w:sz w:val="24"/>
              <w:szCs w:val="24"/>
            </w:rPr>
            <w:t>zVas</w:t>
          </w:r>
          <w:proofErr w:type="spellEnd"/>
          <w:r w:rsidR="00364F45">
            <w:rPr>
              <w:rFonts w:ascii="Times New Roman" w:eastAsia="Times New Roman" w:hAnsi="Times New Roman" w:cs="Times New Roman"/>
              <w:sz w:val="24"/>
              <w:szCs w:val="24"/>
            </w:rPr>
            <w:t xml:space="preserve"> bao gồm nhưng không giới hạn trên website, ứng dụng điện thoại và các nền tảng bán hàng trực tuyến khác với mức giá thấp hơn mức giá mà Bên A công bố công khai trên website của Bên A. </w:t>
          </w:r>
        </w:sdtContent>
      </w:sdt>
    </w:p>
    <w:p w14:paraId="0000009A" w14:textId="77777777" w:rsidR="00312D72" w:rsidRDefault="00D542AC">
      <w:pPr>
        <w:numPr>
          <w:ilvl w:val="0"/>
          <w:numId w:val="8"/>
        </w:numPr>
        <w:spacing w:after="0" w:line="288" w:lineRule="auto"/>
        <w:ind w:hanging="720"/>
        <w:jc w:val="both"/>
        <w:rPr>
          <w:rFonts w:ascii="Times New Roman" w:eastAsia="Times New Roman" w:hAnsi="Times New Roman" w:cs="Times New Roman"/>
          <w:sz w:val="24"/>
          <w:szCs w:val="24"/>
        </w:rPr>
      </w:pPr>
      <w:sdt>
        <w:sdtPr>
          <w:tag w:val="goog_rdk_340"/>
          <w:id w:val="1121956959"/>
        </w:sdtPr>
        <w:sdtEndPr/>
        <w:sdtContent>
          <w:r w:rsidR="00364F45">
            <w:rPr>
              <w:rFonts w:ascii="Times New Roman" w:eastAsia="Times New Roman" w:hAnsi="Times New Roman" w:cs="Times New Roman"/>
              <w:sz w:val="24"/>
              <w:szCs w:val="24"/>
            </w:rPr>
            <w:t xml:space="preserve">Có trách </w:t>
          </w:r>
          <w:proofErr w:type="spellStart"/>
          <w:r w:rsidR="00364F45">
            <w:rPr>
              <w:rFonts w:ascii="Times New Roman" w:eastAsia="Times New Roman" w:hAnsi="Times New Roman" w:cs="Times New Roman"/>
              <w:sz w:val="24"/>
              <w:szCs w:val="24"/>
            </w:rPr>
            <w:t>nhiệm</w:t>
          </w:r>
          <w:proofErr w:type="spellEnd"/>
          <w:r w:rsidR="00364F45">
            <w:rPr>
              <w:rFonts w:ascii="Times New Roman" w:eastAsia="Times New Roman" w:hAnsi="Times New Roman" w:cs="Times New Roman"/>
              <w:sz w:val="24"/>
              <w:szCs w:val="24"/>
            </w:rPr>
            <w:t xml:space="preserve"> </w:t>
          </w:r>
          <w:proofErr w:type="spellStart"/>
          <w:r w:rsidR="00364F45">
            <w:rPr>
              <w:rFonts w:ascii="Times New Roman" w:eastAsia="Times New Roman" w:hAnsi="Times New Roman" w:cs="Times New Roman"/>
              <w:sz w:val="24"/>
              <w:szCs w:val="24"/>
            </w:rPr>
            <w:t>tuân</w:t>
          </w:r>
          <w:proofErr w:type="spellEnd"/>
          <w:r w:rsidR="00364F45">
            <w:rPr>
              <w:rFonts w:ascii="Times New Roman" w:eastAsia="Times New Roman" w:hAnsi="Times New Roman" w:cs="Times New Roman"/>
              <w:sz w:val="24"/>
              <w:szCs w:val="24"/>
            </w:rPr>
            <w:t xml:space="preserve"> thủ các quy định, hướng dẫn của Bên A về việc sử dụng mã code dịch vụ. Trường hợp cố tình vi phạm và gây thiệt </w:t>
          </w:r>
          <w:proofErr w:type="spellStart"/>
          <w:r w:rsidR="00364F45">
            <w:rPr>
              <w:rFonts w:ascii="Times New Roman" w:eastAsia="Times New Roman" w:hAnsi="Times New Roman" w:cs="Times New Roman"/>
              <w:sz w:val="24"/>
              <w:szCs w:val="24"/>
            </w:rPr>
            <w:t>hại</w:t>
          </w:r>
          <w:proofErr w:type="spellEnd"/>
          <w:r w:rsidR="00364F45">
            <w:rPr>
              <w:rFonts w:ascii="Times New Roman" w:eastAsia="Times New Roman" w:hAnsi="Times New Roman" w:cs="Times New Roman"/>
              <w:sz w:val="24"/>
              <w:szCs w:val="24"/>
            </w:rPr>
            <w:t xml:space="preserve"> </w:t>
          </w:r>
          <w:proofErr w:type="spellStart"/>
          <w:r w:rsidR="00364F45">
            <w:rPr>
              <w:rFonts w:ascii="Times New Roman" w:eastAsia="Times New Roman" w:hAnsi="Times New Roman" w:cs="Times New Roman"/>
              <w:sz w:val="24"/>
              <w:szCs w:val="24"/>
            </w:rPr>
            <w:t>cho</w:t>
          </w:r>
          <w:proofErr w:type="spellEnd"/>
          <w:r w:rsidR="00364F45">
            <w:rPr>
              <w:rFonts w:ascii="Times New Roman" w:eastAsia="Times New Roman" w:hAnsi="Times New Roman" w:cs="Times New Roman"/>
              <w:sz w:val="24"/>
              <w:szCs w:val="24"/>
            </w:rPr>
            <w:t xml:space="preserve"> Bên A thì Bên B có trách </w:t>
          </w:r>
          <w:proofErr w:type="spellStart"/>
          <w:r w:rsidR="00364F45">
            <w:rPr>
              <w:rFonts w:ascii="Times New Roman" w:eastAsia="Times New Roman" w:hAnsi="Times New Roman" w:cs="Times New Roman"/>
              <w:sz w:val="24"/>
              <w:szCs w:val="24"/>
            </w:rPr>
            <w:t>nhiệm</w:t>
          </w:r>
          <w:proofErr w:type="spellEnd"/>
          <w:r w:rsidR="00364F45">
            <w:rPr>
              <w:rFonts w:ascii="Times New Roman" w:eastAsia="Times New Roman" w:hAnsi="Times New Roman" w:cs="Times New Roman"/>
              <w:sz w:val="24"/>
              <w:szCs w:val="24"/>
            </w:rPr>
            <w:t xml:space="preserve"> bồi thường </w:t>
          </w:r>
          <w:proofErr w:type="spellStart"/>
          <w:r w:rsidR="00364F45">
            <w:rPr>
              <w:rFonts w:ascii="Times New Roman" w:eastAsia="Times New Roman" w:hAnsi="Times New Roman" w:cs="Times New Roman"/>
              <w:sz w:val="24"/>
              <w:szCs w:val="24"/>
            </w:rPr>
            <w:t>cho</w:t>
          </w:r>
          <w:proofErr w:type="spellEnd"/>
          <w:r w:rsidR="00364F45">
            <w:rPr>
              <w:rFonts w:ascii="Times New Roman" w:eastAsia="Times New Roman" w:hAnsi="Times New Roman" w:cs="Times New Roman"/>
              <w:sz w:val="24"/>
              <w:szCs w:val="24"/>
            </w:rPr>
            <w:t xml:space="preserve"> Bên A các thiệt </w:t>
          </w:r>
          <w:proofErr w:type="spellStart"/>
          <w:r w:rsidR="00364F45">
            <w:rPr>
              <w:rFonts w:ascii="Times New Roman" w:eastAsia="Times New Roman" w:hAnsi="Times New Roman" w:cs="Times New Roman"/>
              <w:sz w:val="24"/>
              <w:szCs w:val="24"/>
            </w:rPr>
            <w:t>hại</w:t>
          </w:r>
          <w:proofErr w:type="spellEnd"/>
          <w:r w:rsidR="00364F45">
            <w:rPr>
              <w:rFonts w:ascii="Times New Roman" w:eastAsia="Times New Roman" w:hAnsi="Times New Roman" w:cs="Times New Roman"/>
              <w:sz w:val="24"/>
              <w:szCs w:val="24"/>
            </w:rPr>
            <w:t xml:space="preserve"> phát sinh.</w:t>
          </w:r>
        </w:sdtContent>
      </w:sdt>
    </w:p>
    <w:p w14:paraId="0000009B" w14:textId="77777777" w:rsidR="00312D72" w:rsidRDefault="00D542AC">
      <w:pPr>
        <w:numPr>
          <w:ilvl w:val="0"/>
          <w:numId w:val="8"/>
        </w:numPr>
        <w:spacing w:after="0" w:line="288" w:lineRule="auto"/>
        <w:ind w:hanging="720"/>
        <w:jc w:val="both"/>
        <w:rPr>
          <w:rFonts w:ascii="Times New Roman" w:eastAsia="Times New Roman" w:hAnsi="Times New Roman" w:cs="Times New Roman"/>
          <w:sz w:val="24"/>
          <w:szCs w:val="24"/>
        </w:rPr>
      </w:pPr>
      <w:sdt>
        <w:sdtPr>
          <w:tag w:val="goog_rdk_341"/>
          <w:id w:val="-950209449"/>
        </w:sdtPr>
        <w:sdtEndPr/>
        <w:sdtContent>
          <w:proofErr w:type="spellStart"/>
          <w:r w:rsidR="00364F45">
            <w:rPr>
              <w:rFonts w:ascii="Times New Roman" w:eastAsia="Times New Roman" w:hAnsi="Times New Roman" w:cs="Times New Roman"/>
              <w:sz w:val="24"/>
              <w:szCs w:val="24"/>
            </w:rPr>
            <w:t>Tuân</w:t>
          </w:r>
          <w:proofErr w:type="spellEnd"/>
          <w:r w:rsidR="00364F45">
            <w:rPr>
              <w:rFonts w:ascii="Times New Roman" w:eastAsia="Times New Roman" w:hAnsi="Times New Roman" w:cs="Times New Roman"/>
              <w:sz w:val="24"/>
              <w:szCs w:val="24"/>
            </w:rPr>
            <w:t xml:space="preserve"> thủ thỏa thuận liên </w:t>
          </w:r>
          <w:proofErr w:type="spellStart"/>
          <w:r w:rsidR="00364F45">
            <w:rPr>
              <w:rFonts w:ascii="Times New Roman" w:eastAsia="Times New Roman" w:hAnsi="Times New Roman" w:cs="Times New Roman"/>
              <w:sz w:val="24"/>
              <w:szCs w:val="24"/>
            </w:rPr>
            <w:t>quan</w:t>
          </w:r>
          <w:proofErr w:type="spellEnd"/>
          <w:r w:rsidR="00364F45">
            <w:rPr>
              <w:rFonts w:ascii="Times New Roman" w:eastAsia="Times New Roman" w:hAnsi="Times New Roman" w:cs="Times New Roman"/>
              <w:sz w:val="24"/>
              <w:szCs w:val="24"/>
            </w:rPr>
            <w:t xml:space="preserve"> đến lệnh </w:t>
          </w:r>
          <w:proofErr w:type="spellStart"/>
          <w:r w:rsidR="00364F45">
            <w:rPr>
              <w:rFonts w:ascii="Times New Roman" w:eastAsia="Times New Roman" w:hAnsi="Times New Roman" w:cs="Times New Roman"/>
              <w:sz w:val="24"/>
              <w:szCs w:val="24"/>
            </w:rPr>
            <w:t>trừng</w:t>
          </w:r>
          <w:proofErr w:type="spellEnd"/>
          <w:r w:rsidR="00364F45">
            <w:rPr>
              <w:rFonts w:ascii="Times New Roman" w:eastAsia="Times New Roman" w:hAnsi="Times New Roman" w:cs="Times New Roman"/>
              <w:sz w:val="24"/>
              <w:szCs w:val="24"/>
            </w:rPr>
            <w:t xml:space="preserve"> phạt kinh tế và chống rửa tiền được quy định tại </w:t>
          </w:r>
        </w:sdtContent>
      </w:sdt>
      <w:hyperlink r:id="rId13">
        <w:sdt>
          <w:sdtPr>
            <w:tag w:val="goog_rdk_342"/>
            <w:id w:val="112444829"/>
          </w:sdtPr>
          <w:sdtEndPr/>
          <w:sdtContent>
            <w:r w:rsidR="00364F45">
              <w:rPr>
                <w:rFonts w:ascii="Times New Roman" w:eastAsia="Times New Roman" w:hAnsi="Times New Roman" w:cs="Times New Roman"/>
                <w:sz w:val="24"/>
                <w:szCs w:val="24"/>
              </w:rPr>
              <w:t>https://vng.com.vn/policy/sanction-aml-representation-warranty-2332/</w:t>
            </w:r>
          </w:sdtContent>
        </w:sdt>
      </w:hyperlink>
      <w:sdt>
        <w:sdtPr>
          <w:tag w:val="goog_rdk_343"/>
          <w:id w:val="1217948985"/>
        </w:sdtPr>
        <w:sdtEndPr/>
        <w:sdtContent>
          <w:r w:rsidR="00364F45">
            <w:rPr>
              <w:rFonts w:ascii="Times New Roman" w:eastAsia="Times New Roman" w:hAnsi="Times New Roman" w:cs="Times New Roman"/>
              <w:sz w:val="24"/>
              <w:szCs w:val="24"/>
            </w:rPr>
            <w:t>. Trường hợp Bên B vi phạm thì Bên A có quyền ngay lập tức (</w:t>
          </w:r>
          <w:proofErr w:type="spellStart"/>
          <w:r w:rsidR="00364F45">
            <w:rPr>
              <w:rFonts w:ascii="Times New Roman" w:eastAsia="Times New Roman" w:hAnsi="Times New Roman" w:cs="Times New Roman"/>
              <w:sz w:val="24"/>
              <w:szCs w:val="24"/>
            </w:rPr>
            <w:t>i</w:t>
          </w:r>
          <w:proofErr w:type="spellEnd"/>
          <w:r w:rsidR="00364F45">
            <w:rPr>
              <w:rFonts w:ascii="Times New Roman" w:eastAsia="Times New Roman" w:hAnsi="Times New Roman" w:cs="Times New Roman"/>
              <w:sz w:val="24"/>
              <w:szCs w:val="24"/>
            </w:rPr>
            <w:t xml:space="preserve">) chấm dứt, hủy bỏ Hợp Đồng với Bên B mà không phải chịu phạt hay bồi thường </w:t>
          </w:r>
          <w:proofErr w:type="spellStart"/>
          <w:r w:rsidR="00364F45">
            <w:rPr>
              <w:rFonts w:ascii="Times New Roman" w:eastAsia="Times New Roman" w:hAnsi="Times New Roman" w:cs="Times New Roman"/>
              <w:sz w:val="24"/>
              <w:szCs w:val="24"/>
            </w:rPr>
            <w:t>cho</w:t>
          </w:r>
          <w:proofErr w:type="spellEnd"/>
          <w:r w:rsidR="00364F45">
            <w:rPr>
              <w:rFonts w:ascii="Times New Roman" w:eastAsia="Times New Roman" w:hAnsi="Times New Roman" w:cs="Times New Roman"/>
              <w:sz w:val="24"/>
              <w:szCs w:val="24"/>
            </w:rPr>
            <w:t xml:space="preserve"> Bên B bất kỳ khoản tiền nào; (ii) yêu cầu Bên B hoàn trả lại toàn bộ số tiền mà Bên A đã </w:t>
          </w:r>
          <w:proofErr w:type="spellStart"/>
          <w:r w:rsidR="00364F45">
            <w:rPr>
              <w:rFonts w:ascii="Times New Roman" w:eastAsia="Times New Roman" w:hAnsi="Times New Roman" w:cs="Times New Roman"/>
              <w:sz w:val="24"/>
              <w:szCs w:val="24"/>
            </w:rPr>
            <w:t>thanh</w:t>
          </w:r>
          <w:proofErr w:type="spellEnd"/>
          <w:r w:rsidR="00364F45">
            <w:rPr>
              <w:rFonts w:ascii="Times New Roman" w:eastAsia="Times New Roman" w:hAnsi="Times New Roman" w:cs="Times New Roman"/>
              <w:sz w:val="24"/>
              <w:szCs w:val="24"/>
            </w:rPr>
            <w:t xml:space="preserve"> toán, chi trả </w:t>
          </w:r>
          <w:proofErr w:type="spellStart"/>
          <w:r w:rsidR="00364F45">
            <w:rPr>
              <w:rFonts w:ascii="Times New Roman" w:eastAsia="Times New Roman" w:hAnsi="Times New Roman" w:cs="Times New Roman"/>
              <w:sz w:val="24"/>
              <w:szCs w:val="24"/>
            </w:rPr>
            <w:t>cho</w:t>
          </w:r>
          <w:proofErr w:type="spellEnd"/>
          <w:r w:rsidR="00364F45">
            <w:rPr>
              <w:rFonts w:ascii="Times New Roman" w:eastAsia="Times New Roman" w:hAnsi="Times New Roman" w:cs="Times New Roman"/>
              <w:sz w:val="24"/>
              <w:szCs w:val="24"/>
            </w:rPr>
            <w:t xml:space="preserve"> Bên B (nếu có); (iii) yêu cầu Bên B bồi thường toàn bộ thiệt </w:t>
          </w:r>
          <w:proofErr w:type="spellStart"/>
          <w:r w:rsidR="00364F45">
            <w:rPr>
              <w:rFonts w:ascii="Times New Roman" w:eastAsia="Times New Roman" w:hAnsi="Times New Roman" w:cs="Times New Roman"/>
              <w:sz w:val="24"/>
              <w:szCs w:val="24"/>
            </w:rPr>
            <w:t>hại</w:t>
          </w:r>
          <w:proofErr w:type="spellEnd"/>
          <w:r w:rsidR="00364F45">
            <w:rPr>
              <w:rFonts w:ascii="Times New Roman" w:eastAsia="Times New Roman" w:hAnsi="Times New Roman" w:cs="Times New Roman"/>
              <w:sz w:val="24"/>
              <w:szCs w:val="24"/>
            </w:rPr>
            <w:t xml:space="preserve"> (nếu có) </w:t>
          </w:r>
          <w:proofErr w:type="spellStart"/>
          <w:r w:rsidR="00364F45">
            <w:rPr>
              <w:rFonts w:ascii="Times New Roman" w:eastAsia="Times New Roman" w:hAnsi="Times New Roman" w:cs="Times New Roman"/>
              <w:sz w:val="24"/>
              <w:szCs w:val="24"/>
            </w:rPr>
            <w:t>cho</w:t>
          </w:r>
          <w:proofErr w:type="spellEnd"/>
          <w:r w:rsidR="00364F45">
            <w:rPr>
              <w:rFonts w:ascii="Times New Roman" w:eastAsia="Times New Roman" w:hAnsi="Times New Roman" w:cs="Times New Roman"/>
              <w:sz w:val="24"/>
              <w:szCs w:val="24"/>
            </w:rPr>
            <w:t xml:space="preserve"> Bên A.</w:t>
          </w:r>
        </w:sdtContent>
      </w:sdt>
    </w:p>
    <w:p w14:paraId="0000009C" w14:textId="77777777" w:rsidR="00312D72" w:rsidRDefault="00312D72">
      <w:pPr>
        <w:spacing w:after="0" w:line="288" w:lineRule="auto"/>
        <w:ind w:left="720"/>
        <w:jc w:val="both"/>
        <w:rPr>
          <w:rFonts w:ascii="Times New Roman" w:eastAsia="Times New Roman" w:hAnsi="Times New Roman" w:cs="Times New Roman"/>
          <w:sz w:val="24"/>
          <w:szCs w:val="24"/>
        </w:rPr>
      </w:pPr>
    </w:p>
    <w:sdt>
      <w:sdtPr>
        <w:tag w:val="goog_rdk_346"/>
        <w:id w:val="-1806100753"/>
      </w:sdtPr>
      <w:sdtEndPr/>
      <w:sdtContent>
        <w:p w14:paraId="0000009D" w14:textId="77777777" w:rsidR="00312D72" w:rsidRDefault="00D542AC">
          <w:pPr>
            <w:numPr>
              <w:ilvl w:val="0"/>
              <w:numId w:val="22"/>
            </w:numPr>
            <w:pBdr>
              <w:top w:val="nil"/>
              <w:left w:val="nil"/>
              <w:bottom w:val="nil"/>
              <w:right w:val="nil"/>
              <w:between w:val="nil"/>
            </w:pBdr>
            <w:spacing w:after="0" w:line="288" w:lineRule="auto"/>
            <w:ind w:hanging="720"/>
            <w:jc w:val="both"/>
            <w:rPr>
              <w:rFonts w:ascii="Times New Roman" w:eastAsia="Times New Roman" w:hAnsi="Times New Roman" w:cs="Times New Roman"/>
              <w:color w:val="000000"/>
              <w:sz w:val="24"/>
              <w:szCs w:val="24"/>
            </w:rPr>
          </w:pPr>
          <w:sdt>
            <w:sdtPr>
              <w:tag w:val="goog_rdk_344"/>
              <w:id w:val="-2017218575"/>
            </w:sdtPr>
            <w:sdtEndPr/>
            <w:sdtContent>
              <w:r w:rsidR="00364F45">
                <w:rPr>
                  <w:rFonts w:ascii="Times New Roman" w:eastAsia="Times New Roman" w:hAnsi="Times New Roman" w:cs="Times New Roman"/>
                  <w:b/>
                  <w:bCs/>
                  <w:color w:val="000000"/>
                  <w:sz w:val="24"/>
                  <w:szCs w:val="24"/>
                </w:rPr>
                <w:t>BẢO MẬT THÔNG TIN</w:t>
              </w:r>
            </w:sdtContent>
          </w:sdt>
          <w:sdt>
            <w:sdtPr>
              <w:tag w:val="goog_rdk_345"/>
              <w:id w:val="833997537"/>
            </w:sdtPr>
            <w:sdtEndPr/>
            <w:sdtContent/>
          </w:sdt>
        </w:p>
      </w:sdtContent>
    </w:sdt>
    <w:sdt>
      <w:sdtPr>
        <w:tag w:val="goog_rdk_348"/>
        <w:id w:val="-598719255"/>
      </w:sdtPr>
      <w:sdtEndPr/>
      <w:sdtContent>
        <w:p w14:paraId="0000009E" w14:textId="77777777" w:rsidR="00312D72" w:rsidRDefault="00D542AC">
          <w:pPr>
            <w:numPr>
              <w:ilvl w:val="0"/>
              <w:numId w:val="1"/>
            </w:numPr>
            <w:pBdr>
              <w:top w:val="nil"/>
              <w:left w:val="nil"/>
              <w:bottom w:val="nil"/>
              <w:right w:val="nil"/>
              <w:between w:val="nil"/>
            </w:pBdr>
            <w:spacing w:after="0" w:line="288" w:lineRule="auto"/>
            <w:jc w:val="both"/>
            <w:rPr>
              <w:rFonts w:ascii="Times New Roman" w:eastAsia="Times New Roman" w:hAnsi="Times New Roman" w:cs="Times New Roman"/>
              <w:color w:val="000000"/>
              <w:sz w:val="24"/>
              <w:szCs w:val="24"/>
            </w:rPr>
          </w:pPr>
          <w:sdt>
            <w:sdtPr>
              <w:tag w:val="goog_rdk_347"/>
              <w:id w:val="2115376251"/>
            </w:sdtPr>
            <w:sdtEndPr/>
            <w:sdtContent/>
          </w:sdt>
        </w:p>
      </w:sdtContent>
    </w:sdt>
    <w:sdt>
      <w:sdtPr>
        <w:tag w:val="goog_rdk_350"/>
        <w:id w:val="503765317"/>
      </w:sdtPr>
      <w:sdtEndPr/>
      <w:sdtContent>
        <w:p w14:paraId="0000009F" w14:textId="77777777" w:rsidR="00312D72" w:rsidRDefault="00D542AC">
          <w:pPr>
            <w:numPr>
              <w:ilvl w:val="0"/>
              <w:numId w:val="9"/>
            </w:numPr>
            <w:pBdr>
              <w:top w:val="nil"/>
              <w:left w:val="nil"/>
              <w:bottom w:val="nil"/>
              <w:right w:val="nil"/>
              <w:between w:val="nil"/>
            </w:pBdr>
            <w:spacing w:after="0" w:line="288" w:lineRule="auto"/>
            <w:ind w:hanging="720"/>
            <w:jc w:val="both"/>
            <w:rPr>
              <w:rFonts w:ascii="Times New Roman" w:eastAsia="Times New Roman" w:hAnsi="Times New Roman" w:cs="Times New Roman"/>
              <w:color w:val="000000"/>
              <w:sz w:val="24"/>
              <w:szCs w:val="24"/>
            </w:rPr>
          </w:pPr>
          <w:sdt>
            <w:sdtPr>
              <w:tag w:val="goog_rdk_349"/>
              <w:id w:val="1572586621"/>
            </w:sdtPr>
            <w:sdtEndPr/>
            <w:sdtContent>
              <w:r w:rsidR="00364F45">
                <w:rPr>
                  <w:rFonts w:ascii="Times New Roman" w:eastAsia="Times New Roman" w:hAnsi="Times New Roman" w:cs="Times New Roman"/>
                  <w:color w:val="000000"/>
                  <w:sz w:val="24"/>
                  <w:szCs w:val="24"/>
                </w:rPr>
                <w:t xml:space="preserve">Phù hợp với quy định của Hợp Đồng này, các Bên cam kết sẽ không sử dụng các Thông Tin Mật được tiết lộ bởi Bên còn lại </w:t>
              </w:r>
              <w:proofErr w:type="spellStart"/>
              <w:r w:rsidR="00364F45">
                <w:rPr>
                  <w:rFonts w:ascii="Times New Roman" w:eastAsia="Times New Roman" w:hAnsi="Times New Roman" w:cs="Times New Roman"/>
                  <w:color w:val="000000"/>
                  <w:sz w:val="24"/>
                  <w:szCs w:val="24"/>
                </w:rPr>
                <w:t>cho</w:t>
              </w:r>
              <w:proofErr w:type="spellEnd"/>
              <w:r w:rsidR="00364F45">
                <w:rPr>
                  <w:rFonts w:ascii="Times New Roman" w:eastAsia="Times New Roman" w:hAnsi="Times New Roman" w:cs="Times New Roman"/>
                  <w:color w:val="000000"/>
                  <w:sz w:val="24"/>
                  <w:szCs w:val="24"/>
                </w:rPr>
                <w:t xml:space="preserve"> bất kỳ mục đích nào không được quy định trong Hợp Đồng này, trừ việc tiết lộ </w:t>
              </w:r>
              <w:proofErr w:type="spellStart"/>
              <w:r w:rsidR="00364F45">
                <w:rPr>
                  <w:rFonts w:ascii="Times New Roman" w:eastAsia="Times New Roman" w:hAnsi="Times New Roman" w:cs="Times New Roman"/>
                  <w:color w:val="000000"/>
                  <w:sz w:val="24"/>
                  <w:szCs w:val="24"/>
                </w:rPr>
                <w:t>cho</w:t>
              </w:r>
              <w:proofErr w:type="spellEnd"/>
              <w:r w:rsidR="00364F45">
                <w:rPr>
                  <w:rFonts w:ascii="Times New Roman" w:eastAsia="Times New Roman" w:hAnsi="Times New Roman" w:cs="Times New Roman"/>
                  <w:color w:val="000000"/>
                  <w:sz w:val="24"/>
                  <w:szCs w:val="24"/>
                </w:rPr>
                <w:t xml:space="preserve"> nhân viên, nhà </w:t>
              </w:r>
              <w:proofErr w:type="spellStart"/>
              <w:r w:rsidR="00364F45">
                <w:rPr>
                  <w:rFonts w:ascii="Times New Roman" w:eastAsia="Times New Roman" w:hAnsi="Times New Roman" w:cs="Times New Roman"/>
                  <w:color w:val="000000"/>
                  <w:sz w:val="24"/>
                  <w:szCs w:val="24"/>
                </w:rPr>
                <w:t>thầu</w:t>
              </w:r>
              <w:proofErr w:type="spellEnd"/>
              <w:r w:rsidR="00364F45">
                <w:rPr>
                  <w:rFonts w:ascii="Times New Roman" w:eastAsia="Times New Roman" w:hAnsi="Times New Roman" w:cs="Times New Roman"/>
                  <w:color w:val="000000"/>
                  <w:sz w:val="24"/>
                  <w:szCs w:val="24"/>
                </w:rPr>
                <w:t xml:space="preserve"> hoặc bên tư vấn tài chính, tư vấn pháp lý của Bên đó, những người cần biết các Thông Tin Mật </w:t>
              </w:r>
              <w:proofErr w:type="spellStart"/>
              <w:r w:rsidR="00364F45">
                <w:rPr>
                  <w:rFonts w:ascii="Times New Roman" w:eastAsia="Times New Roman" w:hAnsi="Times New Roman" w:cs="Times New Roman"/>
                  <w:color w:val="000000"/>
                  <w:sz w:val="24"/>
                  <w:szCs w:val="24"/>
                </w:rPr>
                <w:t>cho</w:t>
              </w:r>
              <w:proofErr w:type="spellEnd"/>
              <w:r w:rsidR="00364F45">
                <w:rPr>
                  <w:rFonts w:ascii="Times New Roman" w:eastAsia="Times New Roman" w:hAnsi="Times New Roman" w:cs="Times New Roman"/>
                  <w:color w:val="000000"/>
                  <w:sz w:val="24"/>
                  <w:szCs w:val="24"/>
                </w:rPr>
                <w:t xml:space="preserve"> mục đích thực hiện Hợp Đồng, tuy nhiên những người này cũng có nghĩa vụ bảo mật không kém hơn nghĩa vụ bảo mật của Bên tiếp nhận thông tin. Bên tiếp nhận thông tin đồng thời cũng sẽ bảo vệ các Thông Tin Mật tránh khỏi việc sử dụng, truy cập bất hợp pháp của bên thứ </w:t>
              </w:r>
              <w:proofErr w:type="spellStart"/>
              <w:r w:rsidR="00364F45">
                <w:rPr>
                  <w:rFonts w:ascii="Times New Roman" w:eastAsia="Times New Roman" w:hAnsi="Times New Roman" w:cs="Times New Roman"/>
                  <w:color w:val="000000"/>
                  <w:sz w:val="24"/>
                  <w:szCs w:val="24"/>
                </w:rPr>
                <w:t>ba</w:t>
              </w:r>
              <w:proofErr w:type="spellEnd"/>
              <w:r w:rsidR="00364F45">
                <w:rPr>
                  <w:rFonts w:ascii="Times New Roman" w:eastAsia="Times New Roman" w:hAnsi="Times New Roman" w:cs="Times New Roman"/>
                  <w:color w:val="000000"/>
                  <w:sz w:val="24"/>
                  <w:szCs w:val="24"/>
                </w:rPr>
                <w:t xml:space="preserve"> </w:t>
              </w:r>
              <w:proofErr w:type="spellStart"/>
              <w:r w:rsidR="00364F45">
                <w:rPr>
                  <w:rFonts w:ascii="Times New Roman" w:eastAsia="Times New Roman" w:hAnsi="Times New Roman" w:cs="Times New Roman"/>
                  <w:color w:val="000000"/>
                  <w:sz w:val="24"/>
                  <w:szCs w:val="24"/>
                </w:rPr>
                <w:t>theo</w:t>
              </w:r>
              <w:proofErr w:type="spellEnd"/>
              <w:r w:rsidR="00364F45">
                <w:rPr>
                  <w:rFonts w:ascii="Times New Roman" w:eastAsia="Times New Roman" w:hAnsi="Times New Roman" w:cs="Times New Roman"/>
                  <w:color w:val="000000"/>
                  <w:sz w:val="24"/>
                  <w:szCs w:val="24"/>
                </w:rPr>
                <w:t xml:space="preserve"> cách thức và cùng mức độ mà Bên tiếp nhận sử dụng để bảo vệ các thông tin, tài sản của mình.</w:t>
              </w:r>
            </w:sdtContent>
          </w:sdt>
        </w:p>
      </w:sdtContent>
    </w:sdt>
    <w:sdt>
      <w:sdtPr>
        <w:tag w:val="goog_rdk_352"/>
        <w:id w:val="-331430996"/>
      </w:sdtPr>
      <w:sdtEndPr/>
      <w:sdtContent>
        <w:p w14:paraId="000000A0" w14:textId="77777777" w:rsidR="00312D72" w:rsidRDefault="00D542AC">
          <w:pPr>
            <w:numPr>
              <w:ilvl w:val="0"/>
              <w:numId w:val="9"/>
            </w:numPr>
            <w:pBdr>
              <w:top w:val="nil"/>
              <w:left w:val="nil"/>
              <w:bottom w:val="nil"/>
              <w:right w:val="nil"/>
              <w:between w:val="nil"/>
            </w:pBdr>
            <w:spacing w:after="0" w:line="288" w:lineRule="auto"/>
            <w:ind w:hanging="720"/>
            <w:jc w:val="both"/>
            <w:rPr>
              <w:rFonts w:ascii="Times New Roman" w:eastAsia="Times New Roman" w:hAnsi="Times New Roman" w:cs="Times New Roman"/>
              <w:color w:val="000000"/>
              <w:sz w:val="24"/>
              <w:szCs w:val="24"/>
            </w:rPr>
          </w:pPr>
          <w:sdt>
            <w:sdtPr>
              <w:tag w:val="goog_rdk_351"/>
              <w:id w:val="1300035749"/>
            </w:sdtPr>
            <w:sdtEndPr/>
            <w:sdtContent>
              <w:r w:rsidR="00364F45">
                <w:rPr>
                  <w:rFonts w:ascii="Times New Roman" w:eastAsia="Times New Roman" w:hAnsi="Times New Roman" w:cs="Times New Roman"/>
                  <w:color w:val="000000"/>
                  <w:sz w:val="24"/>
                  <w:szCs w:val="24"/>
                </w:rPr>
                <w:t xml:space="preserve">Ngay khi Hợp Đồng này chấm dứt vì bất kỳ lý do nào, Bên tiếp nhận sẽ trả lại </w:t>
              </w:r>
              <w:proofErr w:type="spellStart"/>
              <w:r w:rsidR="00364F45">
                <w:rPr>
                  <w:rFonts w:ascii="Times New Roman" w:eastAsia="Times New Roman" w:hAnsi="Times New Roman" w:cs="Times New Roman"/>
                  <w:color w:val="000000"/>
                  <w:sz w:val="24"/>
                  <w:szCs w:val="24"/>
                </w:rPr>
                <w:t>cho</w:t>
              </w:r>
              <w:proofErr w:type="spellEnd"/>
              <w:r w:rsidR="00364F45">
                <w:rPr>
                  <w:rFonts w:ascii="Times New Roman" w:eastAsia="Times New Roman" w:hAnsi="Times New Roman" w:cs="Times New Roman"/>
                  <w:color w:val="000000"/>
                  <w:sz w:val="24"/>
                  <w:szCs w:val="24"/>
                </w:rPr>
                <w:t xml:space="preserve"> Bên tiết lộ tất cả bản gốc, bản </w:t>
              </w:r>
              <w:proofErr w:type="spellStart"/>
              <w:r w:rsidR="00364F45">
                <w:rPr>
                  <w:rFonts w:ascii="Times New Roman" w:eastAsia="Times New Roman" w:hAnsi="Times New Roman" w:cs="Times New Roman"/>
                  <w:color w:val="000000"/>
                  <w:sz w:val="24"/>
                  <w:szCs w:val="24"/>
                </w:rPr>
                <w:t>sao</w:t>
              </w:r>
              <w:proofErr w:type="spellEnd"/>
              <w:r w:rsidR="00364F45">
                <w:rPr>
                  <w:rFonts w:ascii="Times New Roman" w:eastAsia="Times New Roman" w:hAnsi="Times New Roman" w:cs="Times New Roman"/>
                  <w:color w:val="000000"/>
                  <w:sz w:val="24"/>
                  <w:szCs w:val="24"/>
                </w:rPr>
                <w:t xml:space="preserve"> của các tác liệu được cung cấp bởi Bên tiết lộ dưới bất kỳ hình thức chứa đựng thông tin nào hoặc tiến hành tiêu hủy toàn bộ Thông Tin Mật </w:t>
              </w:r>
              <w:proofErr w:type="spellStart"/>
              <w:r w:rsidR="00364F45">
                <w:rPr>
                  <w:rFonts w:ascii="Times New Roman" w:eastAsia="Times New Roman" w:hAnsi="Times New Roman" w:cs="Times New Roman"/>
                  <w:color w:val="000000"/>
                  <w:sz w:val="24"/>
                  <w:szCs w:val="24"/>
                </w:rPr>
                <w:t>theo</w:t>
              </w:r>
              <w:proofErr w:type="spellEnd"/>
              <w:r w:rsidR="00364F45">
                <w:rPr>
                  <w:rFonts w:ascii="Times New Roman" w:eastAsia="Times New Roman" w:hAnsi="Times New Roman" w:cs="Times New Roman"/>
                  <w:color w:val="000000"/>
                  <w:sz w:val="24"/>
                  <w:szCs w:val="24"/>
                </w:rPr>
                <w:t xml:space="preserve"> yêu cầu của Bên tiết lộ.</w:t>
              </w:r>
            </w:sdtContent>
          </w:sdt>
        </w:p>
      </w:sdtContent>
    </w:sdt>
    <w:sdt>
      <w:sdtPr>
        <w:tag w:val="goog_rdk_354"/>
        <w:id w:val="1273307109"/>
      </w:sdtPr>
      <w:sdtEndPr/>
      <w:sdtContent>
        <w:p w14:paraId="000000A1" w14:textId="77777777" w:rsidR="00312D72" w:rsidRDefault="00D542AC">
          <w:pPr>
            <w:numPr>
              <w:ilvl w:val="0"/>
              <w:numId w:val="9"/>
            </w:numPr>
            <w:pBdr>
              <w:top w:val="nil"/>
              <w:left w:val="nil"/>
              <w:bottom w:val="nil"/>
              <w:right w:val="nil"/>
              <w:between w:val="nil"/>
            </w:pBdr>
            <w:spacing w:after="0" w:line="288" w:lineRule="auto"/>
            <w:ind w:hanging="720"/>
            <w:jc w:val="both"/>
            <w:rPr>
              <w:rFonts w:ascii="Times New Roman" w:eastAsia="Times New Roman" w:hAnsi="Times New Roman" w:cs="Times New Roman"/>
              <w:color w:val="000000"/>
              <w:sz w:val="24"/>
              <w:szCs w:val="24"/>
            </w:rPr>
          </w:pPr>
          <w:sdt>
            <w:sdtPr>
              <w:tag w:val="goog_rdk_353"/>
              <w:id w:val="1852690463"/>
            </w:sdtPr>
            <w:sdtEndPr/>
            <w:sdtContent>
              <w:r w:rsidR="00364F45">
                <w:rPr>
                  <w:rFonts w:ascii="Times New Roman" w:eastAsia="Times New Roman" w:hAnsi="Times New Roman" w:cs="Times New Roman"/>
                  <w:color w:val="000000"/>
                  <w:sz w:val="24"/>
                  <w:szCs w:val="24"/>
                </w:rPr>
                <w:t xml:space="preserve">Việc một Bên vi phạm nghĩa vụ Bảo Mật Thông Tin </w:t>
              </w:r>
              <w:proofErr w:type="spellStart"/>
              <w:r w:rsidR="00364F45">
                <w:rPr>
                  <w:rFonts w:ascii="Times New Roman" w:eastAsia="Times New Roman" w:hAnsi="Times New Roman" w:cs="Times New Roman"/>
                  <w:color w:val="000000"/>
                  <w:sz w:val="24"/>
                  <w:szCs w:val="24"/>
                </w:rPr>
                <w:t>theo</w:t>
              </w:r>
              <w:proofErr w:type="spellEnd"/>
              <w:r w:rsidR="00364F45">
                <w:rPr>
                  <w:rFonts w:ascii="Times New Roman" w:eastAsia="Times New Roman" w:hAnsi="Times New Roman" w:cs="Times New Roman"/>
                  <w:color w:val="000000"/>
                  <w:sz w:val="24"/>
                  <w:szCs w:val="24"/>
                </w:rPr>
                <w:t xml:space="preserve"> Hợp Đồng này sẽ cấu thành một vi phạm nghiêm trọng của Hợp Đồng và tùy vào mức độ thiệt </w:t>
              </w:r>
              <w:proofErr w:type="spellStart"/>
              <w:r w:rsidR="00364F45">
                <w:rPr>
                  <w:rFonts w:ascii="Times New Roman" w:eastAsia="Times New Roman" w:hAnsi="Times New Roman" w:cs="Times New Roman"/>
                  <w:color w:val="000000"/>
                  <w:sz w:val="24"/>
                  <w:szCs w:val="24"/>
                </w:rPr>
                <w:t>hại</w:t>
              </w:r>
              <w:proofErr w:type="spellEnd"/>
              <w:r w:rsidR="00364F45">
                <w:rPr>
                  <w:rFonts w:ascii="Times New Roman" w:eastAsia="Times New Roman" w:hAnsi="Times New Roman" w:cs="Times New Roman"/>
                  <w:color w:val="000000"/>
                  <w:sz w:val="24"/>
                  <w:szCs w:val="24"/>
                </w:rPr>
                <w:t xml:space="preserve"> của bên bị vi phạm, bên vi phạm sẽ phải bồi thường thích đáng </w:t>
              </w:r>
              <w:proofErr w:type="spellStart"/>
              <w:r w:rsidR="00364F45">
                <w:rPr>
                  <w:rFonts w:ascii="Times New Roman" w:eastAsia="Times New Roman" w:hAnsi="Times New Roman" w:cs="Times New Roman"/>
                  <w:color w:val="000000"/>
                  <w:sz w:val="24"/>
                  <w:szCs w:val="24"/>
                </w:rPr>
                <w:t>cho</w:t>
              </w:r>
              <w:proofErr w:type="spellEnd"/>
              <w:r w:rsidR="00364F45">
                <w:rPr>
                  <w:rFonts w:ascii="Times New Roman" w:eastAsia="Times New Roman" w:hAnsi="Times New Roman" w:cs="Times New Roman"/>
                  <w:color w:val="000000"/>
                  <w:sz w:val="24"/>
                  <w:szCs w:val="24"/>
                </w:rPr>
                <w:t xml:space="preserve"> bên bị vi phạm.</w:t>
              </w:r>
            </w:sdtContent>
          </w:sdt>
        </w:p>
      </w:sdtContent>
    </w:sdt>
    <w:sdt>
      <w:sdtPr>
        <w:tag w:val="goog_rdk_356"/>
        <w:id w:val="-1349400541"/>
      </w:sdtPr>
      <w:sdtEndPr/>
      <w:sdtContent>
        <w:p w14:paraId="000000A2" w14:textId="77777777" w:rsidR="00312D72" w:rsidRDefault="00D542AC">
          <w:pPr>
            <w:pBdr>
              <w:top w:val="nil"/>
              <w:left w:val="nil"/>
              <w:bottom w:val="nil"/>
              <w:right w:val="nil"/>
              <w:between w:val="nil"/>
            </w:pBdr>
            <w:spacing w:after="0" w:line="288" w:lineRule="auto"/>
            <w:ind w:left="720"/>
            <w:jc w:val="both"/>
            <w:rPr>
              <w:rFonts w:ascii="Times New Roman" w:eastAsia="Times New Roman" w:hAnsi="Times New Roman" w:cs="Times New Roman"/>
              <w:color w:val="000000"/>
              <w:sz w:val="24"/>
              <w:szCs w:val="24"/>
            </w:rPr>
          </w:pPr>
          <w:sdt>
            <w:sdtPr>
              <w:tag w:val="goog_rdk_355"/>
              <w:id w:val="-930174416"/>
            </w:sdtPr>
            <w:sdtEndPr/>
            <w:sdtContent/>
          </w:sdt>
        </w:p>
      </w:sdtContent>
    </w:sdt>
    <w:sdt>
      <w:sdtPr>
        <w:tag w:val="goog_rdk_359"/>
        <w:id w:val="809682442"/>
      </w:sdtPr>
      <w:sdtEndPr/>
      <w:sdtContent>
        <w:p w14:paraId="000000A3" w14:textId="77777777" w:rsidR="00312D72" w:rsidRPr="007E516B" w:rsidRDefault="00D542AC">
          <w:pPr>
            <w:numPr>
              <w:ilvl w:val="0"/>
              <w:numId w:val="10"/>
            </w:numPr>
            <w:pBdr>
              <w:top w:val="nil"/>
              <w:left w:val="nil"/>
              <w:bottom w:val="nil"/>
              <w:right w:val="nil"/>
              <w:between w:val="nil"/>
            </w:pBdr>
            <w:spacing w:after="0" w:line="288" w:lineRule="auto"/>
            <w:ind w:hanging="720"/>
            <w:jc w:val="both"/>
            <w:rPr>
              <w:rFonts w:ascii="Times New Roman" w:eastAsia="Times New Roman" w:hAnsi="Times New Roman" w:cs="Times New Roman"/>
              <w:color w:val="000000"/>
              <w:sz w:val="24"/>
              <w:szCs w:val="24"/>
            </w:rPr>
          </w:pPr>
          <w:sdt>
            <w:sdtPr>
              <w:tag w:val="goog_rdk_357"/>
              <w:id w:val="760299420"/>
            </w:sdtPr>
            <w:sdtEndPr/>
            <w:sdtContent>
              <w:r w:rsidR="00364F45">
                <w:rPr>
                  <w:rFonts w:ascii="Times New Roman" w:eastAsia="Times New Roman" w:hAnsi="Times New Roman" w:cs="Times New Roman"/>
                  <w:b/>
                  <w:bCs/>
                  <w:color w:val="000000"/>
                  <w:sz w:val="24"/>
                  <w:szCs w:val="24"/>
                </w:rPr>
                <w:t>CHẤM DỨT HỢP ĐỒNG</w:t>
              </w:r>
            </w:sdtContent>
          </w:sdt>
          <w:sdt>
            <w:sdtPr>
              <w:tag w:val="goog_rdk_358"/>
              <w:id w:val="-1634881224"/>
            </w:sdtPr>
            <w:sdtEndPr/>
            <w:sdtContent/>
          </w:sdt>
        </w:p>
      </w:sdtContent>
    </w:sdt>
    <w:sdt>
      <w:sdtPr>
        <w:tag w:val="goog_rdk_361"/>
        <w:id w:val="106467648"/>
      </w:sdtPr>
      <w:sdtEndPr/>
      <w:sdtContent>
        <w:p w14:paraId="000000A4" w14:textId="77777777" w:rsidR="00312D72" w:rsidRDefault="00D542AC">
          <w:pPr>
            <w:numPr>
              <w:ilvl w:val="0"/>
              <w:numId w:val="11"/>
            </w:numPr>
            <w:pBdr>
              <w:top w:val="nil"/>
              <w:left w:val="nil"/>
              <w:bottom w:val="nil"/>
              <w:right w:val="nil"/>
              <w:between w:val="nil"/>
            </w:pBdr>
            <w:spacing w:after="0" w:line="288" w:lineRule="auto"/>
            <w:ind w:hanging="720"/>
            <w:rPr>
              <w:rFonts w:ascii="Times New Roman" w:eastAsia="Times New Roman" w:hAnsi="Times New Roman" w:cs="Times New Roman"/>
              <w:color w:val="000000"/>
              <w:sz w:val="24"/>
              <w:szCs w:val="24"/>
            </w:rPr>
          </w:pPr>
          <w:sdt>
            <w:sdtPr>
              <w:tag w:val="goog_rdk_360"/>
              <w:id w:val="461070492"/>
            </w:sdtPr>
            <w:sdtEndPr/>
            <w:sdtContent>
              <w:r w:rsidR="00364F45">
                <w:rPr>
                  <w:rFonts w:ascii="Times New Roman" w:eastAsia="Times New Roman" w:hAnsi="Times New Roman" w:cs="Times New Roman"/>
                  <w:color w:val="000000"/>
                  <w:sz w:val="24"/>
                  <w:szCs w:val="24"/>
                </w:rPr>
                <w:t xml:space="preserve">Hợp Đồng có thể được chấm dứt trong các trường hợp </w:t>
              </w:r>
              <w:proofErr w:type="spellStart"/>
              <w:r w:rsidR="00364F45">
                <w:rPr>
                  <w:rFonts w:ascii="Times New Roman" w:eastAsia="Times New Roman" w:hAnsi="Times New Roman" w:cs="Times New Roman"/>
                  <w:color w:val="000000"/>
                  <w:sz w:val="24"/>
                  <w:szCs w:val="24"/>
                </w:rPr>
                <w:t>sau</w:t>
              </w:r>
              <w:proofErr w:type="spellEnd"/>
              <w:r w:rsidR="00364F45">
                <w:rPr>
                  <w:rFonts w:ascii="Times New Roman" w:eastAsia="Times New Roman" w:hAnsi="Times New Roman" w:cs="Times New Roman"/>
                  <w:color w:val="000000"/>
                  <w:sz w:val="24"/>
                  <w:szCs w:val="24"/>
                </w:rPr>
                <w:t>:</w:t>
              </w:r>
            </w:sdtContent>
          </w:sdt>
        </w:p>
      </w:sdtContent>
    </w:sdt>
    <w:sdt>
      <w:sdtPr>
        <w:tag w:val="goog_rdk_363"/>
        <w:id w:val="-1572869651"/>
      </w:sdtPr>
      <w:sdtEndPr/>
      <w:sdtContent>
        <w:p w14:paraId="000000A5" w14:textId="77777777" w:rsidR="00312D72" w:rsidRDefault="00D542AC">
          <w:pPr>
            <w:numPr>
              <w:ilvl w:val="0"/>
              <w:numId w:val="12"/>
            </w:numPr>
            <w:pBdr>
              <w:top w:val="nil"/>
              <w:left w:val="nil"/>
              <w:bottom w:val="nil"/>
              <w:right w:val="nil"/>
              <w:between w:val="nil"/>
            </w:pBdr>
            <w:spacing w:after="0" w:line="288" w:lineRule="auto"/>
            <w:ind w:left="709" w:hanging="709"/>
            <w:rPr>
              <w:rFonts w:ascii="Times New Roman" w:eastAsia="Times New Roman" w:hAnsi="Times New Roman" w:cs="Times New Roman"/>
              <w:color w:val="000000"/>
              <w:sz w:val="24"/>
              <w:szCs w:val="24"/>
            </w:rPr>
          </w:pPr>
          <w:sdt>
            <w:sdtPr>
              <w:tag w:val="goog_rdk_362"/>
              <w:id w:val="-1264707502"/>
            </w:sdtPr>
            <w:sdtEndPr/>
            <w:sdtContent>
              <w:r w:rsidR="00364F45">
                <w:rPr>
                  <w:rFonts w:ascii="Times New Roman" w:eastAsia="Times New Roman" w:hAnsi="Times New Roman" w:cs="Times New Roman"/>
                  <w:color w:val="000000"/>
                  <w:sz w:val="24"/>
                  <w:szCs w:val="24"/>
                </w:rPr>
                <w:t xml:space="preserve">Hợp Đồng hết hạn mà không được </w:t>
              </w:r>
              <w:proofErr w:type="spellStart"/>
              <w:r w:rsidR="00364F45">
                <w:rPr>
                  <w:rFonts w:ascii="Times New Roman" w:eastAsia="Times New Roman" w:hAnsi="Times New Roman" w:cs="Times New Roman"/>
                  <w:color w:val="000000"/>
                  <w:sz w:val="24"/>
                  <w:szCs w:val="24"/>
                </w:rPr>
                <w:t>gia</w:t>
              </w:r>
              <w:proofErr w:type="spellEnd"/>
              <w:r w:rsidR="00364F45">
                <w:rPr>
                  <w:rFonts w:ascii="Times New Roman" w:eastAsia="Times New Roman" w:hAnsi="Times New Roman" w:cs="Times New Roman"/>
                  <w:color w:val="000000"/>
                  <w:sz w:val="24"/>
                  <w:szCs w:val="24"/>
                </w:rPr>
                <w:t xml:space="preserve"> hạn </w:t>
              </w:r>
              <w:proofErr w:type="spellStart"/>
              <w:r w:rsidR="00364F45">
                <w:rPr>
                  <w:rFonts w:ascii="Times New Roman" w:eastAsia="Times New Roman" w:hAnsi="Times New Roman" w:cs="Times New Roman"/>
                  <w:color w:val="000000"/>
                  <w:sz w:val="24"/>
                  <w:szCs w:val="24"/>
                </w:rPr>
                <w:t>theo</w:t>
              </w:r>
              <w:proofErr w:type="spellEnd"/>
              <w:r w:rsidR="00364F45">
                <w:rPr>
                  <w:rFonts w:ascii="Times New Roman" w:eastAsia="Times New Roman" w:hAnsi="Times New Roman" w:cs="Times New Roman"/>
                  <w:color w:val="000000"/>
                  <w:sz w:val="24"/>
                  <w:szCs w:val="24"/>
                </w:rPr>
                <w:t xml:space="preserve"> Điều 3.1;</w:t>
              </w:r>
            </w:sdtContent>
          </w:sdt>
        </w:p>
      </w:sdtContent>
    </w:sdt>
    <w:sdt>
      <w:sdtPr>
        <w:tag w:val="goog_rdk_365"/>
        <w:id w:val="-1662449210"/>
      </w:sdtPr>
      <w:sdtEndPr/>
      <w:sdtContent>
        <w:p w14:paraId="000000A6" w14:textId="77777777" w:rsidR="00312D72" w:rsidRDefault="00D542AC">
          <w:pPr>
            <w:numPr>
              <w:ilvl w:val="0"/>
              <w:numId w:val="12"/>
            </w:numPr>
            <w:pBdr>
              <w:top w:val="nil"/>
              <w:left w:val="nil"/>
              <w:bottom w:val="nil"/>
              <w:right w:val="nil"/>
              <w:between w:val="nil"/>
            </w:pBdr>
            <w:spacing w:after="0" w:line="288" w:lineRule="auto"/>
            <w:ind w:left="709" w:hanging="709"/>
            <w:rPr>
              <w:rFonts w:ascii="Times New Roman" w:eastAsia="Times New Roman" w:hAnsi="Times New Roman" w:cs="Times New Roman"/>
              <w:color w:val="000000"/>
              <w:sz w:val="24"/>
              <w:szCs w:val="24"/>
            </w:rPr>
          </w:pPr>
          <w:sdt>
            <w:sdtPr>
              <w:tag w:val="goog_rdk_364"/>
              <w:id w:val="-227441622"/>
            </w:sdtPr>
            <w:sdtEndPr/>
            <w:sdtContent>
              <w:r w:rsidR="00364F45">
                <w:rPr>
                  <w:rFonts w:ascii="Times New Roman" w:eastAsia="Times New Roman" w:hAnsi="Times New Roman" w:cs="Times New Roman"/>
                  <w:color w:val="000000"/>
                  <w:sz w:val="24"/>
                  <w:szCs w:val="24"/>
                </w:rPr>
                <w:t>Một Bên bị giải thể, phá sản;</w:t>
              </w:r>
            </w:sdtContent>
          </w:sdt>
        </w:p>
      </w:sdtContent>
    </w:sdt>
    <w:sdt>
      <w:sdtPr>
        <w:tag w:val="goog_rdk_367"/>
        <w:id w:val="546337992"/>
      </w:sdtPr>
      <w:sdtEndPr/>
      <w:sdtContent>
        <w:p w14:paraId="000000A7" w14:textId="77777777" w:rsidR="00312D72" w:rsidRDefault="00D542AC">
          <w:pPr>
            <w:numPr>
              <w:ilvl w:val="0"/>
              <w:numId w:val="12"/>
            </w:numPr>
            <w:pBdr>
              <w:top w:val="nil"/>
              <w:left w:val="nil"/>
              <w:bottom w:val="nil"/>
              <w:right w:val="nil"/>
              <w:between w:val="nil"/>
            </w:pBdr>
            <w:spacing w:after="0" w:line="288" w:lineRule="auto"/>
            <w:ind w:left="709" w:hanging="709"/>
            <w:rPr>
              <w:rFonts w:ascii="Times New Roman" w:eastAsia="Times New Roman" w:hAnsi="Times New Roman" w:cs="Times New Roman"/>
              <w:color w:val="000000"/>
              <w:sz w:val="24"/>
              <w:szCs w:val="24"/>
            </w:rPr>
          </w:pPr>
          <w:sdt>
            <w:sdtPr>
              <w:tag w:val="goog_rdk_366"/>
              <w:id w:val="-1844641264"/>
            </w:sdtPr>
            <w:sdtEndPr/>
            <w:sdtContent>
              <w:r w:rsidR="00364F45">
                <w:rPr>
                  <w:rFonts w:ascii="Times New Roman" w:eastAsia="Times New Roman" w:hAnsi="Times New Roman" w:cs="Times New Roman"/>
                  <w:color w:val="000000"/>
                  <w:sz w:val="24"/>
                  <w:szCs w:val="24"/>
                </w:rPr>
                <w:t>Các Bên thỏa thuận chấm dứt Hợp Đồng trước thời hạn;</w:t>
              </w:r>
            </w:sdtContent>
          </w:sdt>
        </w:p>
      </w:sdtContent>
    </w:sdt>
    <w:sdt>
      <w:sdtPr>
        <w:tag w:val="goog_rdk_369"/>
        <w:id w:val="1359552439"/>
      </w:sdtPr>
      <w:sdtEndPr/>
      <w:sdtContent>
        <w:p w14:paraId="000000A8" w14:textId="77777777" w:rsidR="00312D72" w:rsidRDefault="00D542AC">
          <w:pPr>
            <w:numPr>
              <w:ilvl w:val="0"/>
              <w:numId w:val="12"/>
            </w:numPr>
            <w:pBdr>
              <w:top w:val="nil"/>
              <w:left w:val="nil"/>
              <w:bottom w:val="nil"/>
              <w:right w:val="nil"/>
              <w:between w:val="nil"/>
            </w:pBdr>
            <w:spacing w:after="0" w:line="288" w:lineRule="auto"/>
            <w:ind w:left="709" w:hanging="709"/>
            <w:jc w:val="both"/>
            <w:rPr>
              <w:rFonts w:ascii="Times New Roman" w:eastAsia="Times New Roman" w:hAnsi="Times New Roman" w:cs="Times New Roman"/>
              <w:color w:val="000000"/>
              <w:sz w:val="24"/>
              <w:szCs w:val="24"/>
            </w:rPr>
          </w:pPr>
          <w:sdt>
            <w:sdtPr>
              <w:tag w:val="goog_rdk_368"/>
              <w:id w:val="-320153400"/>
            </w:sdtPr>
            <w:sdtEndPr/>
            <w:sdtContent>
              <w:r w:rsidR="00364F45">
                <w:rPr>
                  <w:rFonts w:ascii="Times New Roman" w:eastAsia="Times New Roman" w:hAnsi="Times New Roman" w:cs="Times New Roman"/>
                  <w:color w:val="000000"/>
                  <w:sz w:val="24"/>
                  <w:szCs w:val="24"/>
                </w:rPr>
                <w:t xml:space="preserve">Một trong Các Bên được quyền đơn phương chấm dứt Hợp Đồng mà không chịu bất cứ khoản phạt, bồi thường nào nếu thông báo </w:t>
              </w:r>
              <w:proofErr w:type="spellStart"/>
              <w:r w:rsidR="00364F45">
                <w:rPr>
                  <w:rFonts w:ascii="Times New Roman" w:eastAsia="Times New Roman" w:hAnsi="Times New Roman" w:cs="Times New Roman"/>
                  <w:color w:val="000000"/>
                  <w:sz w:val="24"/>
                  <w:szCs w:val="24"/>
                </w:rPr>
                <w:t>cho</w:t>
              </w:r>
              <w:proofErr w:type="spellEnd"/>
              <w:r w:rsidR="00364F45">
                <w:rPr>
                  <w:rFonts w:ascii="Times New Roman" w:eastAsia="Times New Roman" w:hAnsi="Times New Roman" w:cs="Times New Roman"/>
                  <w:color w:val="000000"/>
                  <w:sz w:val="24"/>
                  <w:szCs w:val="24"/>
                </w:rPr>
                <w:t xml:space="preserve"> bên còn lại trước 15 ngày kể từ khi chấm dứt Hợp Đồng.</w:t>
              </w:r>
            </w:sdtContent>
          </w:sdt>
        </w:p>
      </w:sdtContent>
    </w:sdt>
    <w:sdt>
      <w:sdtPr>
        <w:tag w:val="goog_rdk_371"/>
        <w:id w:val="1899829977"/>
      </w:sdtPr>
      <w:sdtEndPr/>
      <w:sdtContent>
        <w:p w14:paraId="000000A9" w14:textId="77777777" w:rsidR="00312D72" w:rsidRDefault="00D542AC">
          <w:pPr>
            <w:numPr>
              <w:ilvl w:val="1"/>
              <w:numId w:val="25"/>
            </w:numPr>
            <w:pBdr>
              <w:top w:val="nil"/>
              <w:left w:val="nil"/>
              <w:bottom w:val="nil"/>
              <w:right w:val="nil"/>
              <w:between w:val="nil"/>
            </w:pBdr>
            <w:spacing w:after="0" w:line="288" w:lineRule="auto"/>
            <w:ind w:left="720" w:hanging="720"/>
            <w:jc w:val="both"/>
            <w:rPr>
              <w:rFonts w:ascii="Times New Roman" w:eastAsia="Times New Roman" w:hAnsi="Times New Roman" w:cs="Times New Roman"/>
              <w:color w:val="000000"/>
              <w:sz w:val="24"/>
              <w:szCs w:val="24"/>
            </w:rPr>
          </w:pPr>
          <w:sdt>
            <w:sdtPr>
              <w:tag w:val="goog_rdk_370"/>
              <w:id w:val="6089824"/>
            </w:sdtPr>
            <w:sdtEndPr/>
            <w:sdtContent>
              <w:r w:rsidR="00364F45">
                <w:rPr>
                  <w:rFonts w:ascii="Times New Roman" w:eastAsia="Times New Roman" w:hAnsi="Times New Roman" w:cs="Times New Roman"/>
                  <w:color w:val="000000"/>
                  <w:sz w:val="24"/>
                  <w:szCs w:val="24"/>
                </w:rPr>
                <w:t xml:space="preserve">Trong trường hợp một Bên vi phạm một trong những trách </w:t>
              </w:r>
              <w:proofErr w:type="spellStart"/>
              <w:r w:rsidR="00364F45">
                <w:rPr>
                  <w:rFonts w:ascii="Times New Roman" w:eastAsia="Times New Roman" w:hAnsi="Times New Roman" w:cs="Times New Roman"/>
                  <w:color w:val="000000"/>
                  <w:sz w:val="24"/>
                  <w:szCs w:val="24"/>
                </w:rPr>
                <w:t>nhiệm</w:t>
              </w:r>
              <w:proofErr w:type="spellEnd"/>
              <w:r w:rsidR="00364F45">
                <w:rPr>
                  <w:rFonts w:ascii="Times New Roman" w:eastAsia="Times New Roman" w:hAnsi="Times New Roman" w:cs="Times New Roman"/>
                  <w:color w:val="000000"/>
                  <w:sz w:val="24"/>
                  <w:szCs w:val="24"/>
                </w:rPr>
                <w:t xml:space="preserve"> được quy định trong Hợp Đồng nhưng không khắc phục sự vi phạm hoặc thất </w:t>
              </w:r>
              <w:proofErr w:type="spellStart"/>
              <w:r w:rsidR="00364F45">
                <w:rPr>
                  <w:rFonts w:ascii="Times New Roman" w:eastAsia="Times New Roman" w:hAnsi="Times New Roman" w:cs="Times New Roman"/>
                  <w:color w:val="000000"/>
                  <w:sz w:val="24"/>
                  <w:szCs w:val="24"/>
                </w:rPr>
                <w:t>bại</w:t>
              </w:r>
              <w:proofErr w:type="spellEnd"/>
              <w:r w:rsidR="00364F45">
                <w:rPr>
                  <w:rFonts w:ascii="Times New Roman" w:eastAsia="Times New Roman" w:hAnsi="Times New Roman" w:cs="Times New Roman"/>
                  <w:color w:val="000000"/>
                  <w:sz w:val="24"/>
                  <w:szCs w:val="24"/>
                </w:rPr>
                <w:t xml:space="preserve"> trong việc khắc phục những vi phạm đó trong vòng 15 (</w:t>
              </w:r>
              <w:proofErr w:type="spellStart"/>
              <w:r w:rsidR="00364F45">
                <w:rPr>
                  <w:rFonts w:ascii="Times New Roman" w:eastAsia="Times New Roman" w:hAnsi="Times New Roman" w:cs="Times New Roman"/>
                  <w:color w:val="000000"/>
                  <w:sz w:val="24"/>
                  <w:szCs w:val="24"/>
                </w:rPr>
                <w:t>mười</w:t>
              </w:r>
              <w:proofErr w:type="spellEnd"/>
              <w:r w:rsidR="00364F45">
                <w:rPr>
                  <w:rFonts w:ascii="Times New Roman" w:eastAsia="Times New Roman" w:hAnsi="Times New Roman" w:cs="Times New Roman"/>
                  <w:color w:val="000000"/>
                  <w:sz w:val="24"/>
                  <w:szCs w:val="24"/>
                </w:rPr>
                <w:t xml:space="preserve"> </w:t>
              </w:r>
              <w:proofErr w:type="spellStart"/>
              <w:r w:rsidR="00364F45">
                <w:rPr>
                  <w:rFonts w:ascii="Times New Roman" w:eastAsia="Times New Roman" w:hAnsi="Times New Roman" w:cs="Times New Roman"/>
                  <w:color w:val="000000"/>
                  <w:sz w:val="24"/>
                  <w:szCs w:val="24"/>
                </w:rPr>
                <w:t>lăm</w:t>
              </w:r>
              <w:proofErr w:type="spellEnd"/>
              <w:r w:rsidR="00364F45">
                <w:rPr>
                  <w:rFonts w:ascii="Times New Roman" w:eastAsia="Times New Roman" w:hAnsi="Times New Roman" w:cs="Times New Roman"/>
                  <w:color w:val="000000"/>
                  <w:sz w:val="24"/>
                  <w:szCs w:val="24"/>
                </w:rPr>
                <w:t xml:space="preserve">) ngày kể từ ngày nhận được thông báo </w:t>
              </w:r>
              <w:proofErr w:type="spellStart"/>
              <w:r w:rsidR="00364F45">
                <w:rPr>
                  <w:rFonts w:ascii="Times New Roman" w:eastAsia="Times New Roman" w:hAnsi="Times New Roman" w:cs="Times New Roman"/>
                  <w:color w:val="000000"/>
                  <w:sz w:val="24"/>
                  <w:szCs w:val="24"/>
                </w:rPr>
                <w:t>bằng</w:t>
              </w:r>
              <w:proofErr w:type="spellEnd"/>
              <w:r w:rsidR="00364F45">
                <w:rPr>
                  <w:rFonts w:ascii="Times New Roman" w:eastAsia="Times New Roman" w:hAnsi="Times New Roman" w:cs="Times New Roman"/>
                  <w:color w:val="000000"/>
                  <w:sz w:val="24"/>
                  <w:szCs w:val="24"/>
                </w:rPr>
                <w:t xml:space="preserve"> văn bản từ Bên bị vi phạm, Bên bị vi phạm có quyền đơn phương chấm dứt thực hiện Hợp Đồng này vào bất kỳ thời </w:t>
              </w:r>
              <w:proofErr w:type="spellStart"/>
              <w:r w:rsidR="00364F45">
                <w:rPr>
                  <w:rFonts w:ascii="Times New Roman" w:eastAsia="Times New Roman" w:hAnsi="Times New Roman" w:cs="Times New Roman"/>
                  <w:color w:val="000000"/>
                  <w:sz w:val="24"/>
                  <w:szCs w:val="24"/>
                </w:rPr>
                <w:t>gian</w:t>
              </w:r>
              <w:proofErr w:type="spellEnd"/>
              <w:r w:rsidR="00364F45">
                <w:rPr>
                  <w:rFonts w:ascii="Times New Roman" w:eastAsia="Times New Roman" w:hAnsi="Times New Roman" w:cs="Times New Roman"/>
                  <w:color w:val="000000"/>
                  <w:sz w:val="24"/>
                  <w:szCs w:val="24"/>
                </w:rPr>
                <w:t xml:space="preserve"> nào </w:t>
              </w:r>
              <w:proofErr w:type="spellStart"/>
              <w:r w:rsidR="00364F45">
                <w:rPr>
                  <w:rFonts w:ascii="Times New Roman" w:eastAsia="Times New Roman" w:hAnsi="Times New Roman" w:cs="Times New Roman"/>
                  <w:color w:val="000000"/>
                  <w:sz w:val="24"/>
                  <w:szCs w:val="24"/>
                </w:rPr>
                <w:t>sau</w:t>
              </w:r>
              <w:proofErr w:type="spellEnd"/>
              <w:r w:rsidR="00364F45">
                <w:rPr>
                  <w:rFonts w:ascii="Times New Roman" w:eastAsia="Times New Roman" w:hAnsi="Times New Roman" w:cs="Times New Roman"/>
                  <w:color w:val="000000"/>
                  <w:sz w:val="24"/>
                  <w:szCs w:val="24"/>
                </w:rPr>
                <w:t xml:space="preserve"> thời hạn 15 (</w:t>
              </w:r>
              <w:proofErr w:type="spellStart"/>
              <w:r w:rsidR="00364F45">
                <w:rPr>
                  <w:rFonts w:ascii="Times New Roman" w:eastAsia="Times New Roman" w:hAnsi="Times New Roman" w:cs="Times New Roman"/>
                  <w:color w:val="000000"/>
                  <w:sz w:val="24"/>
                  <w:szCs w:val="24"/>
                </w:rPr>
                <w:t>mười</w:t>
              </w:r>
              <w:proofErr w:type="spellEnd"/>
              <w:r w:rsidR="00364F45">
                <w:rPr>
                  <w:rFonts w:ascii="Times New Roman" w:eastAsia="Times New Roman" w:hAnsi="Times New Roman" w:cs="Times New Roman"/>
                  <w:color w:val="000000"/>
                  <w:sz w:val="24"/>
                  <w:szCs w:val="24"/>
                </w:rPr>
                <w:t xml:space="preserve"> </w:t>
              </w:r>
              <w:proofErr w:type="spellStart"/>
              <w:r w:rsidR="00364F45">
                <w:rPr>
                  <w:rFonts w:ascii="Times New Roman" w:eastAsia="Times New Roman" w:hAnsi="Times New Roman" w:cs="Times New Roman"/>
                  <w:color w:val="000000"/>
                  <w:sz w:val="24"/>
                  <w:szCs w:val="24"/>
                </w:rPr>
                <w:t>lăm</w:t>
              </w:r>
              <w:proofErr w:type="spellEnd"/>
              <w:r w:rsidR="00364F45">
                <w:rPr>
                  <w:rFonts w:ascii="Times New Roman" w:eastAsia="Times New Roman" w:hAnsi="Times New Roman" w:cs="Times New Roman"/>
                  <w:color w:val="000000"/>
                  <w:sz w:val="24"/>
                  <w:szCs w:val="24"/>
                </w:rPr>
                <w:t xml:space="preserve">) ngày nói trên nhưng phải gửi thông báo </w:t>
              </w:r>
              <w:proofErr w:type="spellStart"/>
              <w:r w:rsidR="00364F45">
                <w:rPr>
                  <w:rFonts w:ascii="Times New Roman" w:eastAsia="Times New Roman" w:hAnsi="Times New Roman" w:cs="Times New Roman"/>
                  <w:color w:val="000000"/>
                  <w:sz w:val="24"/>
                  <w:szCs w:val="24"/>
                </w:rPr>
                <w:t>bằng</w:t>
              </w:r>
              <w:proofErr w:type="spellEnd"/>
              <w:r w:rsidR="00364F45">
                <w:rPr>
                  <w:rFonts w:ascii="Times New Roman" w:eastAsia="Times New Roman" w:hAnsi="Times New Roman" w:cs="Times New Roman"/>
                  <w:color w:val="000000"/>
                  <w:sz w:val="24"/>
                  <w:szCs w:val="24"/>
                </w:rPr>
                <w:t xml:space="preserve"> văn bản đến Bên vi phạm trước khi chấm dứt. Bên vi phạm có nghĩa vụ bồi thường mọi tổn thất mà Bên kia đã </w:t>
              </w:r>
              <w:proofErr w:type="spellStart"/>
              <w:r w:rsidR="00364F45">
                <w:rPr>
                  <w:rFonts w:ascii="Times New Roman" w:eastAsia="Times New Roman" w:hAnsi="Times New Roman" w:cs="Times New Roman"/>
                  <w:color w:val="000000"/>
                  <w:sz w:val="24"/>
                  <w:szCs w:val="24"/>
                </w:rPr>
                <w:t>gánh</w:t>
              </w:r>
              <w:proofErr w:type="spellEnd"/>
              <w:r w:rsidR="00364F45">
                <w:rPr>
                  <w:rFonts w:ascii="Times New Roman" w:eastAsia="Times New Roman" w:hAnsi="Times New Roman" w:cs="Times New Roman"/>
                  <w:color w:val="000000"/>
                  <w:sz w:val="24"/>
                  <w:szCs w:val="24"/>
                </w:rPr>
                <w:t xml:space="preserve"> chịu bao gồm bất kỳ mất mát, hư hỏng tài sản, phải trả những chi phí để </w:t>
              </w:r>
              <w:proofErr w:type="spellStart"/>
              <w:r w:rsidR="00364F45">
                <w:rPr>
                  <w:rFonts w:ascii="Times New Roman" w:eastAsia="Times New Roman" w:hAnsi="Times New Roman" w:cs="Times New Roman"/>
                  <w:color w:val="000000"/>
                  <w:sz w:val="24"/>
                  <w:szCs w:val="24"/>
                </w:rPr>
                <w:t>ngăn</w:t>
              </w:r>
              <w:proofErr w:type="spellEnd"/>
              <w:r w:rsidR="00364F45">
                <w:rPr>
                  <w:rFonts w:ascii="Times New Roman" w:eastAsia="Times New Roman" w:hAnsi="Times New Roman" w:cs="Times New Roman"/>
                  <w:color w:val="000000"/>
                  <w:sz w:val="24"/>
                  <w:szCs w:val="24"/>
                </w:rPr>
                <w:t xml:space="preserve"> chặn, hạn chế thiệt </w:t>
              </w:r>
              <w:proofErr w:type="spellStart"/>
              <w:r w:rsidR="00364F45">
                <w:rPr>
                  <w:rFonts w:ascii="Times New Roman" w:eastAsia="Times New Roman" w:hAnsi="Times New Roman" w:cs="Times New Roman"/>
                  <w:color w:val="000000"/>
                  <w:sz w:val="24"/>
                  <w:szCs w:val="24"/>
                </w:rPr>
                <w:t>hại</w:t>
              </w:r>
              <w:proofErr w:type="spellEnd"/>
              <w:r w:rsidR="00364F45">
                <w:rPr>
                  <w:rFonts w:ascii="Times New Roman" w:eastAsia="Times New Roman" w:hAnsi="Times New Roman" w:cs="Times New Roman"/>
                  <w:color w:val="000000"/>
                  <w:sz w:val="24"/>
                  <w:szCs w:val="24"/>
                </w:rPr>
                <w:t xml:space="preserve"> do vi phạm Hợp Đồng gây ra và Khoản tiền phạt tương đương với 8% phần giá trị Hợp Đồng bị vi phạm.</w:t>
              </w:r>
            </w:sdtContent>
          </w:sdt>
        </w:p>
      </w:sdtContent>
    </w:sdt>
    <w:sdt>
      <w:sdtPr>
        <w:tag w:val="goog_rdk_373"/>
        <w:id w:val="587314407"/>
      </w:sdtPr>
      <w:sdtEndPr/>
      <w:sdtContent>
        <w:p w14:paraId="000000AA" w14:textId="77777777" w:rsidR="00312D72" w:rsidRDefault="00D542AC">
          <w:pPr>
            <w:numPr>
              <w:ilvl w:val="1"/>
              <w:numId w:val="25"/>
            </w:numPr>
            <w:pBdr>
              <w:top w:val="nil"/>
              <w:left w:val="nil"/>
              <w:bottom w:val="nil"/>
              <w:right w:val="nil"/>
              <w:between w:val="nil"/>
            </w:pBdr>
            <w:spacing w:after="0" w:line="288" w:lineRule="auto"/>
            <w:ind w:left="720" w:hanging="720"/>
            <w:jc w:val="both"/>
            <w:rPr>
              <w:rFonts w:ascii="Times New Roman" w:eastAsia="Times New Roman" w:hAnsi="Times New Roman" w:cs="Times New Roman"/>
              <w:color w:val="000000"/>
              <w:sz w:val="24"/>
              <w:szCs w:val="24"/>
            </w:rPr>
          </w:pPr>
          <w:sdt>
            <w:sdtPr>
              <w:tag w:val="goog_rdk_372"/>
              <w:id w:val="1769851735"/>
            </w:sdtPr>
            <w:sdtEndPr/>
            <w:sdtContent>
              <w:r w:rsidR="00364F45">
                <w:rPr>
                  <w:rFonts w:ascii="Times New Roman" w:eastAsia="Times New Roman" w:hAnsi="Times New Roman" w:cs="Times New Roman"/>
                  <w:color w:val="000000"/>
                  <w:sz w:val="24"/>
                  <w:szCs w:val="24"/>
                </w:rPr>
                <w:t xml:space="preserve">Trong mọi trường hợp chấm dứt Hợp Đồng, </w:t>
              </w:r>
              <w:proofErr w:type="spellStart"/>
              <w:r w:rsidR="00364F45">
                <w:rPr>
                  <w:rFonts w:ascii="Times New Roman" w:eastAsia="Times New Roman" w:hAnsi="Times New Roman" w:cs="Times New Roman"/>
                  <w:color w:val="000000"/>
                  <w:sz w:val="24"/>
                  <w:szCs w:val="24"/>
                </w:rPr>
                <w:t>hai</w:t>
              </w:r>
              <w:proofErr w:type="spellEnd"/>
              <w:r w:rsidR="00364F45">
                <w:rPr>
                  <w:rFonts w:ascii="Times New Roman" w:eastAsia="Times New Roman" w:hAnsi="Times New Roman" w:cs="Times New Roman"/>
                  <w:color w:val="000000"/>
                  <w:sz w:val="24"/>
                  <w:szCs w:val="24"/>
                </w:rPr>
                <w:t xml:space="preserve"> Bên phải hoàn thành mọi nghĩa vụ còn tồn    </w:t>
              </w:r>
              <w:proofErr w:type="spellStart"/>
              <w:r w:rsidR="00364F45">
                <w:rPr>
                  <w:rFonts w:ascii="Times New Roman" w:eastAsia="Times New Roman" w:hAnsi="Times New Roman" w:cs="Times New Roman"/>
                  <w:color w:val="000000"/>
                  <w:sz w:val="24"/>
                  <w:szCs w:val="24"/>
                </w:rPr>
                <w:t>đọng</w:t>
              </w:r>
              <w:proofErr w:type="spellEnd"/>
              <w:r w:rsidR="00364F45">
                <w:rPr>
                  <w:rFonts w:ascii="Times New Roman" w:eastAsia="Times New Roman" w:hAnsi="Times New Roman" w:cs="Times New Roman"/>
                  <w:color w:val="000000"/>
                  <w:sz w:val="24"/>
                  <w:szCs w:val="24"/>
                </w:rPr>
                <w:t xml:space="preserve">, hoàn tất việc tất toán các khoản nợ còn lại giữa </w:t>
              </w:r>
              <w:proofErr w:type="spellStart"/>
              <w:r w:rsidR="00364F45">
                <w:rPr>
                  <w:rFonts w:ascii="Times New Roman" w:eastAsia="Times New Roman" w:hAnsi="Times New Roman" w:cs="Times New Roman"/>
                  <w:color w:val="000000"/>
                  <w:sz w:val="24"/>
                  <w:szCs w:val="24"/>
                </w:rPr>
                <w:t>hai</w:t>
              </w:r>
              <w:proofErr w:type="spellEnd"/>
              <w:r w:rsidR="00364F45">
                <w:rPr>
                  <w:rFonts w:ascii="Times New Roman" w:eastAsia="Times New Roman" w:hAnsi="Times New Roman" w:cs="Times New Roman"/>
                  <w:color w:val="000000"/>
                  <w:sz w:val="24"/>
                  <w:szCs w:val="24"/>
                </w:rPr>
                <w:t xml:space="preserve"> Bên, hoàn tất việc giải quyết các tra soát, </w:t>
              </w:r>
              <w:proofErr w:type="spellStart"/>
              <w:r w:rsidR="00364F45">
                <w:rPr>
                  <w:rFonts w:ascii="Times New Roman" w:eastAsia="Times New Roman" w:hAnsi="Times New Roman" w:cs="Times New Roman"/>
                  <w:color w:val="000000"/>
                  <w:sz w:val="24"/>
                  <w:szCs w:val="24"/>
                </w:rPr>
                <w:t>khiếu</w:t>
              </w:r>
              <w:proofErr w:type="spellEnd"/>
              <w:r w:rsidR="00364F45">
                <w:rPr>
                  <w:rFonts w:ascii="Times New Roman" w:eastAsia="Times New Roman" w:hAnsi="Times New Roman" w:cs="Times New Roman"/>
                  <w:color w:val="000000"/>
                  <w:sz w:val="24"/>
                  <w:szCs w:val="24"/>
                </w:rPr>
                <w:t xml:space="preserve"> </w:t>
              </w:r>
              <w:proofErr w:type="spellStart"/>
              <w:r w:rsidR="00364F45">
                <w:rPr>
                  <w:rFonts w:ascii="Times New Roman" w:eastAsia="Times New Roman" w:hAnsi="Times New Roman" w:cs="Times New Roman"/>
                  <w:color w:val="000000"/>
                  <w:sz w:val="24"/>
                  <w:szCs w:val="24"/>
                </w:rPr>
                <w:t>nại</w:t>
              </w:r>
              <w:proofErr w:type="spellEnd"/>
              <w:r w:rsidR="00364F45">
                <w:rPr>
                  <w:rFonts w:ascii="Times New Roman" w:eastAsia="Times New Roman" w:hAnsi="Times New Roman" w:cs="Times New Roman"/>
                  <w:color w:val="000000"/>
                  <w:sz w:val="24"/>
                  <w:szCs w:val="24"/>
                </w:rPr>
                <w:t xml:space="preserve"> có liên </w:t>
              </w:r>
              <w:proofErr w:type="spellStart"/>
              <w:r w:rsidR="00364F45">
                <w:rPr>
                  <w:rFonts w:ascii="Times New Roman" w:eastAsia="Times New Roman" w:hAnsi="Times New Roman" w:cs="Times New Roman"/>
                  <w:color w:val="000000"/>
                  <w:sz w:val="24"/>
                  <w:szCs w:val="24"/>
                </w:rPr>
                <w:t>quan</w:t>
              </w:r>
              <w:proofErr w:type="spellEnd"/>
              <w:r w:rsidR="00364F45">
                <w:rPr>
                  <w:rFonts w:ascii="Times New Roman" w:eastAsia="Times New Roman" w:hAnsi="Times New Roman" w:cs="Times New Roman"/>
                  <w:color w:val="000000"/>
                  <w:sz w:val="24"/>
                  <w:szCs w:val="24"/>
                </w:rPr>
                <w:t xml:space="preserve"> đến việc thực hiện các nội dung </w:t>
              </w:r>
              <w:proofErr w:type="spellStart"/>
              <w:r w:rsidR="00364F45">
                <w:rPr>
                  <w:rFonts w:ascii="Times New Roman" w:eastAsia="Times New Roman" w:hAnsi="Times New Roman" w:cs="Times New Roman"/>
                  <w:color w:val="000000"/>
                  <w:sz w:val="24"/>
                  <w:szCs w:val="24"/>
                </w:rPr>
                <w:t>theo</w:t>
              </w:r>
              <w:proofErr w:type="spellEnd"/>
              <w:r w:rsidR="00364F45">
                <w:rPr>
                  <w:rFonts w:ascii="Times New Roman" w:eastAsia="Times New Roman" w:hAnsi="Times New Roman" w:cs="Times New Roman"/>
                  <w:color w:val="000000"/>
                  <w:sz w:val="24"/>
                  <w:szCs w:val="24"/>
                </w:rPr>
                <w:t xml:space="preserve"> quy định tại Hợp Đồng, các Phụ Lục kèm </w:t>
              </w:r>
              <w:proofErr w:type="spellStart"/>
              <w:r w:rsidR="00364F45">
                <w:rPr>
                  <w:rFonts w:ascii="Times New Roman" w:eastAsia="Times New Roman" w:hAnsi="Times New Roman" w:cs="Times New Roman"/>
                  <w:color w:val="000000"/>
                  <w:sz w:val="24"/>
                  <w:szCs w:val="24"/>
                </w:rPr>
                <w:t>theo</w:t>
              </w:r>
              <w:proofErr w:type="spellEnd"/>
              <w:r w:rsidR="00364F45">
                <w:rPr>
                  <w:rFonts w:ascii="Times New Roman" w:eastAsia="Times New Roman" w:hAnsi="Times New Roman" w:cs="Times New Roman"/>
                  <w:color w:val="000000"/>
                  <w:sz w:val="24"/>
                  <w:szCs w:val="24"/>
                </w:rPr>
                <w:t xml:space="preserve"> Hợp Đồng trước khi chấm dứt Hợp Đồng.</w:t>
              </w:r>
            </w:sdtContent>
          </w:sdt>
        </w:p>
      </w:sdtContent>
    </w:sdt>
    <w:sdt>
      <w:sdtPr>
        <w:tag w:val="goog_rdk_375"/>
        <w:id w:val="-1632155797"/>
      </w:sdtPr>
      <w:sdtEndPr/>
      <w:sdtContent>
        <w:p w14:paraId="000000AB" w14:textId="77777777" w:rsidR="00312D72" w:rsidRDefault="00D542AC">
          <w:pPr>
            <w:numPr>
              <w:ilvl w:val="1"/>
              <w:numId w:val="25"/>
            </w:numPr>
            <w:pBdr>
              <w:top w:val="nil"/>
              <w:left w:val="nil"/>
              <w:bottom w:val="nil"/>
              <w:right w:val="nil"/>
              <w:between w:val="nil"/>
            </w:pBdr>
            <w:spacing w:after="0" w:line="288" w:lineRule="auto"/>
            <w:ind w:left="720" w:hanging="720"/>
            <w:jc w:val="both"/>
            <w:rPr>
              <w:rFonts w:ascii="Times New Roman" w:eastAsia="Times New Roman" w:hAnsi="Times New Roman" w:cs="Times New Roman"/>
              <w:color w:val="000000"/>
              <w:sz w:val="24"/>
              <w:szCs w:val="24"/>
            </w:rPr>
          </w:pPr>
          <w:sdt>
            <w:sdtPr>
              <w:tag w:val="goog_rdk_374"/>
              <w:id w:val="671490967"/>
            </w:sdtPr>
            <w:sdtEndPr/>
            <w:sdtContent>
              <w:r w:rsidR="00364F45">
                <w:rPr>
                  <w:rFonts w:ascii="Times New Roman" w:eastAsia="Times New Roman" w:hAnsi="Times New Roman" w:cs="Times New Roman"/>
                  <w:color w:val="000000"/>
                  <w:sz w:val="24"/>
                  <w:szCs w:val="24"/>
                </w:rPr>
                <w:t xml:space="preserve">Các khoản phạt và bồi thường thiệt </w:t>
              </w:r>
              <w:proofErr w:type="spellStart"/>
              <w:r w:rsidR="00364F45">
                <w:rPr>
                  <w:rFonts w:ascii="Times New Roman" w:eastAsia="Times New Roman" w:hAnsi="Times New Roman" w:cs="Times New Roman"/>
                  <w:color w:val="000000"/>
                  <w:sz w:val="24"/>
                  <w:szCs w:val="24"/>
                </w:rPr>
                <w:t>hại</w:t>
              </w:r>
              <w:proofErr w:type="spellEnd"/>
              <w:r w:rsidR="00364F45">
                <w:rPr>
                  <w:rFonts w:ascii="Times New Roman" w:eastAsia="Times New Roman" w:hAnsi="Times New Roman" w:cs="Times New Roman"/>
                  <w:color w:val="000000"/>
                  <w:sz w:val="24"/>
                  <w:szCs w:val="24"/>
                </w:rPr>
                <w:t xml:space="preserve"> và nghĩa vụ </w:t>
              </w:r>
              <w:proofErr w:type="spellStart"/>
              <w:r w:rsidR="00364F45">
                <w:rPr>
                  <w:rFonts w:ascii="Times New Roman" w:eastAsia="Times New Roman" w:hAnsi="Times New Roman" w:cs="Times New Roman"/>
                  <w:color w:val="000000"/>
                  <w:sz w:val="24"/>
                  <w:szCs w:val="24"/>
                </w:rPr>
                <w:t>thanh</w:t>
              </w:r>
              <w:proofErr w:type="spellEnd"/>
              <w:r w:rsidR="00364F45">
                <w:rPr>
                  <w:rFonts w:ascii="Times New Roman" w:eastAsia="Times New Roman" w:hAnsi="Times New Roman" w:cs="Times New Roman"/>
                  <w:color w:val="000000"/>
                  <w:sz w:val="24"/>
                  <w:szCs w:val="24"/>
                </w:rPr>
                <w:t xml:space="preserve"> toán của bất kỳ Bên nào trong trường hợp đơn phương chấm dứt Hợp Đồng phải được </w:t>
              </w:r>
              <w:proofErr w:type="spellStart"/>
              <w:r w:rsidR="00364F45">
                <w:rPr>
                  <w:rFonts w:ascii="Times New Roman" w:eastAsia="Times New Roman" w:hAnsi="Times New Roman" w:cs="Times New Roman"/>
                  <w:color w:val="000000"/>
                  <w:sz w:val="24"/>
                  <w:szCs w:val="24"/>
                </w:rPr>
                <w:t>thanh</w:t>
              </w:r>
              <w:proofErr w:type="spellEnd"/>
              <w:r w:rsidR="00364F45">
                <w:rPr>
                  <w:rFonts w:ascii="Times New Roman" w:eastAsia="Times New Roman" w:hAnsi="Times New Roman" w:cs="Times New Roman"/>
                  <w:color w:val="000000"/>
                  <w:sz w:val="24"/>
                  <w:szCs w:val="24"/>
                </w:rPr>
                <w:t xml:space="preserve"> toán trong vòng </w:t>
              </w:r>
              <w:proofErr w:type="spellStart"/>
              <w:r w:rsidR="00364F45">
                <w:rPr>
                  <w:rFonts w:ascii="Times New Roman" w:eastAsia="Times New Roman" w:hAnsi="Times New Roman" w:cs="Times New Roman"/>
                  <w:color w:val="000000"/>
                  <w:sz w:val="24"/>
                  <w:szCs w:val="24"/>
                </w:rPr>
                <w:t>ba</w:t>
              </w:r>
              <w:proofErr w:type="spellEnd"/>
              <w:r w:rsidR="00364F45">
                <w:rPr>
                  <w:rFonts w:ascii="Times New Roman" w:eastAsia="Times New Roman" w:hAnsi="Times New Roman" w:cs="Times New Roman"/>
                  <w:color w:val="000000"/>
                  <w:sz w:val="24"/>
                  <w:szCs w:val="24"/>
                </w:rPr>
                <w:t xml:space="preserve"> </w:t>
              </w:r>
              <w:proofErr w:type="spellStart"/>
              <w:r w:rsidR="00364F45">
                <w:rPr>
                  <w:rFonts w:ascii="Times New Roman" w:eastAsia="Times New Roman" w:hAnsi="Times New Roman" w:cs="Times New Roman"/>
                  <w:color w:val="000000"/>
                  <w:sz w:val="24"/>
                  <w:szCs w:val="24"/>
                </w:rPr>
                <w:t>mươi</w:t>
              </w:r>
              <w:proofErr w:type="spellEnd"/>
              <w:r w:rsidR="00364F45">
                <w:rPr>
                  <w:rFonts w:ascii="Times New Roman" w:eastAsia="Times New Roman" w:hAnsi="Times New Roman" w:cs="Times New Roman"/>
                  <w:color w:val="000000"/>
                  <w:sz w:val="24"/>
                  <w:szCs w:val="24"/>
                </w:rPr>
                <w:t xml:space="preserve"> (30) ngày kể từ ngày chấm dứt Hợp Đồng.</w:t>
              </w:r>
            </w:sdtContent>
          </w:sdt>
        </w:p>
      </w:sdtContent>
    </w:sdt>
    <w:customXmlDelRangeStart w:id="196" w:author="Linh. Hoàng Thị Thùy" w:date="2026-06-01T14:07:00Z"/>
    <w:sdt>
      <w:sdtPr>
        <w:tag w:val="goog_rdk_384"/>
        <w:id w:val="-1589461075"/>
      </w:sdtPr>
      <w:sdtEndPr/>
      <w:sdtContent>
        <w:customXmlDelRangeEnd w:id="196"/>
        <w:p w14:paraId="000000AC" w14:textId="058BA679" w:rsidR="00312D72" w:rsidDel="0054371F" w:rsidRDefault="00D542AC">
          <w:pPr>
            <w:numPr>
              <w:ilvl w:val="1"/>
              <w:numId w:val="25"/>
            </w:numPr>
            <w:pBdr>
              <w:top w:val="nil"/>
              <w:left w:val="nil"/>
              <w:bottom w:val="nil"/>
              <w:right w:val="nil"/>
              <w:between w:val="nil"/>
            </w:pBdr>
            <w:spacing w:after="0" w:line="288" w:lineRule="auto"/>
            <w:ind w:left="720" w:hanging="720"/>
            <w:jc w:val="both"/>
            <w:rPr>
              <w:del w:id="197" w:author="Linh. Hoàng Thị Thùy" w:date="2026-06-01T14:07:00Z"/>
              <w:rFonts w:ascii="Times New Roman" w:eastAsia="Times New Roman" w:hAnsi="Times New Roman" w:cs="Times New Roman"/>
              <w:sz w:val="24"/>
              <w:szCs w:val="24"/>
            </w:rPr>
            <w:pPrChange w:id="198" w:author="Hang P." w:date="2026-05-29T07:20:00Z">
              <w:pPr>
                <w:numPr>
                  <w:ilvl w:val="1"/>
                  <w:numId w:val="25"/>
                </w:numPr>
                <w:spacing w:after="0" w:line="288" w:lineRule="auto"/>
                <w:ind w:left="1069" w:hanging="360"/>
                <w:jc w:val="both"/>
              </w:pPr>
            </w:pPrChange>
          </w:pPr>
          <w:customXmlDelRangeStart w:id="199" w:author="Linh. Hoàng Thị Thùy" w:date="2026-06-01T14:07:00Z"/>
          <w:sdt>
            <w:sdtPr>
              <w:tag w:val="goog_rdk_377"/>
              <w:id w:val="586949300"/>
            </w:sdtPr>
            <w:sdtEndPr/>
            <w:sdtContent>
              <w:customXmlDelRangeEnd w:id="199"/>
              <w:commentRangeStart w:id="200"/>
              <w:customXmlDelRangeStart w:id="201" w:author="Linh. Hoàng Thị Thùy" w:date="2026-06-01T14:07:00Z"/>
              <w:sdt>
                <w:sdtPr>
                  <w:tag w:val="goog_rdk_378"/>
                  <w:id w:val="1957827036"/>
                </w:sdtPr>
                <w:sdtEndPr/>
                <w:sdtContent>
                  <w:customXmlDelRangeEnd w:id="201"/>
                  <w:ins w:id="202" w:author="Hang Phan" w:date="2026-05-27T07:06:00Z">
                    <w:del w:id="203" w:author="Linh. Hoàng Thị Thùy" w:date="2026-06-01T14:07:00Z">
                      <w:r w:rsidR="00364F45" w:rsidDel="0054371F">
                        <w:rPr>
                          <w:rFonts w:ascii="Times New Roman" w:eastAsia="Times New Roman" w:hAnsi="Times New Roman" w:cs="Times New Roman"/>
                          <w:sz w:val="24"/>
                          <w:szCs w:val="24"/>
                        </w:rPr>
                        <w:delText xml:space="preserve">Hoàn trả Mã code zVas chưa sử dụng khi chấm dứt Hợp Đồng </w:delText>
                      </w:r>
                    </w:del>
                  </w:ins>
                  <w:customXmlDelRangeStart w:id="204" w:author="Linh. Hoàng Thị Thùy" w:date="2026-06-01T14:07:00Z"/>
                </w:sdtContent>
              </w:sdt>
              <w:customXmlDelRangeEnd w:id="204"/>
              <w:customXmlInsRangeStart w:id="205" w:author="Hang Phan" w:date="2026-05-27T07:06:00Z"/>
              <w:customXmlDelRangeStart w:id="206" w:author="Linh. Hoàng Thị Thùy" w:date="2026-06-01T14:07:00Z"/>
              <w:sdt>
                <w:sdtPr>
                  <w:tag w:val="goog_rdk_379"/>
                  <w:id w:val="1430081314"/>
                </w:sdtPr>
                <w:sdtEndPr/>
                <w:sdtContent>
                  <w:customXmlInsRangeEnd w:id="205"/>
                  <w:customXmlDelRangeEnd w:id="206"/>
                  <w:ins w:id="207" w:author="Hang Phan" w:date="2026-05-27T07:06:00Z">
                    <w:del w:id="208" w:author="Linh. Hoàng Thị Thùy" w:date="2026-06-01T14:07:00Z">
                      <w:r w:rsidR="00364F45" w:rsidDel="0054371F">
                        <w:rPr>
                          <w:rFonts w:ascii="Times New Roman" w:eastAsia="Times New Roman" w:hAnsi="Times New Roman" w:cs="Times New Roman"/>
                          <w:sz w:val="24"/>
                          <w:szCs w:val="24"/>
                        </w:rPr>
                        <w:delText>bao gồm cả</w:delText>
                      </w:r>
                    </w:del>
                  </w:ins>
                  <w:customXmlInsRangeStart w:id="209" w:author="Hang Phan" w:date="2026-05-27T07:06:00Z"/>
                  <w:customXmlDelRangeStart w:id="210" w:author="Linh. Hoàng Thị Thùy" w:date="2026-06-01T14:07:00Z"/>
                </w:sdtContent>
              </w:sdt>
              <w:customXmlInsRangeEnd w:id="209"/>
              <w:customXmlDelRangeEnd w:id="210"/>
              <w:customXmlInsRangeStart w:id="211" w:author="Hang Phan" w:date="2026-05-27T07:06:00Z"/>
              <w:customXmlDelRangeStart w:id="212" w:author="Linh. Hoàng Thị Thùy" w:date="2026-06-01T14:07:00Z"/>
              <w:sdt>
                <w:sdtPr>
                  <w:tag w:val="goog_rdk_380"/>
                  <w:id w:val="-1687957762"/>
                </w:sdtPr>
                <w:sdtEndPr/>
                <w:sdtContent>
                  <w:customXmlInsRangeEnd w:id="211"/>
                  <w:customXmlDelRangeEnd w:id="212"/>
                  <w:ins w:id="213" w:author="Hang Phan" w:date="2026-05-27T07:06:00Z">
                    <w:del w:id="214" w:author="Linh. Hoàng Thị Thùy" w:date="2026-06-01T14:07:00Z">
                      <w:r w:rsidR="00364F45" w:rsidDel="0054371F">
                        <w:rPr>
                          <w:rFonts w:ascii="Times New Roman" w:eastAsia="Times New Roman" w:hAnsi="Times New Roman" w:cs="Times New Roman"/>
                          <w:sz w:val="24"/>
                          <w:szCs w:val="24"/>
                        </w:rPr>
                        <w:delText xml:space="preserve"> Sự Kiện Bất Khả Kháng: Trong trường hợp Hợp Đồng bị chấm dứt trước thời hạn theo quy định tại Điều 7 </w:delText>
                      </w:r>
                    </w:del>
                  </w:ins>
                  <w:customXmlInsRangeStart w:id="215" w:author="Hang Phan" w:date="2026-05-27T07:06:00Z"/>
                  <w:customXmlDelRangeStart w:id="216" w:author="Linh. Hoàng Thị Thùy" w:date="2026-06-01T14:07:00Z"/>
                </w:sdtContent>
              </w:sdt>
              <w:customXmlInsRangeEnd w:id="215"/>
              <w:customXmlDelRangeEnd w:id="216"/>
              <w:customXmlInsRangeStart w:id="217" w:author="Hang Phan" w:date="2026-05-27T07:06:00Z"/>
              <w:customXmlDelRangeStart w:id="218" w:author="Linh. Hoàng Thị Thùy" w:date="2026-06-01T14:07:00Z"/>
              <w:sdt>
                <w:sdtPr>
                  <w:tag w:val="goog_rdk_381"/>
                  <w:id w:val="23532201"/>
                </w:sdtPr>
                <w:sdtEndPr/>
                <w:sdtContent>
                  <w:customXmlInsRangeEnd w:id="217"/>
                  <w:customXmlDelRangeEnd w:id="218"/>
                  <w:ins w:id="219" w:author="Hang Phan" w:date="2026-05-27T07:06:00Z">
                    <w:del w:id="220" w:author="Linh. Hoàng Thị Thùy" w:date="2026-06-01T14:07:00Z">
                      <w:r w:rsidR="00364F45" w:rsidDel="0054371F">
                        <w:rPr>
                          <w:rFonts w:ascii="Times New Roman" w:eastAsia="Times New Roman" w:hAnsi="Times New Roman" w:cs="Times New Roman"/>
                          <w:sz w:val="24"/>
                          <w:szCs w:val="24"/>
                        </w:rPr>
                        <w:delText>và Điều 8</w:delText>
                      </w:r>
                    </w:del>
                  </w:ins>
                  <w:customXmlInsRangeStart w:id="221" w:author="Hang Phan" w:date="2026-05-27T07:06:00Z"/>
                  <w:customXmlDelRangeStart w:id="222" w:author="Linh. Hoàng Thị Thùy" w:date="2026-06-01T14:07:00Z"/>
                </w:sdtContent>
              </w:sdt>
              <w:customXmlInsRangeEnd w:id="221"/>
              <w:customXmlDelRangeEnd w:id="222"/>
              <w:customXmlInsRangeStart w:id="223" w:author="Hang Phan" w:date="2026-05-27T07:06:00Z"/>
              <w:customXmlDelRangeStart w:id="224" w:author="Linh. Hoàng Thị Thùy" w:date="2026-06-01T14:07:00Z"/>
              <w:sdt>
                <w:sdtPr>
                  <w:tag w:val="goog_rdk_382"/>
                  <w:id w:val="-1356735164"/>
                </w:sdtPr>
                <w:sdtEndPr/>
                <w:sdtContent>
                  <w:customXmlInsRangeEnd w:id="223"/>
                  <w:customXmlDelRangeEnd w:id="224"/>
                  <w:ins w:id="225" w:author="Hang Phan" w:date="2026-05-27T07:06:00Z">
                    <w:del w:id="226" w:author="Linh. Hoàng Thị Thùy" w:date="2026-06-01T14:07:00Z">
                      <w:r w:rsidR="00364F45" w:rsidDel="0054371F">
                        <w:rPr>
                          <w:rFonts w:ascii="Times New Roman" w:eastAsia="Times New Roman" w:hAnsi="Times New Roman" w:cs="Times New Roman"/>
                          <w:sz w:val="24"/>
                          <w:szCs w:val="24"/>
                        </w:rPr>
                        <w:delText xml:space="preserve">, các Mã code zVas đã được Bên A bàn giao cho Bên B nhưng chưa được kích hoạt tại thời điểm chấm dứt Hợp Đồng sẽ được xử lý như sau: </w:delText>
                      </w:r>
                    </w:del>
                  </w:ins>
                  <w:customXmlInsRangeStart w:id="227" w:author="Hang Phan" w:date="2026-05-27T07:06:00Z"/>
                  <w:customXmlDelRangeStart w:id="228" w:author="Linh. Hoàng Thị Thùy" w:date="2026-06-01T14:07:00Z"/>
                </w:sdtContent>
              </w:sdt>
              <w:customXmlInsRangeEnd w:id="227"/>
              <w:customXmlDelRangeEnd w:id="228"/>
              <w:customXmlDelRangeStart w:id="229" w:author="Linh. Hoàng Thị Thùy" w:date="2026-06-01T14:07:00Z"/>
            </w:sdtContent>
          </w:sdt>
          <w:customXmlDelRangeEnd w:id="229"/>
          <w:customXmlDelRangeStart w:id="230" w:author="Linh. Hoàng Thị Thùy" w:date="2026-06-01T14:07:00Z"/>
          <w:sdt>
            <w:sdtPr>
              <w:tag w:val="goog_rdk_383"/>
              <w:id w:val="-190680139"/>
            </w:sdtPr>
            <w:sdtEndPr/>
            <w:sdtContent>
              <w:customXmlDelRangeEnd w:id="230"/>
              <w:customXmlDelRangeStart w:id="231" w:author="Linh. Hoàng Thị Thùy" w:date="2026-06-01T14:07:00Z"/>
            </w:sdtContent>
          </w:sdt>
          <w:customXmlDelRangeEnd w:id="231"/>
        </w:p>
        <w:customXmlDelRangeStart w:id="232" w:author="Linh. Hoàng Thị Thùy" w:date="2026-06-01T14:07:00Z"/>
      </w:sdtContent>
    </w:sdt>
    <w:customXmlDelRangeEnd w:id="232"/>
    <w:customXmlDelRangeStart w:id="233" w:author="Linh. Hoàng Thị Thùy" w:date="2026-06-01T14:07:00Z"/>
    <w:sdt>
      <w:sdtPr>
        <w:tag w:val="goog_rdk_391"/>
        <w:id w:val="154825379"/>
      </w:sdtPr>
      <w:sdtEndPr/>
      <w:sdtContent>
        <w:customXmlDelRangeEnd w:id="233"/>
        <w:p w14:paraId="000000AD" w14:textId="79FE62D3" w:rsidR="00312D72" w:rsidDel="0054371F" w:rsidRDefault="00D542AC">
          <w:pPr>
            <w:pBdr>
              <w:top w:val="nil"/>
              <w:left w:val="nil"/>
              <w:bottom w:val="nil"/>
              <w:right w:val="nil"/>
              <w:between w:val="nil"/>
            </w:pBdr>
            <w:spacing w:after="0" w:line="288" w:lineRule="auto"/>
            <w:ind w:left="720"/>
            <w:jc w:val="both"/>
            <w:rPr>
              <w:del w:id="234" w:author="Linh. Hoàng Thị Thùy" w:date="2026-06-01T14:07:00Z"/>
              <w:rFonts w:ascii="Times New Roman" w:eastAsia="Times New Roman" w:hAnsi="Times New Roman" w:cs="Times New Roman"/>
              <w:sz w:val="24"/>
              <w:szCs w:val="24"/>
            </w:rPr>
          </w:pPr>
          <w:customXmlDelRangeStart w:id="235" w:author="Linh. Hoàng Thị Thùy" w:date="2026-06-01T14:07:00Z"/>
          <w:sdt>
            <w:sdtPr>
              <w:tag w:val="goog_rdk_386"/>
              <w:id w:val="-119908565"/>
            </w:sdtPr>
            <w:sdtEndPr/>
            <w:sdtContent>
              <w:customXmlDelRangeEnd w:id="235"/>
              <w:customXmlDelRangeStart w:id="236" w:author="Linh. Hoàng Thị Thùy" w:date="2026-06-01T14:07:00Z"/>
              <w:sdt>
                <w:sdtPr>
                  <w:tag w:val="goog_rdk_387"/>
                  <w:id w:val="-249252751"/>
                </w:sdtPr>
                <w:sdtEndPr/>
                <w:sdtContent>
                  <w:customXmlDelRangeEnd w:id="236"/>
                  <w:ins w:id="237" w:author="Hang Phan" w:date="2026-05-27T07:06:00Z">
                    <w:del w:id="238" w:author="Linh. Hoàng Thị Thùy" w:date="2026-06-01T14:07:00Z">
                      <w:r w:rsidR="00364F45" w:rsidDel="0054371F">
                        <w:rPr>
                          <w:rFonts w:ascii="Times New Roman" w:eastAsia="Times New Roman" w:hAnsi="Times New Roman" w:cs="Times New Roman"/>
                          <w:sz w:val="24"/>
                          <w:szCs w:val="24"/>
                        </w:rPr>
                        <w:delText xml:space="preserve">(i) Bên B </w:delText>
                      </w:r>
                    </w:del>
                  </w:ins>
                  <w:customXmlDelRangeStart w:id="239" w:author="Linh. Hoàng Thị Thùy" w:date="2026-06-01T14:07:00Z"/>
                </w:sdtContent>
              </w:sdt>
              <w:customXmlDelRangeEnd w:id="239"/>
              <w:customXmlInsRangeStart w:id="240" w:author="Hang Phan" w:date="2026-05-27T07:06:00Z"/>
              <w:customXmlDelRangeStart w:id="241" w:author="Linh. Hoàng Thị Thùy" w:date="2026-06-01T14:07:00Z"/>
              <w:sdt>
                <w:sdtPr>
                  <w:tag w:val="goog_rdk_388"/>
                  <w:id w:val="-681481328"/>
                </w:sdtPr>
                <w:sdtEndPr/>
                <w:sdtContent>
                  <w:customXmlInsRangeEnd w:id="240"/>
                  <w:customXmlDelRangeEnd w:id="241"/>
                  <w:ins w:id="242" w:author="Hang Phan" w:date="2026-05-27T07:06:00Z">
                    <w:del w:id="243" w:author="Linh. Hoàng Thị Thùy" w:date="2026-06-01T14:07:00Z">
                      <w:r w:rsidR="00364F45" w:rsidDel="0054371F">
                        <w:rPr>
                          <w:rFonts w:ascii="Times New Roman" w:eastAsia="Times New Roman" w:hAnsi="Times New Roman" w:cs="Times New Roman"/>
                          <w:sz w:val="24"/>
                          <w:szCs w:val="24"/>
                        </w:rPr>
                        <w:delText xml:space="preserve">được phép </w:delText>
                      </w:r>
                    </w:del>
                  </w:ins>
                  <w:customXmlInsRangeStart w:id="244" w:author="Hang Phan" w:date="2026-05-27T07:06:00Z"/>
                  <w:customXmlDelRangeStart w:id="245" w:author="Linh. Hoàng Thị Thùy" w:date="2026-06-01T14:07:00Z"/>
                </w:sdtContent>
              </w:sdt>
              <w:customXmlInsRangeEnd w:id="244"/>
              <w:customXmlDelRangeEnd w:id="245"/>
              <w:customXmlInsRangeStart w:id="246" w:author="Hang Phan" w:date="2026-05-27T07:06:00Z"/>
              <w:customXmlDelRangeStart w:id="247" w:author="Linh. Hoàng Thị Thùy" w:date="2026-06-01T14:07:00Z"/>
              <w:sdt>
                <w:sdtPr>
                  <w:tag w:val="goog_rdk_389"/>
                  <w:id w:val="1543537553"/>
                </w:sdtPr>
                <w:sdtEndPr/>
                <w:sdtContent>
                  <w:customXmlInsRangeEnd w:id="246"/>
                  <w:customXmlDelRangeEnd w:id="247"/>
                  <w:ins w:id="248" w:author="Hang Phan" w:date="2026-05-27T07:06:00Z">
                    <w:del w:id="249" w:author="Linh. Hoàng Thị Thùy" w:date="2026-06-01T14:07:00Z">
                      <w:r w:rsidR="00364F45" w:rsidDel="0054371F">
                        <w:rPr>
                          <w:rFonts w:ascii="Times New Roman" w:eastAsia="Times New Roman" w:hAnsi="Times New Roman" w:cs="Times New Roman"/>
                          <w:sz w:val="24"/>
                          <w:szCs w:val="24"/>
                        </w:rPr>
                        <w:delText xml:space="preserve">trả lại toàn bộ Mã code zVas chưa kích hoạt cho Bên A </w:delText>
                      </w:r>
                    </w:del>
                  </w:ins>
                  <w:customXmlInsRangeStart w:id="250" w:author="Hang Phan" w:date="2026-05-27T07:06:00Z"/>
                  <w:customXmlDelRangeStart w:id="251" w:author="Linh. Hoàng Thị Thùy" w:date="2026-06-01T14:07:00Z"/>
                </w:sdtContent>
              </w:sdt>
              <w:customXmlInsRangeEnd w:id="250"/>
              <w:customXmlDelRangeEnd w:id="251"/>
              <w:customXmlDelRangeStart w:id="252" w:author="Linh. Hoàng Thị Thùy" w:date="2026-06-01T14:07:00Z"/>
            </w:sdtContent>
          </w:sdt>
          <w:customXmlDelRangeEnd w:id="252"/>
          <w:customXmlDelRangeStart w:id="253" w:author="Linh. Hoàng Thị Thùy" w:date="2026-06-01T14:07:00Z"/>
          <w:sdt>
            <w:sdtPr>
              <w:tag w:val="goog_rdk_390"/>
              <w:id w:val="-17876683"/>
            </w:sdtPr>
            <w:sdtEndPr/>
            <w:sdtContent>
              <w:customXmlDelRangeEnd w:id="253"/>
              <w:customXmlDelRangeStart w:id="254" w:author="Linh. Hoàng Thị Thùy" w:date="2026-06-01T14:07:00Z"/>
            </w:sdtContent>
          </w:sdt>
          <w:customXmlDelRangeEnd w:id="254"/>
        </w:p>
        <w:customXmlDelRangeStart w:id="255" w:author="Linh. Hoàng Thị Thùy" w:date="2026-06-01T14:07:00Z"/>
      </w:sdtContent>
    </w:sdt>
    <w:customXmlDelRangeEnd w:id="255"/>
    <w:customXmlDelRangeStart w:id="256" w:author="Linh. Hoàng Thị Thùy" w:date="2026-06-01T14:07:00Z"/>
    <w:sdt>
      <w:sdtPr>
        <w:tag w:val="goog_rdk_396"/>
        <w:id w:val="-70583159"/>
      </w:sdtPr>
      <w:sdtEndPr/>
      <w:sdtContent>
        <w:customXmlDelRangeEnd w:id="256"/>
        <w:p w14:paraId="000000AE" w14:textId="390440FC" w:rsidR="00312D72" w:rsidRPr="00312D72" w:rsidDel="0054371F" w:rsidRDefault="00D542AC" w:rsidP="007E516B">
          <w:pPr>
            <w:pBdr>
              <w:top w:val="nil"/>
              <w:left w:val="nil"/>
              <w:bottom w:val="nil"/>
              <w:right w:val="nil"/>
              <w:between w:val="nil"/>
            </w:pBdr>
            <w:spacing w:after="0" w:line="288" w:lineRule="auto"/>
            <w:ind w:left="720"/>
            <w:jc w:val="both"/>
            <w:rPr>
              <w:del w:id="257" w:author="Linh. Hoàng Thị Thùy" w:date="2026-06-01T14:07:00Z"/>
              <w:color w:val="000000"/>
              <w:rPrChange w:id="258" w:author="Hang Phan" w:date="2026-05-27T07:06:00Z">
                <w:rPr>
                  <w:del w:id="259" w:author="Linh. Hoàng Thị Thùy" w:date="2026-06-01T14:07:00Z"/>
                  <w:rFonts w:ascii="Times New Roman" w:eastAsia="Times New Roman" w:hAnsi="Times New Roman" w:cs="Times New Roman"/>
                  <w:sz w:val="24"/>
                  <w:szCs w:val="24"/>
                </w:rPr>
              </w:rPrChange>
            </w:rPr>
          </w:pPr>
          <w:customXmlDelRangeStart w:id="260" w:author="Linh. Hoàng Thị Thùy" w:date="2026-06-01T14:07:00Z"/>
          <w:sdt>
            <w:sdtPr>
              <w:tag w:val="goog_rdk_393"/>
              <w:id w:val="-1269171313"/>
            </w:sdtPr>
            <w:sdtEndPr/>
            <w:sdtContent>
              <w:customXmlDelRangeEnd w:id="260"/>
              <w:customXmlDelRangeStart w:id="261" w:author="Linh. Hoàng Thị Thùy" w:date="2026-06-01T14:07:00Z"/>
              <w:sdt>
                <w:sdtPr>
                  <w:tag w:val="goog_rdk_394"/>
                  <w:id w:val="1250407603"/>
                </w:sdtPr>
                <w:sdtEndPr/>
                <w:sdtContent>
                  <w:customXmlDelRangeEnd w:id="261"/>
                  <w:customXmlInsRangeStart w:id="262" w:author="Hang P." w:date="2026-05-29T07:19:00Z"/>
                  <w:customXmlDelRangeStart w:id="263" w:author="Linh. Hoàng Thị Thùy" w:date="2026-06-01T14:07:00Z"/>
                  <w:sdt>
                    <w:sdtPr>
                      <w:tag w:val="goog_rdk_394"/>
                      <w:id w:val="-601412033"/>
                    </w:sdtPr>
                    <w:sdtEndPr/>
                    <w:sdtContent>
                      <w:customXmlInsRangeEnd w:id="262"/>
                      <w:customXmlDelRangeEnd w:id="263"/>
                      <w:ins w:id="264" w:author="Hang P." w:date="2026-05-29T07:19:00Z">
                        <w:del w:id="265" w:author="Linh. Hoàng Thị Thùy" w:date="2026-06-01T14:07:00Z">
                          <w:r w:rsidR="007E516B" w:rsidDel="0054371F">
                            <w:rPr>
                              <w:rFonts w:ascii="Times New Roman" w:eastAsia="Times New Roman" w:hAnsi="Times New Roman" w:cs="Times New Roman"/>
                              <w:sz w:val="24"/>
                              <w:szCs w:val="24"/>
                            </w:rPr>
                            <w:delText>(ii) Bên A có trách nhiệm hoàn trả cho Bên B số tiền tương ứng với số lượng Mã code zVas chưa kích hoạt được trả lại, tính theo đơn giá thực tế sau chiết khấu đã áp dụng trong đơn hàng tương ứng, trong vòng 30 (ba mươi) ngày làm việc kể từ ngày nhận đủ Mã code zVas hoàn trả và xác nhận tính hợp lệ.</w:delText>
                          </w:r>
                        </w:del>
                      </w:ins>
                      <w:customXmlInsRangeStart w:id="266" w:author="Hang P." w:date="2026-05-29T07:19:00Z"/>
                      <w:customXmlDelRangeStart w:id="267" w:author="Linh. Hoàng Thị Thùy" w:date="2026-06-01T14:07:00Z"/>
                    </w:sdtContent>
                  </w:sdt>
                  <w:customXmlInsRangeEnd w:id="266"/>
                  <w:customXmlDelRangeEnd w:id="267"/>
                  <w:customXmlDelRangeStart w:id="268" w:author="Linh. Hoàng Thị Thùy" w:date="2026-06-01T14:07:00Z"/>
                </w:sdtContent>
              </w:sdt>
              <w:customXmlDelRangeEnd w:id="268"/>
              <w:customXmlDelRangeStart w:id="269" w:author="Linh. Hoàng Thị Thùy" w:date="2026-06-01T14:07:00Z"/>
            </w:sdtContent>
          </w:sdt>
          <w:customXmlDelRangeEnd w:id="269"/>
          <w:customXmlDelRangeStart w:id="270" w:author="Linh. Hoàng Thị Thùy" w:date="2026-06-01T14:07:00Z"/>
          <w:sdt>
            <w:sdtPr>
              <w:tag w:val="goog_rdk_395"/>
              <w:id w:val="-377363655"/>
            </w:sdtPr>
            <w:sdtEndPr/>
            <w:sdtContent>
              <w:customXmlDelRangeEnd w:id="270"/>
              <w:customXmlDelRangeStart w:id="271" w:author="Linh. Hoàng Thị Thùy" w:date="2026-06-01T14:07:00Z"/>
            </w:sdtContent>
          </w:sdt>
          <w:customXmlDelRangeEnd w:id="271"/>
          <w:commentRangeEnd w:id="200"/>
          <w:r w:rsidR="0054371F">
            <w:rPr>
              <w:rStyle w:val="CommentReference"/>
            </w:rPr>
            <w:commentReference w:id="200"/>
          </w:r>
        </w:p>
        <w:customXmlDelRangeStart w:id="272" w:author="Linh. Hoàng Thị Thùy" w:date="2026-06-01T14:07:00Z"/>
      </w:sdtContent>
    </w:sdt>
    <w:customXmlDelRangeEnd w:id="272"/>
    <w:customXmlDelRangeStart w:id="273" w:author="Linh. Hoàng Thị Thùy" w:date="2026-06-01T14:07:00Z"/>
    <w:sdt>
      <w:sdtPr>
        <w:tag w:val="goog_rdk_402"/>
        <w:id w:val="914234139"/>
      </w:sdtPr>
      <w:sdtEndPr/>
      <w:sdtContent>
        <w:customXmlDelRangeEnd w:id="273"/>
        <w:p w14:paraId="000000AF" w14:textId="4C42E366" w:rsidR="00312D72" w:rsidRDefault="00D542AC">
          <w:pPr>
            <w:numPr>
              <w:ilvl w:val="1"/>
              <w:numId w:val="25"/>
            </w:numPr>
            <w:pBdr>
              <w:top w:val="nil"/>
              <w:left w:val="nil"/>
              <w:bottom w:val="nil"/>
              <w:right w:val="nil"/>
              <w:between w:val="nil"/>
            </w:pBdr>
            <w:spacing w:after="0" w:line="288" w:lineRule="auto"/>
            <w:ind w:left="720" w:hanging="720"/>
            <w:jc w:val="both"/>
            <w:rPr>
              <w:rFonts w:ascii="Times New Roman" w:eastAsia="Times New Roman" w:hAnsi="Times New Roman" w:cs="Times New Roman"/>
              <w:sz w:val="24"/>
              <w:szCs w:val="24"/>
            </w:rPr>
            <w:pPrChange w:id="274" w:author="Linh. Hoàng Thị Thùy" w:date="2026-06-01T14:07:00Z">
              <w:pPr>
                <w:pBdr>
                  <w:top w:val="nil"/>
                  <w:left w:val="nil"/>
                  <w:bottom w:val="nil"/>
                  <w:right w:val="nil"/>
                  <w:between w:val="nil"/>
                </w:pBdr>
                <w:spacing w:after="0" w:line="288" w:lineRule="auto"/>
                <w:ind w:left="720"/>
                <w:jc w:val="both"/>
              </w:pPr>
            </w:pPrChange>
          </w:pPr>
          <w:customXmlDelRangeStart w:id="275" w:author="Linh. Hoàng Thị Thùy" w:date="2026-06-01T14:07:00Z"/>
          <w:sdt>
            <w:sdtPr>
              <w:tag w:val="goog_rdk_398"/>
              <w:id w:val="251023618"/>
            </w:sdtPr>
            <w:sdtEndPr/>
            <w:sdtContent>
              <w:customXmlDelRangeEnd w:id="275"/>
              <w:customXmlDelRangeStart w:id="276" w:author="Linh. Hoàng Thị Thùy" w:date="2026-06-01T14:07:00Z"/>
              <w:sdt>
                <w:sdtPr>
                  <w:tag w:val="goog_rdk_399"/>
                  <w:id w:val="322720001"/>
                </w:sdtPr>
                <w:sdtEndPr/>
                <w:sdtContent>
                  <w:customXmlDelRangeEnd w:id="276"/>
                  <w:customXmlDelRangeStart w:id="277" w:author="Linh. Hoàng Thị Thùy" w:date="2026-06-01T14:07:00Z"/>
                </w:sdtContent>
              </w:sdt>
              <w:customXmlDelRangeEnd w:id="277"/>
              <w:customXmlDelRangeStart w:id="278" w:author="Linh. Hoàng Thị Thùy" w:date="2026-06-01T14:07:00Z"/>
            </w:sdtContent>
          </w:sdt>
          <w:customXmlDelRangeEnd w:id="278"/>
          <w:customXmlDelRangeStart w:id="279" w:author="Linh. Hoàng Thị Thùy" w:date="2026-06-01T14:07:00Z"/>
          <w:sdt>
            <w:sdtPr>
              <w:tag w:val="goog_rdk_400"/>
              <w:id w:val="1060557997"/>
            </w:sdtPr>
            <w:sdtEndPr/>
            <w:sdtContent>
              <w:customXmlDelRangeEnd w:id="279"/>
              <w:del w:id="280" w:author="Linh. Hoàng Thị Thùy" w:date="2026-06-01T14:07:00Z">
                <w:r w:rsidR="00364F45" w:rsidDel="0054371F">
                  <w:rPr>
                    <w:rFonts w:ascii="Times New Roman" w:eastAsia="Times New Roman" w:hAnsi="Times New Roman" w:cs="Times New Roman"/>
                    <w:sz w:val="24"/>
                    <w:szCs w:val="24"/>
                  </w:rPr>
                  <w:delText xml:space="preserve"> </w:delText>
                </w:r>
              </w:del>
              <w:customXmlDelRangeStart w:id="281" w:author="Linh. Hoàng Thị Thùy" w:date="2026-06-01T14:07:00Z"/>
            </w:sdtContent>
          </w:sdt>
          <w:customXmlDelRangeEnd w:id="281"/>
          <w:customXmlDelRangeStart w:id="282" w:author="Linh. Hoàng Thị Thùy" w:date="2026-06-01T14:07:00Z"/>
          <w:sdt>
            <w:sdtPr>
              <w:tag w:val="goog_rdk_401"/>
              <w:id w:val="-234297943"/>
            </w:sdtPr>
            <w:sdtEndPr/>
            <w:sdtContent>
              <w:customXmlDelRangeEnd w:id="282"/>
              <w:customXmlDelRangeStart w:id="283" w:author="Linh. Hoàng Thị Thùy" w:date="2026-06-01T14:07:00Z"/>
            </w:sdtContent>
          </w:sdt>
          <w:customXmlDelRangeEnd w:id="283"/>
          <w:ins w:id="284" w:author="Linh. Hoàng Thị Thùy" w:date="2026-06-01T14:07:00Z">
            <w:r w:rsidR="0054371F">
              <w:rPr>
                <w:rFonts w:ascii="Times New Roman" w:eastAsia="Times New Roman" w:hAnsi="Times New Roman" w:cs="Times New Roman"/>
                <w:sz w:val="24"/>
                <w:szCs w:val="24"/>
              </w:rPr>
              <w:t>-</w:t>
            </w:r>
          </w:ins>
        </w:p>
        <w:customXmlDelRangeStart w:id="285" w:author="Linh. Hoàng Thị Thùy" w:date="2026-06-01T14:07:00Z"/>
      </w:sdtContent>
    </w:sdt>
    <w:customXmlDelRangeEnd w:id="285"/>
    <w:sdt>
      <w:sdtPr>
        <w:tag w:val="goog_rdk_404"/>
        <w:id w:val="698689990"/>
      </w:sdtPr>
      <w:sdtEndPr/>
      <w:sdtContent>
        <w:p w14:paraId="000000B0" w14:textId="09AE0D64" w:rsidR="00312D72" w:rsidRDefault="00D542AC">
          <w:pPr>
            <w:pBdr>
              <w:top w:val="nil"/>
              <w:left w:val="nil"/>
              <w:bottom w:val="nil"/>
              <w:right w:val="nil"/>
              <w:between w:val="nil"/>
            </w:pBdr>
            <w:spacing w:after="0" w:line="288" w:lineRule="auto"/>
            <w:ind w:left="720"/>
            <w:jc w:val="both"/>
            <w:rPr>
              <w:rFonts w:ascii="Times New Roman" w:eastAsia="Times New Roman" w:hAnsi="Times New Roman" w:cs="Times New Roman"/>
              <w:sz w:val="24"/>
              <w:szCs w:val="24"/>
            </w:rPr>
          </w:pPr>
          <w:sdt>
            <w:sdtPr>
              <w:tag w:val="goog_rdk_403"/>
              <w:id w:val="1023356876"/>
              <w:showingPlcHdr/>
            </w:sdtPr>
            <w:sdtEndPr/>
            <w:sdtContent>
              <w:r w:rsidR="007E516B">
                <w:t xml:space="preserve">     </w:t>
              </w:r>
            </w:sdtContent>
          </w:sdt>
        </w:p>
      </w:sdtContent>
    </w:sdt>
    <w:sdt>
      <w:sdtPr>
        <w:tag w:val="goog_rdk_407"/>
        <w:id w:val="-259719602"/>
      </w:sdtPr>
      <w:sdtEndPr/>
      <w:sdtContent>
        <w:p w14:paraId="000000B1" w14:textId="77777777" w:rsidR="00312D72" w:rsidRDefault="00D542AC">
          <w:pPr>
            <w:numPr>
              <w:ilvl w:val="0"/>
              <w:numId w:val="13"/>
            </w:numPr>
            <w:spacing w:after="0" w:line="288" w:lineRule="auto"/>
            <w:ind w:hanging="720"/>
            <w:jc w:val="both"/>
            <w:rPr>
              <w:rFonts w:ascii="Times New Roman" w:eastAsia="Times New Roman" w:hAnsi="Times New Roman" w:cs="Times New Roman"/>
              <w:sz w:val="24"/>
              <w:szCs w:val="24"/>
            </w:rPr>
          </w:pPr>
          <w:sdt>
            <w:sdtPr>
              <w:tag w:val="goog_rdk_405"/>
              <w:id w:val="1865994207"/>
            </w:sdtPr>
            <w:sdtEndPr/>
            <w:sdtContent>
              <w:r w:rsidR="00364F45">
                <w:rPr>
                  <w:rFonts w:ascii="Times New Roman" w:eastAsia="Times New Roman" w:hAnsi="Times New Roman" w:cs="Times New Roman"/>
                  <w:b/>
                  <w:bCs/>
                  <w:sz w:val="24"/>
                  <w:szCs w:val="24"/>
                </w:rPr>
                <w:t>SỰ KIỆN BẤT KHẢ KHÁNG</w:t>
              </w:r>
            </w:sdtContent>
          </w:sdt>
          <w:sdt>
            <w:sdtPr>
              <w:tag w:val="goog_rdk_406"/>
              <w:id w:val="-1205919402"/>
            </w:sdtPr>
            <w:sdtEndPr/>
            <w:sdtContent/>
          </w:sdt>
        </w:p>
      </w:sdtContent>
    </w:sdt>
    <w:sdt>
      <w:sdtPr>
        <w:tag w:val="goog_rdk_409"/>
        <w:id w:val="-1188098879"/>
      </w:sdtPr>
      <w:sdtEndPr/>
      <w:sdtContent>
        <w:p w14:paraId="000000B2" w14:textId="77777777" w:rsidR="00312D72" w:rsidRDefault="00D542AC">
          <w:pPr>
            <w:numPr>
              <w:ilvl w:val="0"/>
              <w:numId w:val="14"/>
            </w:numPr>
            <w:pBdr>
              <w:top w:val="nil"/>
              <w:left w:val="nil"/>
              <w:bottom w:val="nil"/>
              <w:right w:val="nil"/>
              <w:between w:val="nil"/>
            </w:pBdr>
            <w:spacing w:after="0" w:line="288" w:lineRule="auto"/>
            <w:ind w:hanging="720"/>
            <w:jc w:val="both"/>
            <w:rPr>
              <w:rFonts w:ascii="Times New Roman" w:eastAsia="Times New Roman" w:hAnsi="Times New Roman" w:cs="Times New Roman"/>
              <w:color w:val="000000"/>
              <w:sz w:val="24"/>
              <w:szCs w:val="24"/>
            </w:rPr>
          </w:pPr>
          <w:sdt>
            <w:sdtPr>
              <w:tag w:val="goog_rdk_408"/>
              <w:id w:val="1862591023"/>
            </w:sdtPr>
            <w:sdtEndPr/>
            <w:sdtContent>
              <w:r w:rsidR="00364F45">
                <w:rPr>
                  <w:rFonts w:ascii="Times New Roman" w:eastAsia="Times New Roman" w:hAnsi="Times New Roman" w:cs="Times New Roman"/>
                  <w:color w:val="000000"/>
                  <w:sz w:val="24"/>
                  <w:szCs w:val="24"/>
                </w:rPr>
                <w:t xml:space="preserve">Nếu </w:t>
              </w:r>
              <w:proofErr w:type="spellStart"/>
              <w:r w:rsidR="00364F45">
                <w:rPr>
                  <w:rFonts w:ascii="Times New Roman" w:eastAsia="Times New Roman" w:hAnsi="Times New Roman" w:cs="Times New Roman"/>
                  <w:color w:val="000000"/>
                  <w:sz w:val="24"/>
                  <w:szCs w:val="24"/>
                </w:rPr>
                <w:t>xảy</w:t>
              </w:r>
              <w:proofErr w:type="spellEnd"/>
              <w:r w:rsidR="00364F45">
                <w:rPr>
                  <w:rFonts w:ascii="Times New Roman" w:eastAsia="Times New Roman" w:hAnsi="Times New Roman" w:cs="Times New Roman"/>
                  <w:color w:val="000000"/>
                  <w:sz w:val="24"/>
                  <w:szCs w:val="24"/>
                </w:rPr>
                <w:t xml:space="preserve"> ra Sự Kiện Bất Khả Kháng </w:t>
              </w:r>
              <w:proofErr w:type="spellStart"/>
              <w:r w:rsidR="00364F45">
                <w:rPr>
                  <w:rFonts w:ascii="Times New Roman" w:eastAsia="Times New Roman" w:hAnsi="Times New Roman" w:cs="Times New Roman"/>
                  <w:color w:val="000000"/>
                  <w:sz w:val="24"/>
                  <w:szCs w:val="24"/>
                </w:rPr>
                <w:t>khiến</w:t>
              </w:r>
              <w:proofErr w:type="spellEnd"/>
              <w:r w:rsidR="00364F45">
                <w:rPr>
                  <w:rFonts w:ascii="Times New Roman" w:eastAsia="Times New Roman" w:hAnsi="Times New Roman" w:cs="Times New Roman"/>
                  <w:color w:val="000000"/>
                  <w:sz w:val="24"/>
                  <w:szCs w:val="24"/>
                </w:rPr>
                <w:t xml:space="preserve"> </w:t>
              </w:r>
              <w:proofErr w:type="spellStart"/>
              <w:r w:rsidR="00364F45">
                <w:rPr>
                  <w:rFonts w:ascii="Times New Roman" w:eastAsia="Times New Roman" w:hAnsi="Times New Roman" w:cs="Times New Roman"/>
                  <w:color w:val="000000"/>
                  <w:sz w:val="24"/>
                  <w:szCs w:val="24"/>
                </w:rPr>
                <w:t>cho</w:t>
              </w:r>
              <w:proofErr w:type="spellEnd"/>
              <w:r w:rsidR="00364F45">
                <w:rPr>
                  <w:rFonts w:ascii="Times New Roman" w:eastAsia="Times New Roman" w:hAnsi="Times New Roman" w:cs="Times New Roman"/>
                  <w:color w:val="000000"/>
                  <w:sz w:val="24"/>
                  <w:szCs w:val="24"/>
                </w:rPr>
                <w:t xml:space="preserve"> một Bên không thể thực hiện được nghĩa vụ của mình </w:t>
              </w:r>
              <w:proofErr w:type="spellStart"/>
              <w:r w:rsidR="00364F45">
                <w:rPr>
                  <w:rFonts w:ascii="Times New Roman" w:eastAsia="Times New Roman" w:hAnsi="Times New Roman" w:cs="Times New Roman"/>
                  <w:color w:val="000000"/>
                  <w:sz w:val="24"/>
                  <w:szCs w:val="24"/>
                </w:rPr>
                <w:t>theo</w:t>
              </w:r>
              <w:proofErr w:type="spellEnd"/>
              <w:r w:rsidR="00364F45">
                <w:rPr>
                  <w:rFonts w:ascii="Times New Roman" w:eastAsia="Times New Roman" w:hAnsi="Times New Roman" w:cs="Times New Roman"/>
                  <w:color w:val="000000"/>
                  <w:sz w:val="24"/>
                  <w:szCs w:val="24"/>
                </w:rPr>
                <w:t xml:space="preserve"> Hợp Đồng này thì Bên đó được </w:t>
              </w:r>
              <w:proofErr w:type="spellStart"/>
              <w:r w:rsidR="00364F45">
                <w:rPr>
                  <w:rFonts w:ascii="Times New Roman" w:eastAsia="Times New Roman" w:hAnsi="Times New Roman" w:cs="Times New Roman"/>
                  <w:color w:val="000000"/>
                  <w:sz w:val="24"/>
                  <w:szCs w:val="24"/>
                </w:rPr>
                <w:t>hoãn</w:t>
              </w:r>
              <w:proofErr w:type="spellEnd"/>
              <w:r w:rsidR="00364F45">
                <w:rPr>
                  <w:rFonts w:ascii="Times New Roman" w:eastAsia="Times New Roman" w:hAnsi="Times New Roman" w:cs="Times New Roman"/>
                  <w:color w:val="000000"/>
                  <w:sz w:val="24"/>
                  <w:szCs w:val="24"/>
                </w:rPr>
                <w:t xml:space="preserve"> thực hiện nghĩa vụ có liên </w:t>
              </w:r>
              <w:proofErr w:type="spellStart"/>
              <w:r w:rsidR="00364F45">
                <w:rPr>
                  <w:rFonts w:ascii="Times New Roman" w:eastAsia="Times New Roman" w:hAnsi="Times New Roman" w:cs="Times New Roman"/>
                  <w:color w:val="000000"/>
                  <w:sz w:val="24"/>
                  <w:szCs w:val="24"/>
                </w:rPr>
                <w:t>quan</w:t>
              </w:r>
              <w:proofErr w:type="spellEnd"/>
              <w:r w:rsidR="00364F45">
                <w:rPr>
                  <w:rFonts w:ascii="Times New Roman" w:eastAsia="Times New Roman" w:hAnsi="Times New Roman" w:cs="Times New Roman"/>
                  <w:color w:val="000000"/>
                  <w:sz w:val="24"/>
                  <w:szCs w:val="24"/>
                </w:rPr>
                <w:t xml:space="preserve"> mà không bị </w:t>
              </w:r>
              <w:proofErr w:type="spellStart"/>
              <w:r w:rsidR="00364F45">
                <w:rPr>
                  <w:rFonts w:ascii="Times New Roman" w:eastAsia="Times New Roman" w:hAnsi="Times New Roman" w:cs="Times New Roman"/>
                  <w:color w:val="000000"/>
                  <w:sz w:val="24"/>
                  <w:szCs w:val="24"/>
                </w:rPr>
                <w:t>coi</w:t>
              </w:r>
              <w:proofErr w:type="spellEnd"/>
              <w:r w:rsidR="00364F45">
                <w:rPr>
                  <w:rFonts w:ascii="Times New Roman" w:eastAsia="Times New Roman" w:hAnsi="Times New Roman" w:cs="Times New Roman"/>
                  <w:color w:val="000000"/>
                  <w:sz w:val="24"/>
                  <w:szCs w:val="24"/>
                </w:rPr>
                <w:t xml:space="preserve"> là vi phạm Hợp Đồng. Nếu các nguyên nhân của Sự Kiện Bất Khả Kháng tiếp tục kéo dài liên tục trên 30 (</w:t>
              </w:r>
              <w:proofErr w:type="spellStart"/>
              <w:r w:rsidR="00364F45">
                <w:rPr>
                  <w:rFonts w:ascii="Times New Roman" w:eastAsia="Times New Roman" w:hAnsi="Times New Roman" w:cs="Times New Roman"/>
                  <w:color w:val="000000"/>
                  <w:sz w:val="24"/>
                  <w:szCs w:val="24"/>
                </w:rPr>
                <w:t>ba</w:t>
              </w:r>
              <w:proofErr w:type="spellEnd"/>
              <w:r w:rsidR="00364F45">
                <w:rPr>
                  <w:rFonts w:ascii="Times New Roman" w:eastAsia="Times New Roman" w:hAnsi="Times New Roman" w:cs="Times New Roman"/>
                  <w:color w:val="000000"/>
                  <w:sz w:val="24"/>
                  <w:szCs w:val="24"/>
                </w:rPr>
                <w:t xml:space="preserve"> </w:t>
              </w:r>
              <w:proofErr w:type="spellStart"/>
              <w:r w:rsidR="00364F45">
                <w:rPr>
                  <w:rFonts w:ascii="Times New Roman" w:eastAsia="Times New Roman" w:hAnsi="Times New Roman" w:cs="Times New Roman"/>
                  <w:color w:val="000000"/>
                  <w:sz w:val="24"/>
                  <w:szCs w:val="24"/>
                </w:rPr>
                <w:t>mươi</w:t>
              </w:r>
              <w:proofErr w:type="spellEnd"/>
              <w:r w:rsidR="00364F45">
                <w:rPr>
                  <w:rFonts w:ascii="Times New Roman" w:eastAsia="Times New Roman" w:hAnsi="Times New Roman" w:cs="Times New Roman"/>
                  <w:color w:val="000000"/>
                  <w:sz w:val="24"/>
                  <w:szCs w:val="24"/>
                </w:rPr>
                <w:t xml:space="preserve">) ngày, mỗi Bên bất kỳ có thể chấm dứt Hợp Đồng </w:t>
              </w:r>
              <w:proofErr w:type="spellStart"/>
              <w:r w:rsidR="00364F45">
                <w:rPr>
                  <w:rFonts w:ascii="Times New Roman" w:eastAsia="Times New Roman" w:hAnsi="Times New Roman" w:cs="Times New Roman"/>
                  <w:color w:val="000000"/>
                  <w:sz w:val="24"/>
                  <w:szCs w:val="24"/>
                </w:rPr>
                <w:t>bằng</w:t>
              </w:r>
              <w:proofErr w:type="spellEnd"/>
              <w:r w:rsidR="00364F45">
                <w:rPr>
                  <w:rFonts w:ascii="Times New Roman" w:eastAsia="Times New Roman" w:hAnsi="Times New Roman" w:cs="Times New Roman"/>
                  <w:color w:val="000000"/>
                  <w:sz w:val="24"/>
                  <w:szCs w:val="24"/>
                </w:rPr>
                <w:t xml:space="preserve"> cách gửi thông báo </w:t>
              </w:r>
              <w:proofErr w:type="spellStart"/>
              <w:r w:rsidR="00364F45">
                <w:rPr>
                  <w:rFonts w:ascii="Times New Roman" w:eastAsia="Times New Roman" w:hAnsi="Times New Roman" w:cs="Times New Roman"/>
                  <w:color w:val="000000"/>
                  <w:sz w:val="24"/>
                  <w:szCs w:val="24"/>
                </w:rPr>
                <w:t>cho</w:t>
              </w:r>
              <w:proofErr w:type="spellEnd"/>
              <w:r w:rsidR="00364F45">
                <w:rPr>
                  <w:rFonts w:ascii="Times New Roman" w:eastAsia="Times New Roman" w:hAnsi="Times New Roman" w:cs="Times New Roman"/>
                  <w:color w:val="000000"/>
                  <w:sz w:val="24"/>
                  <w:szCs w:val="24"/>
                </w:rPr>
                <w:t xml:space="preserve"> Bên kia 01 (một) tháng trước ngày chấm dứt.</w:t>
              </w:r>
            </w:sdtContent>
          </w:sdt>
        </w:p>
      </w:sdtContent>
    </w:sdt>
    <w:sdt>
      <w:sdtPr>
        <w:tag w:val="goog_rdk_411"/>
        <w:id w:val="-607651483"/>
      </w:sdtPr>
      <w:sdtEndPr/>
      <w:sdtContent>
        <w:p w14:paraId="000000B3" w14:textId="77777777" w:rsidR="00312D72" w:rsidRDefault="00D542AC">
          <w:pPr>
            <w:numPr>
              <w:ilvl w:val="0"/>
              <w:numId w:val="14"/>
            </w:numPr>
            <w:pBdr>
              <w:top w:val="nil"/>
              <w:left w:val="nil"/>
              <w:bottom w:val="nil"/>
              <w:right w:val="nil"/>
              <w:between w:val="nil"/>
            </w:pBdr>
            <w:spacing w:after="0" w:line="288" w:lineRule="auto"/>
            <w:ind w:hanging="720"/>
            <w:jc w:val="both"/>
            <w:rPr>
              <w:rFonts w:ascii="Times New Roman" w:eastAsia="Times New Roman" w:hAnsi="Times New Roman" w:cs="Times New Roman"/>
              <w:color w:val="000000"/>
              <w:sz w:val="24"/>
              <w:szCs w:val="24"/>
            </w:rPr>
          </w:pPr>
          <w:sdt>
            <w:sdtPr>
              <w:tag w:val="goog_rdk_410"/>
              <w:id w:val="1912882466"/>
            </w:sdtPr>
            <w:sdtEndPr/>
            <w:sdtContent>
              <w:r w:rsidR="00364F45">
                <w:rPr>
                  <w:rFonts w:ascii="Times New Roman" w:eastAsia="Times New Roman" w:hAnsi="Times New Roman" w:cs="Times New Roman"/>
                  <w:color w:val="000000"/>
                  <w:sz w:val="24"/>
                  <w:szCs w:val="24"/>
                </w:rPr>
                <w:t xml:space="preserve">Trong trường hợp </w:t>
              </w:r>
              <w:proofErr w:type="spellStart"/>
              <w:r w:rsidR="00364F45">
                <w:rPr>
                  <w:rFonts w:ascii="Times New Roman" w:eastAsia="Times New Roman" w:hAnsi="Times New Roman" w:cs="Times New Roman"/>
                  <w:color w:val="000000"/>
                  <w:sz w:val="24"/>
                  <w:szCs w:val="24"/>
                </w:rPr>
                <w:t>xảy</w:t>
              </w:r>
              <w:proofErr w:type="spellEnd"/>
              <w:r w:rsidR="00364F45">
                <w:rPr>
                  <w:rFonts w:ascii="Times New Roman" w:eastAsia="Times New Roman" w:hAnsi="Times New Roman" w:cs="Times New Roman"/>
                  <w:color w:val="000000"/>
                  <w:sz w:val="24"/>
                  <w:szCs w:val="24"/>
                </w:rPr>
                <w:t xml:space="preserve"> ra Sự Kiện Bất Khả Kháng, dẫn đến việc không thể </w:t>
              </w:r>
              <w:proofErr w:type="spellStart"/>
              <w:r w:rsidR="00364F45">
                <w:rPr>
                  <w:rFonts w:ascii="Times New Roman" w:eastAsia="Times New Roman" w:hAnsi="Times New Roman" w:cs="Times New Roman"/>
                  <w:color w:val="000000"/>
                  <w:sz w:val="24"/>
                  <w:szCs w:val="24"/>
                </w:rPr>
                <w:t>thanh</w:t>
              </w:r>
              <w:proofErr w:type="spellEnd"/>
              <w:r w:rsidR="00364F45">
                <w:rPr>
                  <w:rFonts w:ascii="Times New Roman" w:eastAsia="Times New Roman" w:hAnsi="Times New Roman" w:cs="Times New Roman"/>
                  <w:color w:val="000000"/>
                  <w:sz w:val="24"/>
                  <w:szCs w:val="24"/>
                </w:rPr>
                <w:t xml:space="preserve"> toán </w:t>
              </w:r>
              <w:proofErr w:type="spellStart"/>
              <w:r w:rsidR="00364F45">
                <w:rPr>
                  <w:rFonts w:ascii="Times New Roman" w:eastAsia="Times New Roman" w:hAnsi="Times New Roman" w:cs="Times New Roman"/>
                  <w:color w:val="000000"/>
                  <w:sz w:val="24"/>
                  <w:szCs w:val="24"/>
                </w:rPr>
                <w:t>cho</w:t>
              </w:r>
              <w:proofErr w:type="spellEnd"/>
              <w:r w:rsidR="00364F45">
                <w:rPr>
                  <w:rFonts w:ascii="Times New Roman" w:eastAsia="Times New Roman" w:hAnsi="Times New Roman" w:cs="Times New Roman"/>
                  <w:color w:val="000000"/>
                  <w:sz w:val="24"/>
                  <w:szCs w:val="24"/>
                </w:rPr>
                <w:t xml:space="preserve"> Bên A đúng hạn, Bên B phải ngay lập tức có thông báo </w:t>
              </w:r>
              <w:proofErr w:type="spellStart"/>
              <w:r w:rsidR="00364F45">
                <w:rPr>
                  <w:rFonts w:ascii="Times New Roman" w:eastAsia="Times New Roman" w:hAnsi="Times New Roman" w:cs="Times New Roman"/>
                  <w:color w:val="000000"/>
                  <w:sz w:val="24"/>
                  <w:szCs w:val="24"/>
                </w:rPr>
                <w:t>bằng</w:t>
              </w:r>
              <w:proofErr w:type="spellEnd"/>
              <w:r w:rsidR="00364F45">
                <w:rPr>
                  <w:rFonts w:ascii="Times New Roman" w:eastAsia="Times New Roman" w:hAnsi="Times New Roman" w:cs="Times New Roman"/>
                  <w:color w:val="000000"/>
                  <w:sz w:val="24"/>
                  <w:szCs w:val="24"/>
                </w:rPr>
                <w:t xml:space="preserve"> văn bản và nêu rõ lý do. Bên B phải thực hiện việc </w:t>
              </w:r>
              <w:proofErr w:type="spellStart"/>
              <w:r w:rsidR="00364F45">
                <w:rPr>
                  <w:rFonts w:ascii="Times New Roman" w:eastAsia="Times New Roman" w:hAnsi="Times New Roman" w:cs="Times New Roman"/>
                  <w:color w:val="000000"/>
                  <w:sz w:val="24"/>
                  <w:szCs w:val="24"/>
                </w:rPr>
                <w:t>thanh</w:t>
              </w:r>
              <w:proofErr w:type="spellEnd"/>
              <w:r w:rsidR="00364F45">
                <w:rPr>
                  <w:rFonts w:ascii="Times New Roman" w:eastAsia="Times New Roman" w:hAnsi="Times New Roman" w:cs="Times New Roman"/>
                  <w:color w:val="000000"/>
                  <w:sz w:val="24"/>
                  <w:szCs w:val="24"/>
                </w:rPr>
                <w:t xml:space="preserve"> toán </w:t>
              </w:r>
              <w:proofErr w:type="spellStart"/>
              <w:r w:rsidR="00364F45">
                <w:rPr>
                  <w:rFonts w:ascii="Times New Roman" w:eastAsia="Times New Roman" w:hAnsi="Times New Roman" w:cs="Times New Roman"/>
                  <w:color w:val="000000"/>
                  <w:sz w:val="24"/>
                  <w:szCs w:val="24"/>
                </w:rPr>
                <w:t>cho</w:t>
              </w:r>
              <w:proofErr w:type="spellEnd"/>
              <w:r w:rsidR="00364F45">
                <w:rPr>
                  <w:rFonts w:ascii="Times New Roman" w:eastAsia="Times New Roman" w:hAnsi="Times New Roman" w:cs="Times New Roman"/>
                  <w:color w:val="000000"/>
                  <w:sz w:val="24"/>
                  <w:szCs w:val="24"/>
                </w:rPr>
                <w:t xml:space="preserve"> Bên A trong vòng 15 (</w:t>
              </w:r>
              <w:proofErr w:type="spellStart"/>
              <w:r w:rsidR="00364F45">
                <w:rPr>
                  <w:rFonts w:ascii="Times New Roman" w:eastAsia="Times New Roman" w:hAnsi="Times New Roman" w:cs="Times New Roman"/>
                  <w:color w:val="000000"/>
                  <w:sz w:val="24"/>
                  <w:szCs w:val="24"/>
                </w:rPr>
                <w:t>mười</w:t>
              </w:r>
              <w:proofErr w:type="spellEnd"/>
              <w:r w:rsidR="00364F45">
                <w:rPr>
                  <w:rFonts w:ascii="Times New Roman" w:eastAsia="Times New Roman" w:hAnsi="Times New Roman" w:cs="Times New Roman"/>
                  <w:color w:val="000000"/>
                  <w:sz w:val="24"/>
                  <w:szCs w:val="24"/>
                </w:rPr>
                <w:t xml:space="preserve"> </w:t>
              </w:r>
              <w:proofErr w:type="spellStart"/>
              <w:r w:rsidR="00364F45">
                <w:rPr>
                  <w:rFonts w:ascii="Times New Roman" w:eastAsia="Times New Roman" w:hAnsi="Times New Roman" w:cs="Times New Roman"/>
                  <w:color w:val="000000"/>
                  <w:sz w:val="24"/>
                  <w:szCs w:val="24"/>
                </w:rPr>
                <w:t>lăm</w:t>
              </w:r>
              <w:proofErr w:type="spellEnd"/>
              <w:r w:rsidR="00364F45">
                <w:rPr>
                  <w:rFonts w:ascii="Times New Roman" w:eastAsia="Times New Roman" w:hAnsi="Times New Roman" w:cs="Times New Roman"/>
                  <w:color w:val="000000"/>
                  <w:sz w:val="24"/>
                  <w:szCs w:val="24"/>
                </w:rPr>
                <w:t>) ngày kể từ ngày chấm dứt hoặc đã khắc phục được Sự Kiện Bất Khả Kháng.</w:t>
              </w:r>
            </w:sdtContent>
          </w:sdt>
        </w:p>
      </w:sdtContent>
    </w:sdt>
    <w:sdt>
      <w:sdtPr>
        <w:tag w:val="goog_rdk_413"/>
        <w:id w:val="-2008479584"/>
      </w:sdtPr>
      <w:sdtEndPr/>
      <w:sdtContent>
        <w:p w14:paraId="000000B4" w14:textId="77777777" w:rsidR="00312D72" w:rsidRDefault="00D542AC">
          <w:pPr>
            <w:numPr>
              <w:ilvl w:val="0"/>
              <w:numId w:val="14"/>
            </w:numPr>
            <w:pBdr>
              <w:top w:val="nil"/>
              <w:left w:val="nil"/>
              <w:bottom w:val="nil"/>
              <w:right w:val="nil"/>
              <w:between w:val="nil"/>
            </w:pBdr>
            <w:spacing w:after="0" w:line="288" w:lineRule="auto"/>
            <w:ind w:hanging="720"/>
            <w:jc w:val="both"/>
            <w:rPr>
              <w:rFonts w:ascii="Times New Roman" w:eastAsia="Times New Roman" w:hAnsi="Times New Roman" w:cs="Times New Roman"/>
              <w:color w:val="000000"/>
              <w:sz w:val="24"/>
              <w:szCs w:val="24"/>
            </w:rPr>
          </w:pPr>
          <w:sdt>
            <w:sdtPr>
              <w:tag w:val="goog_rdk_412"/>
              <w:id w:val="-766330635"/>
            </w:sdtPr>
            <w:sdtEndPr/>
            <w:sdtContent>
              <w:r w:rsidR="00364F45">
                <w:rPr>
                  <w:rFonts w:ascii="Times New Roman" w:eastAsia="Times New Roman" w:hAnsi="Times New Roman" w:cs="Times New Roman"/>
                  <w:color w:val="000000"/>
                  <w:sz w:val="24"/>
                  <w:szCs w:val="24"/>
                </w:rPr>
                <w:t xml:space="preserve">Quyền và nghĩa vụ của các Bên khi </w:t>
              </w:r>
              <w:proofErr w:type="spellStart"/>
              <w:r w:rsidR="00364F45">
                <w:rPr>
                  <w:rFonts w:ascii="Times New Roman" w:eastAsia="Times New Roman" w:hAnsi="Times New Roman" w:cs="Times New Roman"/>
                  <w:color w:val="000000"/>
                  <w:sz w:val="24"/>
                  <w:szCs w:val="24"/>
                </w:rPr>
                <w:t>xảy</w:t>
              </w:r>
              <w:proofErr w:type="spellEnd"/>
              <w:r w:rsidR="00364F45">
                <w:rPr>
                  <w:rFonts w:ascii="Times New Roman" w:eastAsia="Times New Roman" w:hAnsi="Times New Roman" w:cs="Times New Roman"/>
                  <w:color w:val="000000"/>
                  <w:sz w:val="24"/>
                  <w:szCs w:val="24"/>
                </w:rPr>
                <w:t xml:space="preserve"> ra Sự Kiện Bất Khả Kháng được thực hiện </w:t>
              </w:r>
              <w:proofErr w:type="spellStart"/>
              <w:r w:rsidR="00364F45">
                <w:rPr>
                  <w:rFonts w:ascii="Times New Roman" w:eastAsia="Times New Roman" w:hAnsi="Times New Roman" w:cs="Times New Roman"/>
                  <w:color w:val="000000"/>
                  <w:sz w:val="24"/>
                  <w:szCs w:val="24"/>
                </w:rPr>
                <w:t>theo</w:t>
              </w:r>
              <w:proofErr w:type="spellEnd"/>
              <w:r w:rsidR="00364F45">
                <w:rPr>
                  <w:rFonts w:ascii="Times New Roman" w:eastAsia="Times New Roman" w:hAnsi="Times New Roman" w:cs="Times New Roman"/>
                  <w:color w:val="000000"/>
                  <w:sz w:val="24"/>
                  <w:szCs w:val="24"/>
                </w:rPr>
                <w:t xml:space="preserve"> quy định của pháp </w:t>
              </w:r>
              <w:proofErr w:type="spellStart"/>
              <w:r w:rsidR="00364F45">
                <w:rPr>
                  <w:rFonts w:ascii="Times New Roman" w:eastAsia="Times New Roman" w:hAnsi="Times New Roman" w:cs="Times New Roman"/>
                  <w:color w:val="000000"/>
                  <w:sz w:val="24"/>
                  <w:szCs w:val="24"/>
                </w:rPr>
                <w:t>luật</w:t>
              </w:r>
              <w:proofErr w:type="spellEnd"/>
              <w:r w:rsidR="00364F45">
                <w:rPr>
                  <w:rFonts w:ascii="Times New Roman" w:eastAsia="Times New Roman" w:hAnsi="Times New Roman" w:cs="Times New Roman"/>
                  <w:color w:val="000000"/>
                  <w:sz w:val="24"/>
                  <w:szCs w:val="24"/>
                </w:rPr>
                <w:t>.</w:t>
              </w:r>
            </w:sdtContent>
          </w:sdt>
        </w:p>
      </w:sdtContent>
    </w:sdt>
    <w:sdt>
      <w:sdtPr>
        <w:tag w:val="goog_rdk_415"/>
        <w:id w:val="651206069"/>
      </w:sdtPr>
      <w:sdtEndPr/>
      <w:sdtContent>
        <w:p w14:paraId="000000B5" w14:textId="77777777" w:rsidR="00312D72" w:rsidRDefault="00D542AC">
          <w:pPr>
            <w:pBdr>
              <w:top w:val="nil"/>
              <w:left w:val="nil"/>
              <w:bottom w:val="nil"/>
              <w:right w:val="nil"/>
              <w:between w:val="nil"/>
            </w:pBdr>
            <w:spacing w:after="0" w:line="288" w:lineRule="auto"/>
            <w:ind w:left="720" w:hanging="540"/>
            <w:rPr>
              <w:rFonts w:ascii="Times New Roman" w:eastAsia="Times New Roman" w:hAnsi="Times New Roman" w:cs="Times New Roman"/>
              <w:color w:val="000000"/>
              <w:sz w:val="24"/>
              <w:szCs w:val="24"/>
            </w:rPr>
          </w:pPr>
          <w:sdt>
            <w:sdtPr>
              <w:tag w:val="goog_rdk_414"/>
              <w:id w:val="-580102368"/>
            </w:sdtPr>
            <w:sdtEndPr/>
            <w:sdtContent/>
          </w:sdt>
        </w:p>
      </w:sdtContent>
    </w:sdt>
    <w:sdt>
      <w:sdtPr>
        <w:tag w:val="goog_rdk_418"/>
        <w:id w:val="-232225057"/>
      </w:sdtPr>
      <w:sdtEndPr/>
      <w:sdtContent>
        <w:p w14:paraId="000000B6" w14:textId="77777777" w:rsidR="00312D72" w:rsidRDefault="00D542AC">
          <w:pPr>
            <w:numPr>
              <w:ilvl w:val="0"/>
              <w:numId w:val="15"/>
            </w:numPr>
            <w:spacing w:after="0" w:line="288" w:lineRule="auto"/>
            <w:ind w:hanging="720"/>
            <w:jc w:val="both"/>
            <w:rPr>
              <w:rFonts w:ascii="Times New Roman" w:eastAsia="Times New Roman" w:hAnsi="Times New Roman" w:cs="Times New Roman"/>
              <w:sz w:val="24"/>
              <w:szCs w:val="24"/>
            </w:rPr>
          </w:pPr>
          <w:sdt>
            <w:sdtPr>
              <w:tag w:val="goog_rdk_416"/>
              <w:id w:val="1483065315"/>
            </w:sdtPr>
            <w:sdtEndPr/>
            <w:sdtContent>
              <w:r w:rsidR="00364F45">
                <w:rPr>
                  <w:rFonts w:ascii="Times New Roman" w:eastAsia="Times New Roman" w:hAnsi="Times New Roman" w:cs="Times New Roman"/>
                  <w:b/>
                  <w:bCs/>
                  <w:sz w:val="24"/>
                  <w:szCs w:val="24"/>
                </w:rPr>
                <w:t>ĐIỀU KHOẢN CẤM HỐI LỘ</w:t>
              </w:r>
            </w:sdtContent>
          </w:sdt>
          <w:sdt>
            <w:sdtPr>
              <w:tag w:val="goog_rdk_417"/>
              <w:id w:val="781827500"/>
            </w:sdtPr>
            <w:sdtEndPr/>
            <w:sdtContent/>
          </w:sdt>
        </w:p>
      </w:sdtContent>
    </w:sdt>
    <w:sdt>
      <w:sdtPr>
        <w:tag w:val="goog_rdk_420"/>
        <w:id w:val="-866755526"/>
      </w:sdtPr>
      <w:sdtEndPr/>
      <w:sdtContent>
        <w:p w14:paraId="000000B7" w14:textId="77777777" w:rsidR="00312D72" w:rsidRDefault="00D542AC">
          <w:pPr>
            <w:pBdr>
              <w:top w:val="nil"/>
              <w:left w:val="nil"/>
              <w:bottom w:val="nil"/>
              <w:right w:val="nil"/>
              <w:between w:val="nil"/>
            </w:pBdr>
            <w:spacing w:after="0" w:line="288" w:lineRule="auto"/>
            <w:jc w:val="both"/>
            <w:rPr>
              <w:rFonts w:ascii="Times New Roman" w:eastAsia="Times New Roman" w:hAnsi="Times New Roman" w:cs="Times New Roman"/>
              <w:color w:val="000000"/>
              <w:sz w:val="24"/>
              <w:szCs w:val="24"/>
            </w:rPr>
          </w:pPr>
          <w:sdt>
            <w:sdtPr>
              <w:tag w:val="goog_rdk_419"/>
              <w:id w:val="585235011"/>
            </w:sdtPr>
            <w:sdtEndPr/>
            <w:sdtContent>
              <w:r w:rsidR="00364F45">
                <w:rPr>
                  <w:rFonts w:ascii="Times New Roman" w:eastAsia="Times New Roman" w:hAnsi="Times New Roman" w:cs="Times New Roman"/>
                  <w:color w:val="000000"/>
                  <w:sz w:val="24"/>
                  <w:szCs w:val="24"/>
                </w:rPr>
                <w:t xml:space="preserve">Các Bên </w:t>
              </w:r>
              <w:proofErr w:type="spellStart"/>
              <w:r w:rsidR="00364F45">
                <w:rPr>
                  <w:rFonts w:ascii="Times New Roman" w:eastAsia="Times New Roman" w:hAnsi="Times New Roman" w:cs="Times New Roman"/>
                  <w:color w:val="000000"/>
                  <w:sz w:val="24"/>
                  <w:szCs w:val="24"/>
                </w:rPr>
                <w:t>coi</w:t>
              </w:r>
              <w:proofErr w:type="spellEnd"/>
              <w:r w:rsidR="00364F45">
                <w:rPr>
                  <w:rFonts w:ascii="Times New Roman" w:eastAsia="Times New Roman" w:hAnsi="Times New Roman" w:cs="Times New Roman"/>
                  <w:color w:val="000000"/>
                  <w:sz w:val="24"/>
                  <w:szCs w:val="24"/>
                </w:rPr>
                <w:t xml:space="preserve"> trọng uy tín của mình trong việc giữ </w:t>
              </w:r>
              <w:proofErr w:type="spellStart"/>
              <w:r w:rsidR="00364F45">
                <w:rPr>
                  <w:rFonts w:ascii="Times New Roman" w:eastAsia="Times New Roman" w:hAnsi="Times New Roman" w:cs="Times New Roman"/>
                  <w:color w:val="000000"/>
                  <w:sz w:val="24"/>
                  <w:szCs w:val="24"/>
                </w:rPr>
                <w:t>gìn</w:t>
              </w:r>
              <w:proofErr w:type="spellEnd"/>
              <w:r w:rsidR="00364F45">
                <w:rPr>
                  <w:rFonts w:ascii="Times New Roman" w:eastAsia="Times New Roman" w:hAnsi="Times New Roman" w:cs="Times New Roman"/>
                  <w:color w:val="000000"/>
                  <w:sz w:val="24"/>
                  <w:szCs w:val="24"/>
                </w:rPr>
                <w:t xml:space="preserve"> đạo đức kinh doanh, trung thực và đáng tin </w:t>
              </w:r>
              <w:proofErr w:type="spellStart"/>
              <w:r w:rsidR="00364F45">
                <w:rPr>
                  <w:rFonts w:ascii="Times New Roman" w:eastAsia="Times New Roman" w:hAnsi="Times New Roman" w:cs="Times New Roman"/>
                  <w:color w:val="000000"/>
                  <w:sz w:val="24"/>
                  <w:szCs w:val="24"/>
                </w:rPr>
                <w:t>cậy</w:t>
              </w:r>
              <w:proofErr w:type="spellEnd"/>
              <w:r w:rsidR="00364F45">
                <w:rPr>
                  <w:rFonts w:ascii="Times New Roman" w:eastAsia="Times New Roman" w:hAnsi="Times New Roman" w:cs="Times New Roman"/>
                  <w:color w:val="000000"/>
                  <w:sz w:val="24"/>
                  <w:szCs w:val="24"/>
                </w:rPr>
                <w:t xml:space="preserve"> về tài chính. Để duy trì sự hợp tác một cách công </w:t>
              </w:r>
              <w:proofErr w:type="spellStart"/>
              <w:r w:rsidR="00364F45">
                <w:rPr>
                  <w:rFonts w:ascii="Times New Roman" w:eastAsia="Times New Roman" w:hAnsi="Times New Roman" w:cs="Times New Roman"/>
                  <w:color w:val="000000"/>
                  <w:sz w:val="24"/>
                  <w:szCs w:val="24"/>
                </w:rPr>
                <w:t>bằng</w:t>
              </w:r>
              <w:proofErr w:type="spellEnd"/>
              <w:r w:rsidR="00364F45">
                <w:rPr>
                  <w:rFonts w:ascii="Times New Roman" w:eastAsia="Times New Roman" w:hAnsi="Times New Roman" w:cs="Times New Roman"/>
                  <w:color w:val="000000"/>
                  <w:sz w:val="24"/>
                  <w:szCs w:val="24"/>
                </w:rPr>
                <w:t>, các Bên đồng ý cam kết:</w:t>
              </w:r>
            </w:sdtContent>
          </w:sdt>
        </w:p>
      </w:sdtContent>
    </w:sdt>
    <w:sdt>
      <w:sdtPr>
        <w:tag w:val="goog_rdk_422"/>
        <w:id w:val="2030706822"/>
      </w:sdtPr>
      <w:sdtEndPr/>
      <w:sdtContent>
        <w:p w14:paraId="000000B8" w14:textId="77777777" w:rsidR="00312D72" w:rsidRDefault="00D542AC">
          <w:pPr>
            <w:numPr>
              <w:ilvl w:val="0"/>
              <w:numId w:val="16"/>
            </w:numPr>
            <w:pBdr>
              <w:top w:val="nil"/>
              <w:left w:val="nil"/>
              <w:bottom w:val="nil"/>
              <w:right w:val="nil"/>
              <w:between w:val="nil"/>
            </w:pBdr>
            <w:spacing w:after="0" w:line="288" w:lineRule="auto"/>
            <w:ind w:left="709" w:hanging="709"/>
            <w:jc w:val="both"/>
            <w:rPr>
              <w:rFonts w:ascii="Times New Roman" w:eastAsia="Times New Roman" w:hAnsi="Times New Roman" w:cs="Times New Roman"/>
              <w:color w:val="000000"/>
              <w:sz w:val="24"/>
              <w:szCs w:val="24"/>
            </w:rPr>
          </w:pPr>
          <w:sdt>
            <w:sdtPr>
              <w:tag w:val="goog_rdk_421"/>
              <w:id w:val="1517858943"/>
            </w:sdtPr>
            <w:sdtEndPr/>
            <w:sdtContent>
              <w:r w:rsidR="00364F45">
                <w:rPr>
                  <w:rFonts w:ascii="Times New Roman" w:eastAsia="Times New Roman" w:hAnsi="Times New Roman" w:cs="Times New Roman"/>
                  <w:color w:val="000000"/>
                  <w:sz w:val="24"/>
                  <w:szCs w:val="24"/>
                </w:rPr>
                <w:t xml:space="preserve">Không bên nào được hối lộ </w:t>
              </w:r>
              <w:proofErr w:type="spellStart"/>
              <w:r w:rsidR="00364F45">
                <w:rPr>
                  <w:rFonts w:ascii="Times New Roman" w:eastAsia="Times New Roman" w:hAnsi="Times New Roman" w:cs="Times New Roman"/>
                  <w:color w:val="000000"/>
                  <w:sz w:val="24"/>
                  <w:szCs w:val="24"/>
                </w:rPr>
                <w:t>bằng</w:t>
              </w:r>
              <w:proofErr w:type="spellEnd"/>
              <w:r w:rsidR="00364F45">
                <w:rPr>
                  <w:rFonts w:ascii="Times New Roman" w:eastAsia="Times New Roman" w:hAnsi="Times New Roman" w:cs="Times New Roman"/>
                  <w:color w:val="000000"/>
                  <w:sz w:val="24"/>
                  <w:szCs w:val="24"/>
                </w:rPr>
                <w:t xml:space="preserve"> hiện </w:t>
              </w:r>
              <w:proofErr w:type="spellStart"/>
              <w:r w:rsidR="00364F45">
                <w:rPr>
                  <w:rFonts w:ascii="Times New Roman" w:eastAsia="Times New Roman" w:hAnsi="Times New Roman" w:cs="Times New Roman"/>
                  <w:color w:val="000000"/>
                  <w:sz w:val="24"/>
                  <w:szCs w:val="24"/>
                </w:rPr>
                <w:t>kim</w:t>
              </w:r>
              <w:proofErr w:type="spellEnd"/>
              <w:r w:rsidR="00364F45">
                <w:rPr>
                  <w:rFonts w:ascii="Times New Roman" w:eastAsia="Times New Roman" w:hAnsi="Times New Roman" w:cs="Times New Roman"/>
                  <w:color w:val="000000"/>
                  <w:sz w:val="24"/>
                  <w:szCs w:val="24"/>
                </w:rPr>
                <w:t xml:space="preserve">, hiện vật trực tiếp hoặc </w:t>
              </w:r>
              <w:proofErr w:type="spellStart"/>
              <w:r w:rsidR="00364F45">
                <w:rPr>
                  <w:rFonts w:ascii="Times New Roman" w:eastAsia="Times New Roman" w:hAnsi="Times New Roman" w:cs="Times New Roman"/>
                  <w:color w:val="000000"/>
                  <w:sz w:val="24"/>
                  <w:szCs w:val="24"/>
                </w:rPr>
                <w:t>gián</w:t>
              </w:r>
              <w:proofErr w:type="spellEnd"/>
              <w:r w:rsidR="00364F45">
                <w:rPr>
                  <w:rFonts w:ascii="Times New Roman" w:eastAsia="Times New Roman" w:hAnsi="Times New Roman" w:cs="Times New Roman"/>
                  <w:color w:val="000000"/>
                  <w:sz w:val="24"/>
                  <w:szCs w:val="24"/>
                </w:rPr>
                <w:t xml:space="preserve"> tiếp </w:t>
              </w:r>
              <w:proofErr w:type="spellStart"/>
              <w:r w:rsidR="00364F45">
                <w:rPr>
                  <w:rFonts w:ascii="Times New Roman" w:eastAsia="Times New Roman" w:hAnsi="Times New Roman" w:cs="Times New Roman"/>
                  <w:color w:val="000000"/>
                  <w:sz w:val="24"/>
                  <w:szCs w:val="24"/>
                </w:rPr>
                <w:t>cho</w:t>
              </w:r>
              <w:proofErr w:type="spellEnd"/>
              <w:r w:rsidR="00364F45">
                <w:rPr>
                  <w:rFonts w:ascii="Times New Roman" w:eastAsia="Times New Roman" w:hAnsi="Times New Roman" w:cs="Times New Roman"/>
                  <w:color w:val="000000"/>
                  <w:sz w:val="24"/>
                  <w:szCs w:val="24"/>
                </w:rPr>
                <w:t xml:space="preserve"> bất kỳ nhân sự nào của Bên còn lại trong mọi tình </w:t>
              </w:r>
              <w:proofErr w:type="spellStart"/>
              <w:r w:rsidR="00364F45">
                <w:rPr>
                  <w:rFonts w:ascii="Times New Roman" w:eastAsia="Times New Roman" w:hAnsi="Times New Roman" w:cs="Times New Roman"/>
                  <w:color w:val="000000"/>
                  <w:sz w:val="24"/>
                  <w:szCs w:val="24"/>
                </w:rPr>
                <w:t>huống</w:t>
              </w:r>
              <w:proofErr w:type="spellEnd"/>
              <w:r w:rsidR="00364F45">
                <w:rPr>
                  <w:rFonts w:ascii="Times New Roman" w:eastAsia="Times New Roman" w:hAnsi="Times New Roman" w:cs="Times New Roman"/>
                  <w:color w:val="000000"/>
                  <w:sz w:val="24"/>
                  <w:szCs w:val="24"/>
                </w:rPr>
                <w:t>.</w:t>
              </w:r>
            </w:sdtContent>
          </w:sdt>
        </w:p>
      </w:sdtContent>
    </w:sdt>
    <w:sdt>
      <w:sdtPr>
        <w:tag w:val="goog_rdk_424"/>
        <w:id w:val="813243682"/>
      </w:sdtPr>
      <w:sdtEndPr/>
      <w:sdtContent>
        <w:p w14:paraId="000000B9" w14:textId="77777777" w:rsidR="00312D72" w:rsidRDefault="00D542AC">
          <w:pPr>
            <w:numPr>
              <w:ilvl w:val="0"/>
              <w:numId w:val="16"/>
            </w:numPr>
            <w:pBdr>
              <w:top w:val="nil"/>
              <w:left w:val="nil"/>
              <w:bottom w:val="nil"/>
              <w:right w:val="nil"/>
              <w:between w:val="nil"/>
            </w:pBdr>
            <w:spacing w:after="0" w:line="288" w:lineRule="auto"/>
            <w:ind w:left="709" w:hanging="709"/>
            <w:jc w:val="both"/>
            <w:rPr>
              <w:rFonts w:ascii="Times New Roman" w:eastAsia="Times New Roman" w:hAnsi="Times New Roman" w:cs="Times New Roman"/>
              <w:color w:val="000000"/>
              <w:sz w:val="24"/>
              <w:szCs w:val="24"/>
            </w:rPr>
          </w:pPr>
          <w:sdt>
            <w:sdtPr>
              <w:tag w:val="goog_rdk_423"/>
              <w:id w:val="-756165499"/>
            </w:sdtPr>
            <w:sdtEndPr/>
            <w:sdtContent>
              <w:r w:rsidR="00364F45">
                <w:rPr>
                  <w:rFonts w:ascii="Times New Roman" w:eastAsia="Times New Roman" w:hAnsi="Times New Roman" w:cs="Times New Roman"/>
                  <w:color w:val="000000"/>
                  <w:sz w:val="24"/>
                  <w:szCs w:val="24"/>
                </w:rPr>
                <w:t xml:space="preserve">Lập tức thông báo và cung cấp </w:t>
              </w:r>
              <w:proofErr w:type="spellStart"/>
              <w:r w:rsidR="00364F45">
                <w:rPr>
                  <w:rFonts w:ascii="Times New Roman" w:eastAsia="Times New Roman" w:hAnsi="Times New Roman" w:cs="Times New Roman"/>
                  <w:color w:val="000000"/>
                  <w:sz w:val="24"/>
                  <w:szCs w:val="24"/>
                </w:rPr>
                <w:t>bằng</w:t>
              </w:r>
              <w:proofErr w:type="spellEnd"/>
              <w:r w:rsidR="00364F45">
                <w:rPr>
                  <w:rFonts w:ascii="Times New Roman" w:eastAsia="Times New Roman" w:hAnsi="Times New Roman" w:cs="Times New Roman"/>
                  <w:color w:val="000000"/>
                  <w:sz w:val="24"/>
                  <w:szCs w:val="24"/>
                </w:rPr>
                <w:t xml:space="preserve"> chứng </w:t>
              </w:r>
              <w:proofErr w:type="spellStart"/>
              <w:r w:rsidR="00364F45">
                <w:rPr>
                  <w:rFonts w:ascii="Times New Roman" w:eastAsia="Times New Roman" w:hAnsi="Times New Roman" w:cs="Times New Roman"/>
                  <w:color w:val="000000"/>
                  <w:sz w:val="24"/>
                  <w:szCs w:val="24"/>
                </w:rPr>
                <w:t>cho</w:t>
              </w:r>
              <w:proofErr w:type="spellEnd"/>
              <w:r w:rsidR="00364F45">
                <w:rPr>
                  <w:rFonts w:ascii="Times New Roman" w:eastAsia="Times New Roman" w:hAnsi="Times New Roman" w:cs="Times New Roman"/>
                  <w:color w:val="000000"/>
                  <w:sz w:val="24"/>
                  <w:szCs w:val="24"/>
                </w:rPr>
                <w:t xml:space="preserve"> Bên còn lại mọi biểu hiện liên </w:t>
              </w:r>
              <w:proofErr w:type="spellStart"/>
              <w:r w:rsidR="00364F45">
                <w:rPr>
                  <w:rFonts w:ascii="Times New Roman" w:eastAsia="Times New Roman" w:hAnsi="Times New Roman" w:cs="Times New Roman"/>
                  <w:color w:val="000000"/>
                  <w:sz w:val="24"/>
                  <w:szCs w:val="24"/>
                </w:rPr>
                <w:t>quan</w:t>
              </w:r>
              <w:proofErr w:type="spellEnd"/>
              <w:r w:rsidR="00364F45">
                <w:rPr>
                  <w:rFonts w:ascii="Times New Roman" w:eastAsia="Times New Roman" w:hAnsi="Times New Roman" w:cs="Times New Roman"/>
                  <w:color w:val="000000"/>
                  <w:sz w:val="24"/>
                  <w:szCs w:val="24"/>
                </w:rPr>
                <w:t xml:space="preserve"> đến hối lộ của các nhân sự của mỗi Bên trong quá trình </w:t>
              </w:r>
              <w:proofErr w:type="spellStart"/>
              <w:r w:rsidR="00364F45">
                <w:rPr>
                  <w:rFonts w:ascii="Times New Roman" w:eastAsia="Times New Roman" w:hAnsi="Times New Roman" w:cs="Times New Roman"/>
                  <w:color w:val="000000"/>
                  <w:sz w:val="24"/>
                  <w:szCs w:val="24"/>
                </w:rPr>
                <w:t>đàm</w:t>
              </w:r>
              <w:proofErr w:type="spellEnd"/>
              <w:r w:rsidR="00364F45">
                <w:rPr>
                  <w:rFonts w:ascii="Times New Roman" w:eastAsia="Times New Roman" w:hAnsi="Times New Roman" w:cs="Times New Roman"/>
                  <w:color w:val="000000"/>
                  <w:sz w:val="24"/>
                  <w:szCs w:val="24"/>
                </w:rPr>
                <w:t xml:space="preserve"> </w:t>
              </w:r>
              <w:proofErr w:type="spellStart"/>
              <w:r w:rsidR="00364F45">
                <w:rPr>
                  <w:rFonts w:ascii="Times New Roman" w:eastAsia="Times New Roman" w:hAnsi="Times New Roman" w:cs="Times New Roman"/>
                  <w:color w:val="000000"/>
                  <w:sz w:val="24"/>
                  <w:szCs w:val="24"/>
                </w:rPr>
                <w:t>phán</w:t>
              </w:r>
              <w:proofErr w:type="spellEnd"/>
              <w:r w:rsidR="00364F45">
                <w:rPr>
                  <w:rFonts w:ascii="Times New Roman" w:eastAsia="Times New Roman" w:hAnsi="Times New Roman" w:cs="Times New Roman"/>
                  <w:color w:val="000000"/>
                  <w:sz w:val="24"/>
                  <w:szCs w:val="24"/>
                </w:rPr>
                <w:t>, ký kết và thực hiện Hợp Đồng này.</w:t>
              </w:r>
            </w:sdtContent>
          </w:sdt>
        </w:p>
      </w:sdtContent>
    </w:sdt>
    <w:sdt>
      <w:sdtPr>
        <w:tag w:val="goog_rdk_426"/>
        <w:id w:val="-572941125"/>
      </w:sdtPr>
      <w:sdtEndPr/>
      <w:sdtContent>
        <w:p w14:paraId="000000BA" w14:textId="77777777" w:rsidR="00312D72" w:rsidRDefault="00D542AC">
          <w:pPr>
            <w:numPr>
              <w:ilvl w:val="0"/>
              <w:numId w:val="16"/>
            </w:numPr>
            <w:pBdr>
              <w:top w:val="nil"/>
              <w:left w:val="nil"/>
              <w:bottom w:val="nil"/>
              <w:right w:val="nil"/>
              <w:between w:val="nil"/>
            </w:pBdr>
            <w:spacing w:after="0" w:line="288" w:lineRule="auto"/>
            <w:ind w:left="709" w:hanging="709"/>
            <w:jc w:val="both"/>
            <w:rPr>
              <w:rFonts w:ascii="Times New Roman" w:eastAsia="Times New Roman" w:hAnsi="Times New Roman" w:cs="Times New Roman"/>
              <w:color w:val="000000"/>
              <w:sz w:val="24"/>
              <w:szCs w:val="24"/>
            </w:rPr>
          </w:pPr>
          <w:sdt>
            <w:sdtPr>
              <w:tag w:val="goog_rdk_425"/>
              <w:id w:val="-1392133339"/>
            </w:sdtPr>
            <w:sdtEndPr/>
            <w:sdtContent>
              <w:r w:rsidR="00364F45">
                <w:rPr>
                  <w:rFonts w:ascii="Times New Roman" w:eastAsia="Times New Roman" w:hAnsi="Times New Roman" w:cs="Times New Roman"/>
                  <w:color w:val="000000"/>
                  <w:sz w:val="24"/>
                  <w:szCs w:val="24"/>
                </w:rPr>
                <w:t xml:space="preserve">Các Bên đồng ý rằng trong trường hợp một Bên phát hiện và đưa ra </w:t>
              </w:r>
              <w:proofErr w:type="spellStart"/>
              <w:r w:rsidR="00364F45">
                <w:rPr>
                  <w:rFonts w:ascii="Times New Roman" w:eastAsia="Times New Roman" w:hAnsi="Times New Roman" w:cs="Times New Roman"/>
                  <w:color w:val="000000"/>
                  <w:sz w:val="24"/>
                  <w:szCs w:val="24"/>
                </w:rPr>
                <w:t>bằng</w:t>
              </w:r>
              <w:proofErr w:type="spellEnd"/>
              <w:r w:rsidR="00364F45">
                <w:rPr>
                  <w:rFonts w:ascii="Times New Roman" w:eastAsia="Times New Roman" w:hAnsi="Times New Roman" w:cs="Times New Roman"/>
                  <w:color w:val="000000"/>
                  <w:sz w:val="24"/>
                  <w:szCs w:val="24"/>
                </w:rPr>
                <w:t xml:space="preserve"> chứng chứng </w:t>
              </w:r>
              <w:proofErr w:type="spellStart"/>
              <w:r w:rsidR="00364F45">
                <w:rPr>
                  <w:rFonts w:ascii="Times New Roman" w:eastAsia="Times New Roman" w:hAnsi="Times New Roman" w:cs="Times New Roman"/>
                  <w:color w:val="000000"/>
                  <w:sz w:val="24"/>
                  <w:szCs w:val="24"/>
                </w:rPr>
                <w:t>minh</w:t>
              </w:r>
              <w:proofErr w:type="spellEnd"/>
              <w:r w:rsidR="00364F45">
                <w:rPr>
                  <w:rFonts w:ascii="Times New Roman" w:eastAsia="Times New Roman" w:hAnsi="Times New Roman" w:cs="Times New Roman"/>
                  <w:color w:val="000000"/>
                  <w:sz w:val="24"/>
                  <w:szCs w:val="24"/>
                </w:rPr>
                <w:t xml:space="preserve"> Bên còn lại vi phạm điều khoản này, Bên bị vi phạm có quyền yêu cầu chấm dứt Hợp Đồng ngay lập tức mà không phải thông báo trước </w:t>
              </w:r>
              <w:proofErr w:type="spellStart"/>
              <w:r w:rsidR="00364F45">
                <w:rPr>
                  <w:rFonts w:ascii="Times New Roman" w:eastAsia="Times New Roman" w:hAnsi="Times New Roman" w:cs="Times New Roman"/>
                  <w:color w:val="000000"/>
                  <w:sz w:val="24"/>
                  <w:szCs w:val="24"/>
                </w:rPr>
                <w:t>cho</w:t>
              </w:r>
              <w:proofErr w:type="spellEnd"/>
              <w:r w:rsidR="00364F45">
                <w:rPr>
                  <w:rFonts w:ascii="Times New Roman" w:eastAsia="Times New Roman" w:hAnsi="Times New Roman" w:cs="Times New Roman"/>
                  <w:color w:val="000000"/>
                  <w:sz w:val="24"/>
                  <w:szCs w:val="24"/>
                </w:rPr>
                <w:t xml:space="preserve"> Bên vi phạm, đồng thời Bên vi phạm có nghĩa vụ bồi thường toàn bộ tổn thất, thiệt </w:t>
              </w:r>
              <w:proofErr w:type="spellStart"/>
              <w:r w:rsidR="00364F45">
                <w:rPr>
                  <w:rFonts w:ascii="Times New Roman" w:eastAsia="Times New Roman" w:hAnsi="Times New Roman" w:cs="Times New Roman"/>
                  <w:color w:val="000000"/>
                  <w:sz w:val="24"/>
                  <w:szCs w:val="24"/>
                </w:rPr>
                <w:t>hại</w:t>
              </w:r>
              <w:proofErr w:type="spellEnd"/>
              <w:r w:rsidR="00364F45">
                <w:rPr>
                  <w:rFonts w:ascii="Times New Roman" w:eastAsia="Times New Roman" w:hAnsi="Times New Roman" w:cs="Times New Roman"/>
                  <w:color w:val="000000"/>
                  <w:sz w:val="24"/>
                  <w:szCs w:val="24"/>
                </w:rPr>
                <w:t xml:space="preserve"> </w:t>
              </w:r>
              <w:proofErr w:type="spellStart"/>
              <w:r w:rsidR="00364F45">
                <w:rPr>
                  <w:rFonts w:ascii="Times New Roman" w:eastAsia="Times New Roman" w:hAnsi="Times New Roman" w:cs="Times New Roman"/>
                  <w:color w:val="000000"/>
                  <w:sz w:val="24"/>
                  <w:szCs w:val="24"/>
                </w:rPr>
                <w:t>cho</w:t>
              </w:r>
              <w:proofErr w:type="spellEnd"/>
              <w:r w:rsidR="00364F45">
                <w:rPr>
                  <w:rFonts w:ascii="Times New Roman" w:eastAsia="Times New Roman" w:hAnsi="Times New Roman" w:cs="Times New Roman"/>
                  <w:color w:val="000000"/>
                  <w:sz w:val="24"/>
                  <w:szCs w:val="24"/>
                </w:rPr>
                <w:t xml:space="preserve"> Bên bị vi phạm (tổng chi phí thiệt </w:t>
              </w:r>
              <w:proofErr w:type="spellStart"/>
              <w:r w:rsidR="00364F45">
                <w:rPr>
                  <w:rFonts w:ascii="Times New Roman" w:eastAsia="Times New Roman" w:hAnsi="Times New Roman" w:cs="Times New Roman"/>
                  <w:color w:val="000000"/>
                  <w:sz w:val="24"/>
                  <w:szCs w:val="24"/>
                </w:rPr>
                <w:t>hại</w:t>
              </w:r>
              <w:proofErr w:type="spellEnd"/>
              <w:r w:rsidR="00364F45">
                <w:rPr>
                  <w:rFonts w:ascii="Times New Roman" w:eastAsia="Times New Roman" w:hAnsi="Times New Roman" w:cs="Times New Roman"/>
                  <w:color w:val="000000"/>
                  <w:sz w:val="24"/>
                  <w:szCs w:val="24"/>
                </w:rPr>
                <w:t>, tổn thất do Bên bị vi phạm xác định).</w:t>
              </w:r>
            </w:sdtContent>
          </w:sdt>
        </w:p>
      </w:sdtContent>
    </w:sdt>
    <w:sdt>
      <w:sdtPr>
        <w:tag w:val="goog_rdk_428"/>
        <w:id w:val="1546158946"/>
      </w:sdtPr>
      <w:sdtEndPr/>
      <w:sdtContent>
        <w:p w14:paraId="000000BB" w14:textId="77777777" w:rsidR="00312D72" w:rsidRDefault="00D542AC">
          <w:pPr>
            <w:pBdr>
              <w:top w:val="nil"/>
              <w:left w:val="nil"/>
              <w:bottom w:val="nil"/>
              <w:right w:val="nil"/>
              <w:between w:val="nil"/>
            </w:pBdr>
            <w:spacing w:after="0" w:line="288" w:lineRule="auto"/>
            <w:ind w:left="720" w:hanging="540"/>
            <w:rPr>
              <w:rFonts w:ascii="Times New Roman" w:eastAsia="Times New Roman" w:hAnsi="Times New Roman" w:cs="Times New Roman"/>
              <w:color w:val="000000"/>
              <w:sz w:val="24"/>
              <w:szCs w:val="24"/>
            </w:rPr>
          </w:pPr>
          <w:sdt>
            <w:sdtPr>
              <w:tag w:val="goog_rdk_427"/>
              <w:id w:val="544905351"/>
            </w:sdtPr>
            <w:sdtEndPr/>
            <w:sdtContent/>
          </w:sdt>
        </w:p>
      </w:sdtContent>
    </w:sdt>
    <w:sdt>
      <w:sdtPr>
        <w:tag w:val="goog_rdk_431"/>
        <w:id w:val="191175975"/>
      </w:sdtPr>
      <w:sdtEndPr/>
      <w:sdtContent>
        <w:p w14:paraId="000000BC" w14:textId="77777777" w:rsidR="00312D72" w:rsidRDefault="00D542AC">
          <w:pPr>
            <w:numPr>
              <w:ilvl w:val="0"/>
              <w:numId w:val="17"/>
            </w:numPr>
            <w:pBdr>
              <w:top w:val="nil"/>
              <w:left w:val="nil"/>
              <w:bottom w:val="nil"/>
              <w:right w:val="nil"/>
              <w:between w:val="nil"/>
            </w:pBdr>
            <w:spacing w:after="0" w:line="288" w:lineRule="auto"/>
            <w:ind w:hanging="436"/>
            <w:jc w:val="both"/>
            <w:rPr>
              <w:rFonts w:ascii="Times New Roman" w:eastAsia="Times New Roman" w:hAnsi="Times New Roman" w:cs="Times New Roman"/>
              <w:color w:val="000000"/>
              <w:sz w:val="24"/>
              <w:szCs w:val="24"/>
            </w:rPr>
          </w:pPr>
          <w:sdt>
            <w:sdtPr>
              <w:tag w:val="goog_rdk_429"/>
              <w:id w:val="-1066687209"/>
            </w:sdtPr>
            <w:sdtEndPr/>
            <w:sdtContent>
              <w:r w:rsidR="00364F45">
                <w:rPr>
                  <w:rFonts w:ascii="Times New Roman" w:eastAsia="Times New Roman" w:hAnsi="Times New Roman" w:cs="Times New Roman"/>
                  <w:b/>
                  <w:bCs/>
                  <w:color w:val="000000"/>
                  <w:sz w:val="24"/>
                  <w:szCs w:val="24"/>
                </w:rPr>
                <w:t>ĐIỀU KHOẢN CHUNG</w:t>
              </w:r>
            </w:sdtContent>
          </w:sdt>
          <w:sdt>
            <w:sdtPr>
              <w:tag w:val="goog_rdk_430"/>
              <w:id w:val="1253113175"/>
            </w:sdtPr>
            <w:sdtEndPr/>
            <w:sdtContent/>
          </w:sdt>
        </w:p>
      </w:sdtContent>
    </w:sdt>
    <w:p w14:paraId="000000BD" w14:textId="77777777" w:rsidR="00312D72" w:rsidRDefault="00D542AC">
      <w:pPr>
        <w:numPr>
          <w:ilvl w:val="0"/>
          <w:numId w:val="18"/>
        </w:numPr>
        <w:spacing w:after="0" w:line="288" w:lineRule="auto"/>
        <w:ind w:hanging="720"/>
        <w:jc w:val="both"/>
        <w:rPr>
          <w:rFonts w:ascii="Times New Roman" w:eastAsia="Times New Roman" w:hAnsi="Times New Roman" w:cs="Times New Roman"/>
          <w:sz w:val="24"/>
          <w:szCs w:val="24"/>
        </w:rPr>
      </w:pPr>
      <w:sdt>
        <w:sdtPr>
          <w:tag w:val="goog_rdk_432"/>
          <w:id w:val="332832282"/>
        </w:sdtPr>
        <w:sdtEndPr/>
        <w:sdtContent>
          <w:r w:rsidR="00364F45">
            <w:rPr>
              <w:rFonts w:ascii="Times New Roman" w:eastAsia="Times New Roman" w:hAnsi="Times New Roman" w:cs="Times New Roman"/>
              <w:sz w:val="24"/>
              <w:szCs w:val="24"/>
            </w:rPr>
            <w:t xml:space="preserve">Mọi tranh chấp phát sinh trong quá trình thực hiện Hợp Đồng sẽ được giải quyết </w:t>
          </w:r>
          <w:proofErr w:type="spellStart"/>
          <w:r w:rsidR="00364F45">
            <w:rPr>
              <w:rFonts w:ascii="Times New Roman" w:eastAsia="Times New Roman" w:hAnsi="Times New Roman" w:cs="Times New Roman"/>
              <w:sz w:val="24"/>
              <w:szCs w:val="24"/>
            </w:rPr>
            <w:t>bằng</w:t>
          </w:r>
          <w:proofErr w:type="spellEnd"/>
          <w:r w:rsidR="00364F45">
            <w:rPr>
              <w:rFonts w:ascii="Times New Roman" w:eastAsia="Times New Roman" w:hAnsi="Times New Roman" w:cs="Times New Roman"/>
              <w:sz w:val="24"/>
              <w:szCs w:val="24"/>
            </w:rPr>
            <w:t xml:space="preserve"> thương lượng và hòa giải bởi </w:t>
          </w:r>
          <w:proofErr w:type="spellStart"/>
          <w:r w:rsidR="00364F45">
            <w:rPr>
              <w:rFonts w:ascii="Times New Roman" w:eastAsia="Times New Roman" w:hAnsi="Times New Roman" w:cs="Times New Roman"/>
              <w:sz w:val="24"/>
              <w:szCs w:val="24"/>
            </w:rPr>
            <w:t>hai</w:t>
          </w:r>
          <w:proofErr w:type="spellEnd"/>
          <w:r w:rsidR="00364F45">
            <w:rPr>
              <w:rFonts w:ascii="Times New Roman" w:eastAsia="Times New Roman" w:hAnsi="Times New Roman" w:cs="Times New Roman"/>
              <w:sz w:val="24"/>
              <w:szCs w:val="24"/>
            </w:rPr>
            <w:t xml:space="preserve"> Bên. Nếu </w:t>
          </w:r>
          <w:proofErr w:type="spellStart"/>
          <w:r w:rsidR="00364F45">
            <w:rPr>
              <w:rFonts w:ascii="Times New Roman" w:eastAsia="Times New Roman" w:hAnsi="Times New Roman" w:cs="Times New Roman"/>
              <w:sz w:val="24"/>
              <w:szCs w:val="24"/>
            </w:rPr>
            <w:t>hai</w:t>
          </w:r>
          <w:proofErr w:type="spellEnd"/>
          <w:r w:rsidR="00364F45">
            <w:rPr>
              <w:rFonts w:ascii="Times New Roman" w:eastAsia="Times New Roman" w:hAnsi="Times New Roman" w:cs="Times New Roman"/>
              <w:sz w:val="24"/>
              <w:szCs w:val="24"/>
            </w:rPr>
            <w:t xml:space="preserve"> Bên vẫn không thống nhất, tranh chấp sẽ được đưa ra giải quyết tại Tòa án có </w:t>
          </w:r>
          <w:proofErr w:type="spellStart"/>
          <w:r w:rsidR="00364F45">
            <w:rPr>
              <w:rFonts w:ascii="Times New Roman" w:eastAsia="Times New Roman" w:hAnsi="Times New Roman" w:cs="Times New Roman"/>
              <w:sz w:val="24"/>
              <w:szCs w:val="24"/>
            </w:rPr>
            <w:t>thẩm</w:t>
          </w:r>
          <w:proofErr w:type="spellEnd"/>
          <w:r w:rsidR="00364F45">
            <w:rPr>
              <w:rFonts w:ascii="Times New Roman" w:eastAsia="Times New Roman" w:hAnsi="Times New Roman" w:cs="Times New Roman"/>
              <w:sz w:val="24"/>
              <w:szCs w:val="24"/>
            </w:rPr>
            <w:t xml:space="preserve"> quyền. Bên thua kiện chịu án phí.</w:t>
          </w:r>
        </w:sdtContent>
      </w:sdt>
    </w:p>
    <w:p w14:paraId="000000BE" w14:textId="77777777" w:rsidR="00312D72" w:rsidRDefault="00D542AC">
      <w:pPr>
        <w:numPr>
          <w:ilvl w:val="1"/>
          <w:numId w:val="19"/>
        </w:numPr>
        <w:spacing w:after="0" w:line="288" w:lineRule="auto"/>
        <w:ind w:left="709" w:hanging="709"/>
        <w:jc w:val="both"/>
        <w:rPr>
          <w:rFonts w:ascii="Times New Roman" w:eastAsia="Times New Roman" w:hAnsi="Times New Roman" w:cs="Times New Roman"/>
          <w:sz w:val="24"/>
          <w:szCs w:val="24"/>
        </w:rPr>
      </w:pPr>
      <w:sdt>
        <w:sdtPr>
          <w:tag w:val="goog_rdk_433"/>
          <w:id w:val="686526582"/>
        </w:sdtPr>
        <w:sdtEndPr/>
        <w:sdtContent>
          <w:r w:rsidR="00364F45">
            <w:rPr>
              <w:rFonts w:ascii="Times New Roman" w:eastAsia="Times New Roman" w:hAnsi="Times New Roman" w:cs="Times New Roman"/>
              <w:sz w:val="24"/>
              <w:szCs w:val="24"/>
            </w:rPr>
            <w:t xml:space="preserve">Mọi sửa đổi bổ sung của Hợp Đồng này phải được lập thành Phụ Lục Hợp Đồng có chữ ký xác nhận của </w:t>
          </w:r>
          <w:proofErr w:type="spellStart"/>
          <w:r w:rsidR="00364F45">
            <w:rPr>
              <w:rFonts w:ascii="Times New Roman" w:eastAsia="Times New Roman" w:hAnsi="Times New Roman" w:cs="Times New Roman"/>
              <w:sz w:val="24"/>
              <w:szCs w:val="24"/>
            </w:rPr>
            <w:t>hai</w:t>
          </w:r>
          <w:proofErr w:type="spellEnd"/>
          <w:r w:rsidR="00364F45">
            <w:rPr>
              <w:rFonts w:ascii="Times New Roman" w:eastAsia="Times New Roman" w:hAnsi="Times New Roman" w:cs="Times New Roman"/>
              <w:sz w:val="24"/>
              <w:szCs w:val="24"/>
            </w:rPr>
            <w:t xml:space="preserve"> Bên mới có giá trị thi hành.</w:t>
          </w:r>
        </w:sdtContent>
      </w:sdt>
    </w:p>
    <w:p w14:paraId="000000BF" w14:textId="77777777" w:rsidR="00312D72" w:rsidRDefault="00D542AC">
      <w:pPr>
        <w:numPr>
          <w:ilvl w:val="1"/>
          <w:numId w:val="19"/>
        </w:numPr>
        <w:spacing w:after="0" w:line="288" w:lineRule="auto"/>
        <w:ind w:left="709" w:hanging="709"/>
        <w:jc w:val="both"/>
        <w:rPr>
          <w:rFonts w:ascii="Times New Roman" w:eastAsia="Times New Roman" w:hAnsi="Times New Roman" w:cs="Times New Roman"/>
          <w:sz w:val="24"/>
          <w:szCs w:val="24"/>
        </w:rPr>
      </w:pPr>
      <w:sdt>
        <w:sdtPr>
          <w:tag w:val="goog_rdk_434"/>
          <w:id w:val="2010348866"/>
        </w:sdtPr>
        <w:sdtEndPr/>
        <w:sdtContent>
          <w:r w:rsidR="00364F45">
            <w:rPr>
              <w:rFonts w:ascii="Times New Roman" w:eastAsia="Times New Roman" w:hAnsi="Times New Roman" w:cs="Times New Roman"/>
              <w:sz w:val="24"/>
              <w:szCs w:val="24"/>
            </w:rPr>
            <w:t xml:space="preserve">Nếu một phần hoặc toàn bộ Hợp Đồng này bị vô hiệu thì các phần còn lại vẫn sẽ giữ nguyên hiệu lực. Các Bên sẽ cùng xem xét điều chỉnh nội dung Hợp Đồng </w:t>
          </w:r>
          <w:proofErr w:type="spellStart"/>
          <w:r w:rsidR="00364F45">
            <w:rPr>
              <w:rFonts w:ascii="Times New Roman" w:eastAsia="Times New Roman" w:hAnsi="Times New Roman" w:cs="Times New Roman"/>
              <w:sz w:val="24"/>
              <w:szCs w:val="24"/>
            </w:rPr>
            <w:t>sao</w:t>
          </w:r>
          <w:proofErr w:type="spellEnd"/>
          <w:r w:rsidR="00364F45">
            <w:rPr>
              <w:rFonts w:ascii="Times New Roman" w:eastAsia="Times New Roman" w:hAnsi="Times New Roman" w:cs="Times New Roman"/>
              <w:sz w:val="24"/>
              <w:szCs w:val="24"/>
            </w:rPr>
            <w:t xml:space="preserve"> </w:t>
          </w:r>
          <w:proofErr w:type="spellStart"/>
          <w:r w:rsidR="00364F45">
            <w:rPr>
              <w:rFonts w:ascii="Times New Roman" w:eastAsia="Times New Roman" w:hAnsi="Times New Roman" w:cs="Times New Roman"/>
              <w:sz w:val="24"/>
              <w:szCs w:val="24"/>
            </w:rPr>
            <w:t>cho</w:t>
          </w:r>
          <w:proofErr w:type="spellEnd"/>
          <w:r w:rsidR="00364F45">
            <w:rPr>
              <w:rFonts w:ascii="Times New Roman" w:eastAsia="Times New Roman" w:hAnsi="Times New Roman" w:cs="Times New Roman"/>
              <w:sz w:val="24"/>
              <w:szCs w:val="24"/>
            </w:rPr>
            <w:t xml:space="preserve"> các điều khoản vẫn giữ được mục đích ban đầu.</w:t>
          </w:r>
        </w:sdtContent>
      </w:sdt>
    </w:p>
    <w:p w14:paraId="000000C0" w14:textId="77777777" w:rsidR="00312D72" w:rsidRDefault="00D542AC">
      <w:pPr>
        <w:numPr>
          <w:ilvl w:val="1"/>
          <w:numId w:val="19"/>
        </w:numPr>
        <w:spacing w:after="0" w:line="288" w:lineRule="auto"/>
        <w:ind w:left="709" w:hanging="709"/>
        <w:jc w:val="both"/>
        <w:rPr>
          <w:rFonts w:ascii="Times New Roman" w:eastAsia="Times New Roman" w:hAnsi="Times New Roman" w:cs="Times New Roman"/>
          <w:sz w:val="24"/>
          <w:szCs w:val="24"/>
        </w:rPr>
      </w:pPr>
      <w:sdt>
        <w:sdtPr>
          <w:tag w:val="goog_rdk_435"/>
          <w:id w:val="-970443486"/>
        </w:sdtPr>
        <w:sdtEndPr/>
        <w:sdtContent>
          <w:r w:rsidR="00364F45">
            <w:rPr>
              <w:rFonts w:ascii="Times New Roman" w:eastAsia="Times New Roman" w:hAnsi="Times New Roman" w:cs="Times New Roman"/>
              <w:sz w:val="24"/>
              <w:szCs w:val="24"/>
            </w:rPr>
            <w:t xml:space="preserve">Giới hạn trách </w:t>
          </w:r>
          <w:proofErr w:type="spellStart"/>
          <w:r w:rsidR="00364F45">
            <w:rPr>
              <w:rFonts w:ascii="Times New Roman" w:eastAsia="Times New Roman" w:hAnsi="Times New Roman" w:cs="Times New Roman"/>
              <w:sz w:val="24"/>
              <w:szCs w:val="24"/>
            </w:rPr>
            <w:t>nhiệm</w:t>
          </w:r>
          <w:proofErr w:type="spellEnd"/>
          <w:r w:rsidR="00364F45">
            <w:rPr>
              <w:rFonts w:ascii="Times New Roman" w:eastAsia="Times New Roman" w:hAnsi="Times New Roman" w:cs="Times New Roman"/>
              <w:sz w:val="24"/>
              <w:szCs w:val="24"/>
            </w:rPr>
            <w:t xml:space="preserve">. Bên A không chịu trách </w:t>
          </w:r>
          <w:proofErr w:type="spellStart"/>
          <w:r w:rsidR="00364F45">
            <w:rPr>
              <w:rFonts w:ascii="Times New Roman" w:eastAsia="Times New Roman" w:hAnsi="Times New Roman" w:cs="Times New Roman"/>
              <w:sz w:val="24"/>
              <w:szCs w:val="24"/>
            </w:rPr>
            <w:t>nhiệm</w:t>
          </w:r>
          <w:proofErr w:type="spellEnd"/>
          <w:r w:rsidR="00364F45">
            <w:rPr>
              <w:rFonts w:ascii="Times New Roman" w:eastAsia="Times New Roman" w:hAnsi="Times New Roman" w:cs="Times New Roman"/>
              <w:sz w:val="24"/>
              <w:szCs w:val="24"/>
            </w:rPr>
            <w:t xml:space="preserve"> đối với Bên B trong trường hợp thiệt </w:t>
          </w:r>
          <w:proofErr w:type="spellStart"/>
          <w:r w:rsidR="00364F45">
            <w:rPr>
              <w:rFonts w:ascii="Times New Roman" w:eastAsia="Times New Roman" w:hAnsi="Times New Roman" w:cs="Times New Roman"/>
              <w:sz w:val="24"/>
              <w:szCs w:val="24"/>
            </w:rPr>
            <w:t>hại</w:t>
          </w:r>
          <w:proofErr w:type="spellEnd"/>
          <w:r w:rsidR="00364F45">
            <w:rPr>
              <w:rFonts w:ascii="Times New Roman" w:eastAsia="Times New Roman" w:hAnsi="Times New Roman" w:cs="Times New Roman"/>
              <w:sz w:val="24"/>
              <w:szCs w:val="24"/>
            </w:rPr>
            <w:t xml:space="preserve"> mà Khách Hàng phải </w:t>
          </w:r>
          <w:proofErr w:type="spellStart"/>
          <w:r w:rsidR="00364F45">
            <w:rPr>
              <w:rFonts w:ascii="Times New Roman" w:eastAsia="Times New Roman" w:hAnsi="Times New Roman" w:cs="Times New Roman"/>
              <w:sz w:val="24"/>
              <w:szCs w:val="24"/>
            </w:rPr>
            <w:t>gánh</w:t>
          </w:r>
          <w:proofErr w:type="spellEnd"/>
          <w:r w:rsidR="00364F45">
            <w:rPr>
              <w:rFonts w:ascii="Times New Roman" w:eastAsia="Times New Roman" w:hAnsi="Times New Roman" w:cs="Times New Roman"/>
              <w:sz w:val="24"/>
              <w:szCs w:val="24"/>
            </w:rPr>
            <w:t xml:space="preserve"> chịu là do lỗi (vô tình hoặc cố ý) của Bên B trong quá trình thực hiện Hợp Đồng. Bất kể mức độ của tổn thất gây ra bởi những hành vi đó, bao gồm thiệt </w:t>
          </w:r>
          <w:proofErr w:type="spellStart"/>
          <w:r w:rsidR="00364F45">
            <w:rPr>
              <w:rFonts w:ascii="Times New Roman" w:eastAsia="Times New Roman" w:hAnsi="Times New Roman" w:cs="Times New Roman"/>
              <w:sz w:val="24"/>
              <w:szCs w:val="24"/>
            </w:rPr>
            <w:t>hại</w:t>
          </w:r>
          <w:proofErr w:type="spellEnd"/>
          <w:r w:rsidR="00364F45">
            <w:rPr>
              <w:rFonts w:ascii="Times New Roman" w:eastAsia="Times New Roman" w:hAnsi="Times New Roman" w:cs="Times New Roman"/>
              <w:sz w:val="24"/>
              <w:szCs w:val="24"/>
            </w:rPr>
            <w:t xml:space="preserve"> trực tiếp, </w:t>
          </w:r>
          <w:proofErr w:type="spellStart"/>
          <w:r w:rsidR="00364F45">
            <w:rPr>
              <w:rFonts w:ascii="Times New Roman" w:eastAsia="Times New Roman" w:hAnsi="Times New Roman" w:cs="Times New Roman"/>
              <w:sz w:val="24"/>
              <w:szCs w:val="24"/>
            </w:rPr>
            <w:t>gián</w:t>
          </w:r>
          <w:proofErr w:type="spellEnd"/>
          <w:r w:rsidR="00364F45">
            <w:rPr>
              <w:rFonts w:ascii="Times New Roman" w:eastAsia="Times New Roman" w:hAnsi="Times New Roman" w:cs="Times New Roman"/>
              <w:sz w:val="24"/>
              <w:szCs w:val="24"/>
            </w:rPr>
            <w:t xml:space="preserve"> tiếp hoặc những loại thiệt </w:t>
          </w:r>
          <w:proofErr w:type="spellStart"/>
          <w:r w:rsidR="00364F45">
            <w:rPr>
              <w:rFonts w:ascii="Times New Roman" w:eastAsia="Times New Roman" w:hAnsi="Times New Roman" w:cs="Times New Roman"/>
              <w:sz w:val="24"/>
              <w:szCs w:val="24"/>
            </w:rPr>
            <w:t>hại</w:t>
          </w:r>
          <w:proofErr w:type="spellEnd"/>
          <w:r w:rsidR="00364F45">
            <w:rPr>
              <w:rFonts w:ascii="Times New Roman" w:eastAsia="Times New Roman" w:hAnsi="Times New Roman" w:cs="Times New Roman"/>
              <w:sz w:val="24"/>
              <w:szCs w:val="24"/>
            </w:rPr>
            <w:t xml:space="preserve"> khác. Trường hợp Bên A vi phạm các nghĩa vụ, </w:t>
          </w:r>
          <w:r w:rsidR="00364F45">
            <w:rPr>
              <w:rFonts w:ascii="Times New Roman" w:eastAsia="Times New Roman" w:hAnsi="Times New Roman" w:cs="Times New Roman"/>
              <w:sz w:val="24"/>
              <w:szCs w:val="24"/>
            </w:rPr>
            <w:lastRenderedPageBreak/>
            <w:t xml:space="preserve">trách </w:t>
          </w:r>
          <w:proofErr w:type="spellStart"/>
          <w:r w:rsidR="00364F45">
            <w:rPr>
              <w:rFonts w:ascii="Times New Roman" w:eastAsia="Times New Roman" w:hAnsi="Times New Roman" w:cs="Times New Roman"/>
              <w:sz w:val="24"/>
              <w:szCs w:val="24"/>
            </w:rPr>
            <w:t>nhiệm</w:t>
          </w:r>
          <w:proofErr w:type="spellEnd"/>
          <w:r w:rsidR="00364F45">
            <w:rPr>
              <w:rFonts w:ascii="Times New Roman" w:eastAsia="Times New Roman" w:hAnsi="Times New Roman" w:cs="Times New Roman"/>
              <w:sz w:val="24"/>
              <w:szCs w:val="24"/>
            </w:rPr>
            <w:t xml:space="preserve"> của mình được quy định trong Hợp Đồng và gây thiệt </w:t>
          </w:r>
          <w:proofErr w:type="spellStart"/>
          <w:r w:rsidR="00364F45">
            <w:rPr>
              <w:rFonts w:ascii="Times New Roman" w:eastAsia="Times New Roman" w:hAnsi="Times New Roman" w:cs="Times New Roman"/>
              <w:sz w:val="24"/>
              <w:szCs w:val="24"/>
            </w:rPr>
            <w:t>hại</w:t>
          </w:r>
          <w:proofErr w:type="spellEnd"/>
          <w:r w:rsidR="00364F45">
            <w:rPr>
              <w:rFonts w:ascii="Times New Roman" w:eastAsia="Times New Roman" w:hAnsi="Times New Roman" w:cs="Times New Roman"/>
              <w:sz w:val="24"/>
              <w:szCs w:val="24"/>
            </w:rPr>
            <w:t xml:space="preserve"> </w:t>
          </w:r>
          <w:proofErr w:type="spellStart"/>
          <w:r w:rsidR="00364F45">
            <w:rPr>
              <w:rFonts w:ascii="Times New Roman" w:eastAsia="Times New Roman" w:hAnsi="Times New Roman" w:cs="Times New Roman"/>
              <w:sz w:val="24"/>
              <w:szCs w:val="24"/>
            </w:rPr>
            <w:t>cho</w:t>
          </w:r>
          <w:proofErr w:type="spellEnd"/>
          <w:r w:rsidR="00364F45">
            <w:rPr>
              <w:rFonts w:ascii="Times New Roman" w:eastAsia="Times New Roman" w:hAnsi="Times New Roman" w:cs="Times New Roman"/>
              <w:sz w:val="24"/>
              <w:szCs w:val="24"/>
            </w:rPr>
            <w:t xml:space="preserve"> Bên B, Bên A có trách </w:t>
          </w:r>
          <w:proofErr w:type="spellStart"/>
          <w:r w:rsidR="00364F45">
            <w:rPr>
              <w:rFonts w:ascii="Times New Roman" w:eastAsia="Times New Roman" w:hAnsi="Times New Roman" w:cs="Times New Roman"/>
              <w:sz w:val="24"/>
              <w:szCs w:val="24"/>
            </w:rPr>
            <w:t>nhiệm</w:t>
          </w:r>
          <w:proofErr w:type="spellEnd"/>
          <w:r w:rsidR="00364F45">
            <w:rPr>
              <w:rFonts w:ascii="Times New Roman" w:eastAsia="Times New Roman" w:hAnsi="Times New Roman" w:cs="Times New Roman"/>
              <w:sz w:val="24"/>
              <w:szCs w:val="24"/>
            </w:rPr>
            <w:t xml:space="preserve"> bồi thường </w:t>
          </w:r>
          <w:proofErr w:type="spellStart"/>
          <w:r w:rsidR="00364F45">
            <w:rPr>
              <w:rFonts w:ascii="Times New Roman" w:eastAsia="Times New Roman" w:hAnsi="Times New Roman" w:cs="Times New Roman"/>
              <w:sz w:val="24"/>
              <w:szCs w:val="24"/>
            </w:rPr>
            <w:t>cho</w:t>
          </w:r>
          <w:proofErr w:type="spellEnd"/>
          <w:r w:rsidR="00364F45">
            <w:rPr>
              <w:rFonts w:ascii="Times New Roman" w:eastAsia="Times New Roman" w:hAnsi="Times New Roman" w:cs="Times New Roman"/>
              <w:sz w:val="24"/>
              <w:szCs w:val="24"/>
            </w:rPr>
            <w:t xml:space="preserve"> Bên B toàn bộ thiệt </w:t>
          </w:r>
          <w:proofErr w:type="spellStart"/>
          <w:r w:rsidR="00364F45">
            <w:rPr>
              <w:rFonts w:ascii="Times New Roman" w:eastAsia="Times New Roman" w:hAnsi="Times New Roman" w:cs="Times New Roman"/>
              <w:sz w:val="24"/>
              <w:szCs w:val="24"/>
            </w:rPr>
            <w:t>hại</w:t>
          </w:r>
          <w:proofErr w:type="spellEnd"/>
          <w:r w:rsidR="00364F45">
            <w:rPr>
              <w:rFonts w:ascii="Times New Roman" w:eastAsia="Times New Roman" w:hAnsi="Times New Roman" w:cs="Times New Roman"/>
              <w:sz w:val="24"/>
              <w:szCs w:val="24"/>
            </w:rPr>
            <w:t xml:space="preserve"> trực tiếp, </w:t>
          </w:r>
          <w:proofErr w:type="spellStart"/>
          <w:r w:rsidR="00364F45">
            <w:rPr>
              <w:rFonts w:ascii="Times New Roman" w:eastAsia="Times New Roman" w:hAnsi="Times New Roman" w:cs="Times New Roman"/>
              <w:sz w:val="24"/>
              <w:szCs w:val="24"/>
            </w:rPr>
            <w:t>gián</w:t>
          </w:r>
          <w:proofErr w:type="spellEnd"/>
          <w:r w:rsidR="00364F45">
            <w:rPr>
              <w:rFonts w:ascii="Times New Roman" w:eastAsia="Times New Roman" w:hAnsi="Times New Roman" w:cs="Times New Roman"/>
              <w:sz w:val="24"/>
              <w:szCs w:val="24"/>
            </w:rPr>
            <w:t xml:space="preserve"> tiếp, chi phí bồi thường </w:t>
          </w:r>
          <w:proofErr w:type="spellStart"/>
          <w:r w:rsidR="00364F45">
            <w:rPr>
              <w:rFonts w:ascii="Times New Roman" w:eastAsia="Times New Roman" w:hAnsi="Times New Roman" w:cs="Times New Roman"/>
              <w:sz w:val="24"/>
              <w:szCs w:val="24"/>
            </w:rPr>
            <w:t>cho</w:t>
          </w:r>
          <w:proofErr w:type="spellEnd"/>
          <w:r w:rsidR="00364F45">
            <w:rPr>
              <w:rFonts w:ascii="Times New Roman" w:eastAsia="Times New Roman" w:hAnsi="Times New Roman" w:cs="Times New Roman"/>
              <w:sz w:val="24"/>
              <w:szCs w:val="24"/>
            </w:rPr>
            <w:t xml:space="preserve"> bên thứ </w:t>
          </w:r>
          <w:proofErr w:type="spellStart"/>
          <w:r w:rsidR="00364F45">
            <w:rPr>
              <w:rFonts w:ascii="Times New Roman" w:eastAsia="Times New Roman" w:hAnsi="Times New Roman" w:cs="Times New Roman"/>
              <w:sz w:val="24"/>
              <w:szCs w:val="24"/>
            </w:rPr>
            <w:t>ba</w:t>
          </w:r>
          <w:proofErr w:type="spellEnd"/>
          <w:r w:rsidR="00364F45">
            <w:rPr>
              <w:rFonts w:ascii="Times New Roman" w:eastAsia="Times New Roman" w:hAnsi="Times New Roman" w:cs="Times New Roman"/>
              <w:sz w:val="24"/>
              <w:szCs w:val="24"/>
            </w:rPr>
            <w:t xml:space="preserve"> và những thiệt </w:t>
          </w:r>
          <w:proofErr w:type="spellStart"/>
          <w:r w:rsidR="00364F45">
            <w:rPr>
              <w:rFonts w:ascii="Times New Roman" w:eastAsia="Times New Roman" w:hAnsi="Times New Roman" w:cs="Times New Roman"/>
              <w:sz w:val="24"/>
              <w:szCs w:val="24"/>
            </w:rPr>
            <w:t>hại</w:t>
          </w:r>
          <w:proofErr w:type="spellEnd"/>
          <w:r w:rsidR="00364F45">
            <w:rPr>
              <w:rFonts w:ascii="Times New Roman" w:eastAsia="Times New Roman" w:hAnsi="Times New Roman" w:cs="Times New Roman"/>
              <w:sz w:val="24"/>
              <w:szCs w:val="24"/>
            </w:rPr>
            <w:t xml:space="preserve"> khác nếu có. Số tiền bồi thường thiệt </w:t>
          </w:r>
          <w:proofErr w:type="spellStart"/>
          <w:r w:rsidR="00364F45">
            <w:rPr>
              <w:rFonts w:ascii="Times New Roman" w:eastAsia="Times New Roman" w:hAnsi="Times New Roman" w:cs="Times New Roman"/>
              <w:sz w:val="24"/>
              <w:szCs w:val="24"/>
            </w:rPr>
            <w:t>hại</w:t>
          </w:r>
          <w:proofErr w:type="spellEnd"/>
          <w:r w:rsidR="00364F45">
            <w:rPr>
              <w:rFonts w:ascii="Times New Roman" w:eastAsia="Times New Roman" w:hAnsi="Times New Roman" w:cs="Times New Roman"/>
              <w:sz w:val="24"/>
              <w:szCs w:val="24"/>
            </w:rPr>
            <w:t xml:space="preserve"> không bị giới hạn. </w:t>
          </w:r>
        </w:sdtContent>
      </w:sdt>
    </w:p>
    <w:p w14:paraId="000000C1" w14:textId="77777777" w:rsidR="00312D72" w:rsidRDefault="00D542AC">
      <w:pPr>
        <w:numPr>
          <w:ilvl w:val="1"/>
          <w:numId w:val="19"/>
        </w:numPr>
        <w:spacing w:after="0" w:line="288" w:lineRule="auto"/>
        <w:ind w:left="709" w:hanging="709"/>
        <w:jc w:val="both"/>
        <w:rPr>
          <w:rFonts w:ascii="Times New Roman" w:eastAsia="Times New Roman" w:hAnsi="Times New Roman" w:cs="Times New Roman"/>
          <w:sz w:val="24"/>
          <w:szCs w:val="24"/>
        </w:rPr>
      </w:pPr>
      <w:sdt>
        <w:sdtPr>
          <w:tag w:val="goog_rdk_436"/>
          <w:id w:val="1579232075"/>
        </w:sdtPr>
        <w:sdtEndPr/>
        <w:sdtContent>
          <w:r w:rsidR="00364F45">
            <w:rPr>
              <w:rFonts w:ascii="Times New Roman" w:eastAsia="Times New Roman" w:hAnsi="Times New Roman" w:cs="Times New Roman"/>
              <w:sz w:val="24"/>
              <w:szCs w:val="24"/>
            </w:rPr>
            <w:t xml:space="preserve">Hợp Đồng này được lập và </w:t>
          </w:r>
          <w:proofErr w:type="spellStart"/>
          <w:r w:rsidR="00364F45">
            <w:rPr>
              <w:rFonts w:ascii="Times New Roman" w:eastAsia="Times New Roman" w:hAnsi="Times New Roman" w:cs="Times New Roman"/>
              <w:sz w:val="24"/>
              <w:szCs w:val="24"/>
            </w:rPr>
            <w:t>diễn</w:t>
          </w:r>
          <w:proofErr w:type="spellEnd"/>
          <w:r w:rsidR="00364F45">
            <w:rPr>
              <w:rFonts w:ascii="Times New Roman" w:eastAsia="Times New Roman" w:hAnsi="Times New Roman" w:cs="Times New Roman"/>
              <w:sz w:val="24"/>
              <w:szCs w:val="24"/>
            </w:rPr>
            <w:t xml:space="preserve"> giải </w:t>
          </w:r>
          <w:proofErr w:type="spellStart"/>
          <w:r w:rsidR="00364F45">
            <w:rPr>
              <w:rFonts w:ascii="Times New Roman" w:eastAsia="Times New Roman" w:hAnsi="Times New Roman" w:cs="Times New Roman"/>
              <w:sz w:val="24"/>
              <w:szCs w:val="24"/>
            </w:rPr>
            <w:t>theo</w:t>
          </w:r>
          <w:proofErr w:type="spellEnd"/>
          <w:r w:rsidR="00364F45">
            <w:rPr>
              <w:rFonts w:ascii="Times New Roman" w:eastAsia="Times New Roman" w:hAnsi="Times New Roman" w:cs="Times New Roman"/>
              <w:sz w:val="24"/>
              <w:szCs w:val="24"/>
            </w:rPr>
            <w:t xml:space="preserve"> pháp </w:t>
          </w:r>
          <w:proofErr w:type="spellStart"/>
          <w:r w:rsidR="00364F45">
            <w:rPr>
              <w:rFonts w:ascii="Times New Roman" w:eastAsia="Times New Roman" w:hAnsi="Times New Roman" w:cs="Times New Roman"/>
              <w:sz w:val="24"/>
              <w:szCs w:val="24"/>
            </w:rPr>
            <w:t>luật</w:t>
          </w:r>
          <w:proofErr w:type="spellEnd"/>
          <w:r w:rsidR="00364F45">
            <w:rPr>
              <w:rFonts w:ascii="Times New Roman" w:eastAsia="Times New Roman" w:hAnsi="Times New Roman" w:cs="Times New Roman"/>
              <w:sz w:val="24"/>
              <w:szCs w:val="24"/>
            </w:rPr>
            <w:t xml:space="preserve"> Việt Nam. Hai Bên đã cùng thương lượng, soạn thảo, đồng ý với nội dung và cam kết thực hiện đầy đủ Hợp Đồng và/hoặc các Phụ lục đính kèm Hợp Đồng.</w:t>
          </w:r>
        </w:sdtContent>
      </w:sdt>
    </w:p>
    <w:p w14:paraId="000000C2" w14:textId="77777777" w:rsidR="00312D72" w:rsidRDefault="00D542AC">
      <w:pPr>
        <w:numPr>
          <w:ilvl w:val="1"/>
          <w:numId w:val="19"/>
        </w:numPr>
        <w:spacing w:after="0" w:line="288" w:lineRule="auto"/>
        <w:ind w:left="709" w:hanging="709"/>
        <w:jc w:val="both"/>
        <w:rPr>
          <w:rFonts w:ascii="Times New Roman" w:eastAsia="Times New Roman" w:hAnsi="Times New Roman" w:cs="Times New Roman"/>
          <w:sz w:val="24"/>
          <w:szCs w:val="24"/>
        </w:rPr>
      </w:pPr>
      <w:sdt>
        <w:sdtPr>
          <w:tag w:val="goog_rdk_437"/>
          <w:id w:val="-1829031412"/>
        </w:sdtPr>
        <w:sdtEndPr/>
        <w:sdtContent>
          <w:r w:rsidR="00364F45">
            <w:rPr>
              <w:rFonts w:ascii="Times New Roman" w:eastAsia="Times New Roman" w:hAnsi="Times New Roman" w:cs="Times New Roman"/>
              <w:sz w:val="24"/>
              <w:szCs w:val="24"/>
            </w:rPr>
            <w:t xml:space="preserve">Hợp Đồng này vẫn duy trì hiệu lực trong trường hợp một trong </w:t>
          </w:r>
          <w:proofErr w:type="spellStart"/>
          <w:r w:rsidR="00364F45">
            <w:rPr>
              <w:rFonts w:ascii="Times New Roman" w:eastAsia="Times New Roman" w:hAnsi="Times New Roman" w:cs="Times New Roman"/>
              <w:sz w:val="24"/>
              <w:szCs w:val="24"/>
            </w:rPr>
            <w:t>hai</w:t>
          </w:r>
          <w:proofErr w:type="spellEnd"/>
          <w:r w:rsidR="00364F45">
            <w:rPr>
              <w:rFonts w:ascii="Times New Roman" w:eastAsia="Times New Roman" w:hAnsi="Times New Roman" w:cs="Times New Roman"/>
              <w:sz w:val="24"/>
              <w:szCs w:val="24"/>
            </w:rPr>
            <w:t xml:space="preserve"> Bên có sự thay đổi về nhân sự, cơ cấu quản lý </w:t>
          </w:r>
          <w:proofErr w:type="spellStart"/>
          <w:r w:rsidR="00364F45">
            <w:rPr>
              <w:rFonts w:ascii="Times New Roman" w:eastAsia="Times New Roman" w:hAnsi="Times New Roman" w:cs="Times New Roman"/>
              <w:sz w:val="24"/>
              <w:szCs w:val="24"/>
            </w:rPr>
            <w:t>theo</w:t>
          </w:r>
          <w:proofErr w:type="spellEnd"/>
          <w:r w:rsidR="00364F45">
            <w:rPr>
              <w:rFonts w:ascii="Times New Roman" w:eastAsia="Times New Roman" w:hAnsi="Times New Roman" w:cs="Times New Roman"/>
              <w:sz w:val="24"/>
              <w:szCs w:val="24"/>
            </w:rPr>
            <w:t xml:space="preserve"> quy định pháp </w:t>
          </w:r>
          <w:proofErr w:type="spellStart"/>
          <w:r w:rsidR="00364F45">
            <w:rPr>
              <w:rFonts w:ascii="Times New Roman" w:eastAsia="Times New Roman" w:hAnsi="Times New Roman" w:cs="Times New Roman"/>
              <w:sz w:val="24"/>
              <w:szCs w:val="24"/>
            </w:rPr>
            <w:t>luật</w:t>
          </w:r>
          <w:proofErr w:type="spellEnd"/>
          <w:r w:rsidR="00364F45">
            <w:rPr>
              <w:rFonts w:ascii="Times New Roman" w:eastAsia="Times New Roman" w:hAnsi="Times New Roman" w:cs="Times New Roman"/>
              <w:sz w:val="24"/>
              <w:szCs w:val="24"/>
            </w:rPr>
            <w:t>, chuyên giao, sắp xếp về nhân sự.</w:t>
          </w:r>
        </w:sdtContent>
      </w:sdt>
    </w:p>
    <w:p w14:paraId="000000C3" w14:textId="77777777" w:rsidR="00312D72" w:rsidRDefault="00D542AC">
      <w:pPr>
        <w:numPr>
          <w:ilvl w:val="1"/>
          <w:numId w:val="19"/>
        </w:numPr>
        <w:spacing w:after="0" w:line="288" w:lineRule="auto"/>
        <w:ind w:left="709" w:hanging="709"/>
        <w:jc w:val="both"/>
        <w:rPr>
          <w:rFonts w:ascii="Times New Roman" w:eastAsia="Times New Roman" w:hAnsi="Times New Roman" w:cs="Times New Roman"/>
          <w:sz w:val="24"/>
          <w:szCs w:val="24"/>
        </w:rPr>
      </w:pPr>
      <w:sdt>
        <w:sdtPr>
          <w:tag w:val="goog_rdk_438"/>
          <w:id w:val="610045550"/>
        </w:sdtPr>
        <w:sdtEndPr/>
        <w:sdtContent>
          <w:r w:rsidR="00364F45">
            <w:rPr>
              <w:rFonts w:ascii="Times New Roman" w:eastAsia="Times New Roman" w:hAnsi="Times New Roman" w:cs="Times New Roman"/>
              <w:sz w:val="24"/>
              <w:szCs w:val="24"/>
            </w:rPr>
            <w:t xml:space="preserve">Bất kỳ sự sửa đổi, bổ sung nào đối với Hợp Đồng cùng các phụ lục của Hợp Đồng này đều phải được Các Bên chấp thuận </w:t>
          </w:r>
          <w:proofErr w:type="spellStart"/>
          <w:r w:rsidR="00364F45">
            <w:rPr>
              <w:rFonts w:ascii="Times New Roman" w:eastAsia="Times New Roman" w:hAnsi="Times New Roman" w:cs="Times New Roman"/>
              <w:sz w:val="24"/>
              <w:szCs w:val="24"/>
            </w:rPr>
            <w:t>bằng</w:t>
          </w:r>
          <w:proofErr w:type="spellEnd"/>
          <w:r w:rsidR="00364F45">
            <w:rPr>
              <w:rFonts w:ascii="Times New Roman" w:eastAsia="Times New Roman" w:hAnsi="Times New Roman" w:cs="Times New Roman"/>
              <w:sz w:val="24"/>
              <w:szCs w:val="24"/>
            </w:rPr>
            <w:t xml:space="preserve"> văn bản. Những sửa đổi, bổ sung là một bộ phận không thể tách rời của Hợp Đồng.</w:t>
          </w:r>
        </w:sdtContent>
      </w:sdt>
    </w:p>
    <w:p w14:paraId="000000C4" w14:textId="77777777" w:rsidR="00312D72" w:rsidRDefault="00D542AC">
      <w:pPr>
        <w:numPr>
          <w:ilvl w:val="1"/>
          <w:numId w:val="19"/>
        </w:numPr>
        <w:spacing w:after="0" w:line="288" w:lineRule="auto"/>
        <w:ind w:left="709" w:hanging="709"/>
        <w:jc w:val="both"/>
        <w:rPr>
          <w:rFonts w:ascii="Times New Roman" w:eastAsia="Times New Roman" w:hAnsi="Times New Roman" w:cs="Times New Roman"/>
          <w:sz w:val="24"/>
          <w:szCs w:val="24"/>
        </w:rPr>
      </w:pPr>
      <w:sdt>
        <w:sdtPr>
          <w:tag w:val="goog_rdk_439"/>
          <w:id w:val="2073301890"/>
        </w:sdtPr>
        <w:sdtEndPr/>
        <w:sdtContent>
          <w:r w:rsidR="00364F45">
            <w:rPr>
              <w:rFonts w:ascii="Times New Roman" w:eastAsia="Times New Roman" w:hAnsi="Times New Roman" w:cs="Times New Roman"/>
              <w:sz w:val="24"/>
              <w:szCs w:val="24"/>
            </w:rPr>
            <w:t xml:space="preserve">Không Bên nào được quyền chuyển </w:t>
          </w:r>
          <w:proofErr w:type="spellStart"/>
          <w:r w:rsidR="00364F45">
            <w:rPr>
              <w:rFonts w:ascii="Times New Roman" w:eastAsia="Times New Roman" w:hAnsi="Times New Roman" w:cs="Times New Roman"/>
              <w:sz w:val="24"/>
              <w:szCs w:val="24"/>
            </w:rPr>
            <w:t>nhượng</w:t>
          </w:r>
          <w:proofErr w:type="spellEnd"/>
          <w:r w:rsidR="00364F45">
            <w:rPr>
              <w:rFonts w:ascii="Times New Roman" w:eastAsia="Times New Roman" w:hAnsi="Times New Roman" w:cs="Times New Roman"/>
              <w:sz w:val="24"/>
              <w:szCs w:val="24"/>
            </w:rPr>
            <w:t xml:space="preserve"> bất kỳ quyền và/hoặc nghĩa vụ nào của mình </w:t>
          </w:r>
          <w:proofErr w:type="spellStart"/>
          <w:r w:rsidR="00364F45">
            <w:rPr>
              <w:rFonts w:ascii="Times New Roman" w:eastAsia="Times New Roman" w:hAnsi="Times New Roman" w:cs="Times New Roman"/>
              <w:sz w:val="24"/>
              <w:szCs w:val="24"/>
            </w:rPr>
            <w:t>theo</w:t>
          </w:r>
          <w:proofErr w:type="spellEnd"/>
          <w:r w:rsidR="00364F45">
            <w:rPr>
              <w:rFonts w:ascii="Times New Roman" w:eastAsia="Times New Roman" w:hAnsi="Times New Roman" w:cs="Times New Roman"/>
              <w:sz w:val="24"/>
              <w:szCs w:val="24"/>
            </w:rPr>
            <w:t xml:space="preserve"> quy định tại Hợp Đồng mà không có sự đồng ý </w:t>
          </w:r>
          <w:proofErr w:type="spellStart"/>
          <w:r w:rsidR="00364F45">
            <w:rPr>
              <w:rFonts w:ascii="Times New Roman" w:eastAsia="Times New Roman" w:hAnsi="Times New Roman" w:cs="Times New Roman"/>
              <w:sz w:val="24"/>
              <w:szCs w:val="24"/>
            </w:rPr>
            <w:t>bằng</w:t>
          </w:r>
          <w:proofErr w:type="spellEnd"/>
          <w:r w:rsidR="00364F45">
            <w:rPr>
              <w:rFonts w:ascii="Times New Roman" w:eastAsia="Times New Roman" w:hAnsi="Times New Roman" w:cs="Times New Roman"/>
              <w:sz w:val="24"/>
              <w:szCs w:val="24"/>
            </w:rPr>
            <w:t xml:space="preserve"> văn bản của Bên còn lại.</w:t>
          </w:r>
        </w:sdtContent>
      </w:sdt>
    </w:p>
    <w:sdt>
      <w:sdtPr>
        <w:tag w:val="goog_rdk_441"/>
        <w:id w:val="1610604246"/>
      </w:sdtPr>
      <w:sdtEndPr/>
      <w:sdtContent>
        <w:p w14:paraId="000000C5" w14:textId="77777777" w:rsidR="00312D72" w:rsidRDefault="00D542AC">
          <w:pPr>
            <w:spacing w:after="0" w:line="288" w:lineRule="auto"/>
            <w:jc w:val="both"/>
            <w:rPr>
              <w:rFonts w:ascii="Times New Roman" w:eastAsia="Times New Roman" w:hAnsi="Times New Roman" w:cs="Times New Roman"/>
              <w:sz w:val="24"/>
              <w:szCs w:val="24"/>
            </w:rPr>
          </w:pPr>
          <w:sdt>
            <w:sdtPr>
              <w:tag w:val="goog_rdk_440"/>
              <w:id w:val="-1243480899"/>
            </w:sdtPr>
            <w:sdtEndPr/>
            <w:sdtContent>
              <w:r w:rsidR="00364F45">
                <w:rPr>
                  <w:rFonts w:ascii="Times New Roman" w:eastAsia="Times New Roman" w:hAnsi="Times New Roman" w:cs="Times New Roman"/>
                  <w:sz w:val="24"/>
                  <w:szCs w:val="24"/>
                </w:rPr>
                <w:t>Hợp Đồng được lập thành 02 (</w:t>
              </w:r>
              <w:proofErr w:type="spellStart"/>
              <w:r w:rsidR="00364F45">
                <w:rPr>
                  <w:rFonts w:ascii="Times New Roman" w:eastAsia="Times New Roman" w:hAnsi="Times New Roman" w:cs="Times New Roman"/>
                  <w:sz w:val="24"/>
                  <w:szCs w:val="24"/>
                </w:rPr>
                <w:t>hai</w:t>
              </w:r>
              <w:proofErr w:type="spellEnd"/>
              <w:r w:rsidR="00364F45">
                <w:rPr>
                  <w:rFonts w:ascii="Times New Roman" w:eastAsia="Times New Roman" w:hAnsi="Times New Roman" w:cs="Times New Roman"/>
                  <w:sz w:val="24"/>
                  <w:szCs w:val="24"/>
                </w:rPr>
                <w:t>) bản có giá trị pháp lý như nhau, mỗi Bên giữ 01 (một) bản để thực hiện.</w:t>
              </w:r>
            </w:sdtContent>
          </w:sdt>
        </w:p>
      </w:sdtContent>
    </w:sdt>
    <w:p w14:paraId="000000C6" w14:textId="77777777" w:rsidR="00312D72" w:rsidRDefault="00312D72">
      <w:pPr>
        <w:spacing w:after="0" w:line="288" w:lineRule="auto"/>
        <w:jc w:val="both"/>
        <w:rPr>
          <w:rFonts w:ascii="Times New Roman" w:eastAsia="Times New Roman" w:hAnsi="Times New Roman" w:cs="Times New Roman"/>
          <w:sz w:val="24"/>
          <w:szCs w:val="24"/>
        </w:rPr>
      </w:pPr>
    </w:p>
    <w:tbl>
      <w:tblPr>
        <w:tblStyle w:val="a1"/>
        <w:tblW w:w="9861" w:type="dxa"/>
        <w:jc w:val="center"/>
        <w:tblInd w:w="0" w:type="dxa"/>
        <w:tblLayout w:type="fixed"/>
        <w:tblLook w:val="0000" w:firstRow="0" w:lastRow="0" w:firstColumn="0" w:lastColumn="0" w:noHBand="0" w:noVBand="0"/>
      </w:tblPr>
      <w:tblGrid>
        <w:gridCol w:w="9525"/>
        <w:gridCol w:w="336"/>
      </w:tblGrid>
      <w:tr w:rsidR="00312D72" w14:paraId="7718862C" w14:textId="77777777">
        <w:trPr>
          <w:trHeight w:val="1136"/>
          <w:jc w:val="center"/>
        </w:trPr>
        <w:tc>
          <w:tcPr>
            <w:tcW w:w="9525" w:type="dxa"/>
          </w:tcPr>
          <w:sdt>
            <w:sdtPr>
              <w:tag w:val="goog_rdk_443"/>
              <w:id w:val="1847557223"/>
            </w:sdtPr>
            <w:sdtEndPr/>
            <w:sdtContent>
              <w:p w14:paraId="000000C7" w14:textId="77777777" w:rsidR="00312D72" w:rsidRDefault="00D542AC">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sdt>
                  <w:sdtPr>
                    <w:tag w:val="goog_rdk_442"/>
                    <w:id w:val="-1654642656"/>
                  </w:sdtPr>
                  <w:sdtEndPr/>
                  <w:sdtContent/>
                </w:sdt>
              </w:p>
            </w:sdtContent>
          </w:sdt>
          <w:tbl>
            <w:tblPr>
              <w:tblStyle w:val="a2"/>
              <w:tblW w:w="8948" w:type="dxa"/>
              <w:jc w:val="center"/>
              <w:tblInd w:w="0" w:type="dxa"/>
              <w:tblLayout w:type="fixed"/>
              <w:tblLook w:val="0000" w:firstRow="0" w:lastRow="0" w:firstColumn="0" w:lastColumn="0" w:noHBand="0" w:noVBand="0"/>
            </w:tblPr>
            <w:tblGrid>
              <w:gridCol w:w="4355"/>
              <w:gridCol w:w="4593"/>
            </w:tblGrid>
            <w:tr w:rsidR="00312D72" w14:paraId="19DE1000" w14:textId="77777777">
              <w:trPr>
                <w:trHeight w:val="2601"/>
                <w:jc w:val="center"/>
              </w:trPr>
              <w:tc>
                <w:tcPr>
                  <w:tcW w:w="4355" w:type="dxa"/>
                </w:tcPr>
                <w:sdt>
                  <w:sdtPr>
                    <w:tag w:val="goog_rdk_446"/>
                    <w:id w:val="307652052"/>
                  </w:sdtPr>
                  <w:sdtEndPr/>
                  <w:sdtContent>
                    <w:p w14:paraId="000000C8" w14:textId="77777777" w:rsidR="00312D72" w:rsidRDefault="00D542AC">
                      <w:pPr>
                        <w:spacing w:after="0" w:line="288" w:lineRule="auto"/>
                        <w:jc w:val="center"/>
                        <w:rPr>
                          <w:rFonts w:ascii="Times New Roman" w:eastAsia="Times New Roman" w:hAnsi="Times New Roman" w:cs="Times New Roman"/>
                          <w:sz w:val="24"/>
                          <w:szCs w:val="24"/>
                        </w:rPr>
                      </w:pPr>
                      <w:sdt>
                        <w:sdtPr>
                          <w:tag w:val="goog_rdk_444"/>
                          <w:id w:val="-25841945"/>
                        </w:sdtPr>
                        <w:sdtEndPr/>
                        <w:sdtContent>
                          <w:r w:rsidR="00364F45">
                            <w:rPr>
                              <w:rFonts w:ascii="Times New Roman" w:eastAsia="Times New Roman" w:hAnsi="Times New Roman" w:cs="Times New Roman"/>
                              <w:b/>
                              <w:bCs/>
                              <w:smallCaps/>
                              <w:sz w:val="24"/>
                              <w:szCs w:val="24"/>
                            </w:rPr>
                            <w:t>ĐẠI DIỆN BÊN A</w:t>
                          </w:r>
                        </w:sdtContent>
                      </w:sdt>
                      <w:sdt>
                        <w:sdtPr>
                          <w:tag w:val="goog_rdk_445"/>
                          <w:id w:val="175137725"/>
                        </w:sdtPr>
                        <w:sdtEndPr/>
                        <w:sdtContent/>
                      </w:sdt>
                    </w:p>
                  </w:sdtContent>
                </w:sdt>
                <w:sdt>
                  <w:sdtPr>
                    <w:tag w:val="goog_rdk_448"/>
                    <w:id w:val="-860704837"/>
                  </w:sdtPr>
                  <w:sdtEndPr/>
                  <w:sdtContent>
                    <w:p w14:paraId="000000C9" w14:textId="77777777" w:rsidR="00312D72" w:rsidRDefault="00D542AC">
                      <w:pPr>
                        <w:spacing w:after="0" w:line="288" w:lineRule="auto"/>
                        <w:jc w:val="center"/>
                        <w:rPr>
                          <w:rFonts w:ascii="Times New Roman" w:eastAsia="Times New Roman" w:hAnsi="Times New Roman" w:cs="Times New Roman"/>
                          <w:sz w:val="24"/>
                          <w:szCs w:val="24"/>
                        </w:rPr>
                      </w:pPr>
                      <w:sdt>
                        <w:sdtPr>
                          <w:tag w:val="goog_rdk_447"/>
                          <w:id w:val="1010616287"/>
                        </w:sdtPr>
                        <w:sdtEndPr/>
                        <w:sdtContent/>
                      </w:sdt>
                    </w:p>
                  </w:sdtContent>
                </w:sdt>
                <w:sdt>
                  <w:sdtPr>
                    <w:tag w:val="goog_rdk_450"/>
                    <w:id w:val="-1226017394"/>
                  </w:sdtPr>
                  <w:sdtEndPr/>
                  <w:sdtContent>
                    <w:p w14:paraId="000000CA" w14:textId="77777777" w:rsidR="00312D72" w:rsidRDefault="00D542AC">
                      <w:pPr>
                        <w:spacing w:after="0" w:line="288" w:lineRule="auto"/>
                        <w:jc w:val="center"/>
                        <w:rPr>
                          <w:rFonts w:ascii="Times New Roman" w:eastAsia="Times New Roman" w:hAnsi="Times New Roman" w:cs="Times New Roman"/>
                          <w:sz w:val="24"/>
                          <w:szCs w:val="24"/>
                        </w:rPr>
                      </w:pPr>
                      <w:sdt>
                        <w:sdtPr>
                          <w:tag w:val="goog_rdk_449"/>
                          <w:id w:val="694661211"/>
                        </w:sdtPr>
                        <w:sdtEndPr/>
                        <w:sdtContent/>
                      </w:sdt>
                    </w:p>
                  </w:sdtContent>
                </w:sdt>
                <w:p w14:paraId="000000CB" w14:textId="77777777" w:rsidR="00312D72" w:rsidRDefault="00312D72">
                  <w:pPr>
                    <w:spacing w:after="0" w:line="288" w:lineRule="auto"/>
                    <w:rPr>
                      <w:rFonts w:ascii="Times New Roman" w:eastAsia="Times New Roman" w:hAnsi="Times New Roman" w:cs="Times New Roman"/>
                      <w:sz w:val="24"/>
                      <w:szCs w:val="24"/>
                    </w:rPr>
                  </w:pPr>
                </w:p>
                <w:p w14:paraId="000000CC" w14:textId="77777777" w:rsidR="00312D72" w:rsidRDefault="00312D72">
                  <w:pPr>
                    <w:spacing w:after="0" w:line="288" w:lineRule="auto"/>
                    <w:rPr>
                      <w:rFonts w:ascii="Times New Roman" w:eastAsia="Times New Roman" w:hAnsi="Times New Roman" w:cs="Times New Roman"/>
                      <w:sz w:val="24"/>
                      <w:szCs w:val="24"/>
                    </w:rPr>
                  </w:pPr>
                </w:p>
                <w:sdt>
                  <w:sdtPr>
                    <w:tag w:val="goog_rdk_453"/>
                    <w:id w:val="586306537"/>
                  </w:sdtPr>
                  <w:sdtEndPr/>
                  <w:sdtContent>
                    <w:p w14:paraId="000000CD" w14:textId="77777777" w:rsidR="00312D72" w:rsidRDefault="00D542AC">
                      <w:pPr>
                        <w:spacing w:after="0" w:line="288" w:lineRule="auto"/>
                        <w:jc w:val="center"/>
                        <w:rPr>
                          <w:rFonts w:ascii="Times New Roman" w:eastAsia="Times New Roman" w:hAnsi="Times New Roman" w:cs="Times New Roman"/>
                          <w:sz w:val="24"/>
                          <w:szCs w:val="24"/>
                        </w:rPr>
                      </w:pPr>
                      <w:sdt>
                        <w:sdtPr>
                          <w:tag w:val="goog_rdk_451"/>
                          <w:id w:val="1482470757"/>
                        </w:sdtPr>
                        <w:sdtEndPr/>
                        <w:sdtContent>
                          <w:r w:rsidR="00364F45">
                            <w:rPr>
                              <w:rFonts w:ascii="Times New Roman" w:eastAsia="Times New Roman" w:hAnsi="Times New Roman" w:cs="Times New Roman"/>
                              <w:b/>
                              <w:bCs/>
                              <w:sz w:val="24"/>
                              <w:szCs w:val="24"/>
                            </w:rPr>
                            <w:t>TRẦN THỊ BẢO VÂN</w:t>
                          </w:r>
                        </w:sdtContent>
                      </w:sdt>
                      <w:sdt>
                        <w:sdtPr>
                          <w:tag w:val="goog_rdk_452"/>
                          <w:id w:val="-1404398325"/>
                        </w:sdtPr>
                        <w:sdtEndPr/>
                        <w:sdtContent/>
                      </w:sdt>
                    </w:p>
                  </w:sdtContent>
                </w:sdt>
                <w:sdt>
                  <w:sdtPr>
                    <w:tag w:val="goog_rdk_456"/>
                    <w:id w:val="-2037398714"/>
                  </w:sdtPr>
                  <w:sdtEndPr/>
                  <w:sdtContent>
                    <w:p w14:paraId="000000CE" w14:textId="77777777" w:rsidR="00312D72" w:rsidRDefault="00D542AC">
                      <w:pPr>
                        <w:spacing w:after="0" w:line="288" w:lineRule="auto"/>
                        <w:jc w:val="center"/>
                        <w:rPr>
                          <w:rFonts w:ascii="Times New Roman" w:eastAsia="Times New Roman" w:hAnsi="Times New Roman" w:cs="Times New Roman"/>
                          <w:sz w:val="24"/>
                          <w:szCs w:val="24"/>
                        </w:rPr>
                      </w:pPr>
                      <w:sdt>
                        <w:sdtPr>
                          <w:tag w:val="goog_rdk_454"/>
                          <w:id w:val="-611002643"/>
                        </w:sdtPr>
                        <w:sdtEndPr/>
                        <w:sdtContent>
                          <w:r w:rsidR="00364F45">
                            <w:rPr>
                              <w:rFonts w:ascii="Times New Roman" w:eastAsia="Times New Roman" w:hAnsi="Times New Roman" w:cs="Times New Roman"/>
                              <w:b/>
                              <w:bCs/>
                              <w:sz w:val="24"/>
                              <w:szCs w:val="24"/>
                            </w:rPr>
                            <w:t>Giám Đốc Cấp Cao Phụ Trách Quan Hệ Đối Tác</w:t>
                          </w:r>
                        </w:sdtContent>
                      </w:sdt>
                      <w:sdt>
                        <w:sdtPr>
                          <w:tag w:val="goog_rdk_455"/>
                          <w:id w:val="780733768"/>
                        </w:sdtPr>
                        <w:sdtEndPr/>
                        <w:sdtContent/>
                      </w:sdt>
                    </w:p>
                  </w:sdtContent>
                </w:sdt>
              </w:tc>
              <w:tc>
                <w:tcPr>
                  <w:tcW w:w="4593" w:type="dxa"/>
                </w:tcPr>
                <w:sdt>
                  <w:sdtPr>
                    <w:tag w:val="goog_rdk_459"/>
                    <w:id w:val="79762294"/>
                  </w:sdtPr>
                  <w:sdtEndPr/>
                  <w:sdtContent>
                    <w:p w14:paraId="000000CF" w14:textId="77777777" w:rsidR="00312D72" w:rsidRDefault="00D542AC">
                      <w:pPr>
                        <w:spacing w:after="0" w:line="288" w:lineRule="auto"/>
                        <w:jc w:val="center"/>
                        <w:rPr>
                          <w:rFonts w:ascii="Times New Roman" w:eastAsia="Times New Roman" w:hAnsi="Times New Roman" w:cs="Times New Roman"/>
                          <w:sz w:val="24"/>
                          <w:szCs w:val="24"/>
                        </w:rPr>
                      </w:pPr>
                      <w:sdt>
                        <w:sdtPr>
                          <w:tag w:val="goog_rdk_457"/>
                          <w:id w:val="2074133815"/>
                        </w:sdtPr>
                        <w:sdtEndPr/>
                        <w:sdtContent>
                          <w:r w:rsidR="00364F45">
                            <w:rPr>
                              <w:rFonts w:ascii="Times New Roman" w:eastAsia="Times New Roman" w:hAnsi="Times New Roman" w:cs="Times New Roman"/>
                              <w:b/>
                              <w:bCs/>
                              <w:smallCaps/>
                              <w:sz w:val="24"/>
                              <w:szCs w:val="24"/>
                            </w:rPr>
                            <w:t xml:space="preserve"> ĐẠI DIỆN BÊN B</w:t>
                          </w:r>
                        </w:sdtContent>
                      </w:sdt>
                      <w:sdt>
                        <w:sdtPr>
                          <w:tag w:val="goog_rdk_458"/>
                          <w:id w:val="930146346"/>
                        </w:sdtPr>
                        <w:sdtEndPr/>
                        <w:sdtContent/>
                      </w:sdt>
                    </w:p>
                  </w:sdtContent>
                </w:sdt>
                <w:sdt>
                  <w:sdtPr>
                    <w:tag w:val="goog_rdk_461"/>
                    <w:id w:val="958954939"/>
                  </w:sdtPr>
                  <w:sdtEndPr/>
                  <w:sdtContent>
                    <w:p w14:paraId="000000D0" w14:textId="77777777" w:rsidR="00312D72" w:rsidRDefault="00D542AC">
                      <w:pPr>
                        <w:spacing w:after="0" w:line="288" w:lineRule="auto"/>
                        <w:jc w:val="center"/>
                        <w:rPr>
                          <w:rFonts w:ascii="Times New Roman" w:eastAsia="Times New Roman" w:hAnsi="Times New Roman" w:cs="Times New Roman"/>
                          <w:sz w:val="24"/>
                          <w:szCs w:val="24"/>
                        </w:rPr>
                      </w:pPr>
                      <w:sdt>
                        <w:sdtPr>
                          <w:tag w:val="goog_rdk_460"/>
                          <w:id w:val="886661896"/>
                        </w:sdtPr>
                        <w:sdtEndPr/>
                        <w:sdtContent/>
                      </w:sdt>
                    </w:p>
                  </w:sdtContent>
                </w:sdt>
                <w:sdt>
                  <w:sdtPr>
                    <w:tag w:val="goog_rdk_463"/>
                    <w:id w:val="1585564164"/>
                  </w:sdtPr>
                  <w:sdtEndPr/>
                  <w:sdtContent>
                    <w:p w14:paraId="000000D1" w14:textId="77777777" w:rsidR="00312D72" w:rsidRDefault="00D542AC">
                      <w:pPr>
                        <w:spacing w:after="0" w:line="288" w:lineRule="auto"/>
                        <w:jc w:val="center"/>
                        <w:rPr>
                          <w:rFonts w:ascii="Times New Roman" w:eastAsia="Times New Roman" w:hAnsi="Times New Roman" w:cs="Times New Roman"/>
                          <w:sz w:val="24"/>
                          <w:szCs w:val="24"/>
                        </w:rPr>
                      </w:pPr>
                      <w:sdt>
                        <w:sdtPr>
                          <w:tag w:val="goog_rdk_462"/>
                          <w:id w:val="-1754413449"/>
                        </w:sdtPr>
                        <w:sdtEndPr/>
                        <w:sdtContent/>
                      </w:sdt>
                    </w:p>
                  </w:sdtContent>
                </w:sdt>
                <w:sdt>
                  <w:sdtPr>
                    <w:tag w:val="goog_rdk_465"/>
                    <w:id w:val="-48372559"/>
                  </w:sdtPr>
                  <w:sdtEndPr/>
                  <w:sdtContent>
                    <w:p w14:paraId="000000D2" w14:textId="77777777" w:rsidR="00312D72" w:rsidRDefault="00D542AC">
                      <w:pPr>
                        <w:spacing w:after="0" w:line="288" w:lineRule="auto"/>
                        <w:jc w:val="center"/>
                        <w:rPr>
                          <w:rFonts w:ascii="Times New Roman" w:eastAsia="Times New Roman" w:hAnsi="Times New Roman" w:cs="Times New Roman"/>
                          <w:sz w:val="24"/>
                          <w:szCs w:val="24"/>
                        </w:rPr>
                      </w:pPr>
                      <w:sdt>
                        <w:sdtPr>
                          <w:tag w:val="goog_rdk_464"/>
                          <w:id w:val="-1778407208"/>
                        </w:sdtPr>
                        <w:sdtEndPr/>
                        <w:sdtContent/>
                      </w:sdt>
                    </w:p>
                  </w:sdtContent>
                </w:sdt>
                <w:sdt>
                  <w:sdtPr>
                    <w:tag w:val="goog_rdk_467"/>
                    <w:id w:val="-1893465050"/>
                  </w:sdtPr>
                  <w:sdtEndPr/>
                  <w:sdtContent>
                    <w:p w14:paraId="000000D3" w14:textId="77777777" w:rsidR="00312D72" w:rsidRDefault="00D542AC">
                      <w:pPr>
                        <w:spacing w:after="0" w:line="288" w:lineRule="auto"/>
                        <w:jc w:val="center"/>
                        <w:rPr>
                          <w:rFonts w:ascii="Times New Roman" w:eastAsia="Times New Roman" w:hAnsi="Times New Roman" w:cs="Times New Roman"/>
                          <w:sz w:val="24"/>
                          <w:szCs w:val="24"/>
                        </w:rPr>
                      </w:pPr>
                      <w:sdt>
                        <w:sdtPr>
                          <w:tag w:val="goog_rdk_466"/>
                          <w:id w:val="128875189"/>
                        </w:sdtPr>
                        <w:sdtEndPr/>
                        <w:sdtContent/>
                      </w:sdt>
                    </w:p>
                  </w:sdtContent>
                </w:sdt>
                <w:sdt>
                  <w:sdtPr>
                    <w:tag w:val="goog_rdk_470"/>
                    <w:id w:val="1436383723"/>
                  </w:sdtPr>
                  <w:sdtEndPr/>
                  <w:sdtContent>
                    <w:p w14:paraId="000000D4" w14:textId="77777777" w:rsidR="00312D72" w:rsidRDefault="00D542AC">
                      <w:pPr>
                        <w:spacing w:after="0" w:line="288" w:lineRule="auto"/>
                        <w:jc w:val="center"/>
                        <w:rPr>
                          <w:rFonts w:ascii="Times New Roman" w:eastAsia="Times New Roman" w:hAnsi="Times New Roman" w:cs="Times New Roman"/>
                          <w:sz w:val="24"/>
                          <w:szCs w:val="24"/>
                        </w:rPr>
                      </w:pPr>
                      <w:sdt>
                        <w:sdtPr>
                          <w:tag w:val="goog_rdk_468"/>
                          <w:id w:val="866806471"/>
                        </w:sdtPr>
                        <w:sdtEndPr/>
                        <w:sdtContent>
                          <w:r w:rsidR="00364F45">
                            <w:rPr>
                              <w:rFonts w:ascii="Times New Roman" w:eastAsia="Times New Roman" w:hAnsi="Times New Roman" w:cs="Times New Roman"/>
                              <w:b/>
                              <w:bCs/>
                              <w:sz w:val="24"/>
                              <w:szCs w:val="24"/>
                            </w:rPr>
                            <w:t>PHI NGỌC CẨM</w:t>
                          </w:r>
                        </w:sdtContent>
                      </w:sdt>
                      <w:sdt>
                        <w:sdtPr>
                          <w:tag w:val="goog_rdk_469"/>
                          <w:id w:val="1410402746"/>
                        </w:sdtPr>
                        <w:sdtEndPr/>
                        <w:sdtContent/>
                      </w:sdt>
                    </w:p>
                  </w:sdtContent>
                </w:sdt>
                <w:sdt>
                  <w:sdtPr>
                    <w:tag w:val="goog_rdk_473"/>
                    <w:id w:val="882322998"/>
                  </w:sdtPr>
                  <w:sdtEndPr/>
                  <w:sdtContent>
                    <w:p w14:paraId="000000D5" w14:textId="77777777" w:rsidR="00312D72" w:rsidRDefault="00D542AC">
                      <w:pPr>
                        <w:spacing w:after="0" w:line="288" w:lineRule="auto"/>
                        <w:jc w:val="center"/>
                        <w:rPr>
                          <w:rFonts w:ascii="Times New Roman" w:eastAsia="Times New Roman" w:hAnsi="Times New Roman" w:cs="Times New Roman"/>
                          <w:sz w:val="24"/>
                          <w:szCs w:val="24"/>
                        </w:rPr>
                      </w:pPr>
                      <w:sdt>
                        <w:sdtPr>
                          <w:tag w:val="goog_rdk_471"/>
                          <w:id w:val="838485981"/>
                        </w:sdtPr>
                        <w:sdtEndPr/>
                        <w:sdtContent>
                          <w:r w:rsidR="00364F45">
                            <w:rPr>
                              <w:rFonts w:ascii="Times New Roman" w:eastAsia="Times New Roman" w:hAnsi="Times New Roman" w:cs="Times New Roman"/>
                              <w:b/>
                              <w:bCs/>
                              <w:sz w:val="24"/>
                              <w:szCs w:val="24"/>
                            </w:rPr>
                            <w:t xml:space="preserve">Giám đốc Khối </w:t>
                          </w:r>
                          <w:proofErr w:type="spellStart"/>
                          <w:r w:rsidR="00364F45">
                            <w:rPr>
                              <w:rFonts w:ascii="Times New Roman" w:eastAsia="Times New Roman" w:hAnsi="Times New Roman" w:cs="Times New Roman"/>
                              <w:b/>
                              <w:bCs/>
                              <w:sz w:val="24"/>
                              <w:szCs w:val="24"/>
                            </w:rPr>
                            <w:t>GAPCOM</w:t>
                          </w:r>
                          <w:proofErr w:type="spellEnd"/>
                        </w:sdtContent>
                      </w:sdt>
                      <w:sdt>
                        <w:sdtPr>
                          <w:tag w:val="goog_rdk_472"/>
                          <w:id w:val="-1586755762"/>
                        </w:sdtPr>
                        <w:sdtEndPr/>
                        <w:sdtContent/>
                      </w:sdt>
                    </w:p>
                  </w:sdtContent>
                </w:sdt>
                <w:sdt>
                  <w:sdtPr>
                    <w:tag w:val="goog_rdk_475"/>
                    <w:id w:val="1918402830"/>
                  </w:sdtPr>
                  <w:sdtEndPr/>
                  <w:sdtContent>
                    <w:p w14:paraId="000000D6" w14:textId="77777777" w:rsidR="00312D72" w:rsidRDefault="00D542AC">
                      <w:pPr>
                        <w:spacing w:after="0" w:line="288" w:lineRule="auto"/>
                        <w:jc w:val="center"/>
                        <w:rPr>
                          <w:rFonts w:ascii="Times New Roman" w:eastAsia="Times New Roman" w:hAnsi="Times New Roman" w:cs="Times New Roman"/>
                          <w:sz w:val="24"/>
                          <w:szCs w:val="24"/>
                        </w:rPr>
                      </w:pPr>
                      <w:sdt>
                        <w:sdtPr>
                          <w:tag w:val="goog_rdk_474"/>
                          <w:id w:val="2050978242"/>
                        </w:sdtPr>
                        <w:sdtEndPr/>
                        <w:sdtContent/>
                      </w:sdt>
                    </w:p>
                  </w:sdtContent>
                </w:sdt>
              </w:tc>
            </w:tr>
          </w:tbl>
          <w:sdt>
            <w:sdtPr>
              <w:tag w:val="goog_rdk_477"/>
              <w:id w:val="-787799904"/>
            </w:sdtPr>
            <w:sdtEndPr/>
            <w:sdtContent>
              <w:p w14:paraId="000000D7" w14:textId="77777777" w:rsidR="00312D72" w:rsidRDefault="00D542AC">
                <w:pPr>
                  <w:spacing w:after="0" w:line="288" w:lineRule="auto"/>
                  <w:rPr>
                    <w:rFonts w:ascii="Times New Roman" w:eastAsia="Times New Roman" w:hAnsi="Times New Roman" w:cs="Times New Roman"/>
                    <w:sz w:val="24"/>
                    <w:szCs w:val="24"/>
                  </w:rPr>
                </w:pPr>
                <w:sdt>
                  <w:sdtPr>
                    <w:tag w:val="goog_rdk_476"/>
                    <w:id w:val="1155701643"/>
                  </w:sdtPr>
                  <w:sdtEndPr/>
                  <w:sdtContent/>
                </w:sdt>
              </w:p>
            </w:sdtContent>
          </w:sdt>
        </w:tc>
        <w:tc>
          <w:tcPr>
            <w:tcW w:w="336" w:type="dxa"/>
          </w:tcPr>
          <w:sdt>
            <w:sdtPr>
              <w:tag w:val="goog_rdk_479"/>
              <w:id w:val="1760527300"/>
            </w:sdtPr>
            <w:sdtEndPr/>
            <w:sdtContent>
              <w:p w14:paraId="000000D8" w14:textId="77777777" w:rsidR="00312D72" w:rsidRDefault="00D542AC">
                <w:pPr>
                  <w:spacing w:after="0" w:line="288" w:lineRule="auto"/>
                  <w:rPr>
                    <w:rFonts w:ascii="Times New Roman" w:eastAsia="Times New Roman" w:hAnsi="Times New Roman" w:cs="Times New Roman"/>
                    <w:sz w:val="24"/>
                    <w:szCs w:val="24"/>
                  </w:rPr>
                </w:pPr>
                <w:sdt>
                  <w:sdtPr>
                    <w:tag w:val="goog_rdk_478"/>
                    <w:id w:val="362899690"/>
                  </w:sdtPr>
                  <w:sdtEndPr/>
                  <w:sdtContent/>
                </w:sdt>
              </w:p>
            </w:sdtContent>
          </w:sdt>
        </w:tc>
      </w:tr>
    </w:tbl>
    <w:sdt>
      <w:sdtPr>
        <w:tag w:val="goog_rdk_481"/>
        <w:id w:val="-1374787708"/>
      </w:sdtPr>
      <w:sdtEndPr/>
      <w:sdtContent>
        <w:p w14:paraId="000000D9" w14:textId="77777777" w:rsidR="00312D72" w:rsidRDefault="00D542AC">
          <w:pPr>
            <w:spacing w:after="0" w:line="288" w:lineRule="auto"/>
            <w:rPr>
              <w:rFonts w:ascii="Times New Roman" w:eastAsia="Times New Roman" w:hAnsi="Times New Roman" w:cs="Times New Roman"/>
              <w:sz w:val="24"/>
              <w:szCs w:val="24"/>
            </w:rPr>
          </w:pPr>
          <w:sdt>
            <w:sdtPr>
              <w:tag w:val="goog_rdk_480"/>
              <w:id w:val="593070655"/>
            </w:sdtPr>
            <w:sdtEndPr/>
            <w:sdtContent/>
          </w:sdt>
        </w:p>
      </w:sdtContent>
    </w:sdt>
    <w:sdt>
      <w:sdtPr>
        <w:tag w:val="goog_rdk_483"/>
        <w:id w:val="1462132380"/>
      </w:sdtPr>
      <w:sdtEndPr/>
      <w:sdtContent>
        <w:p w14:paraId="000000DA" w14:textId="77777777" w:rsidR="00312D72" w:rsidRDefault="00D542AC">
          <w:pPr>
            <w:spacing w:after="0" w:line="288" w:lineRule="auto"/>
            <w:rPr>
              <w:rFonts w:ascii="Times New Roman" w:eastAsia="Times New Roman" w:hAnsi="Times New Roman" w:cs="Times New Roman"/>
              <w:sz w:val="24"/>
              <w:szCs w:val="24"/>
            </w:rPr>
          </w:pPr>
          <w:sdt>
            <w:sdtPr>
              <w:tag w:val="goog_rdk_482"/>
              <w:id w:val="-1518589088"/>
            </w:sdtPr>
            <w:sdtEndPr/>
            <w:sdtContent/>
          </w:sdt>
        </w:p>
      </w:sdtContent>
    </w:sdt>
    <w:sdt>
      <w:sdtPr>
        <w:tag w:val="goog_rdk_485"/>
        <w:id w:val="1729444504"/>
      </w:sdtPr>
      <w:sdtEndPr/>
      <w:sdtContent>
        <w:p w14:paraId="000000DB" w14:textId="77777777" w:rsidR="00312D72" w:rsidRDefault="00D542AC">
          <w:pPr>
            <w:spacing w:after="0" w:line="288" w:lineRule="auto"/>
            <w:rPr>
              <w:rFonts w:ascii="Times New Roman" w:eastAsia="Times New Roman" w:hAnsi="Times New Roman" w:cs="Times New Roman"/>
              <w:sz w:val="24"/>
              <w:szCs w:val="24"/>
            </w:rPr>
          </w:pPr>
          <w:sdt>
            <w:sdtPr>
              <w:tag w:val="goog_rdk_484"/>
              <w:id w:val="-1499115064"/>
            </w:sdtPr>
            <w:sdtEndPr/>
            <w:sdtContent/>
          </w:sdt>
        </w:p>
      </w:sdtContent>
    </w:sdt>
    <w:sdt>
      <w:sdtPr>
        <w:tag w:val="goog_rdk_487"/>
        <w:id w:val="878411237"/>
      </w:sdtPr>
      <w:sdtEndPr/>
      <w:sdtContent>
        <w:p w14:paraId="000000DC" w14:textId="77777777" w:rsidR="00312D72" w:rsidRDefault="00D542AC">
          <w:pPr>
            <w:rPr>
              <w:rFonts w:ascii="Times New Roman" w:eastAsia="Times New Roman" w:hAnsi="Times New Roman" w:cs="Times New Roman"/>
              <w:sz w:val="24"/>
              <w:szCs w:val="24"/>
            </w:rPr>
          </w:pPr>
          <w:sdt>
            <w:sdtPr>
              <w:tag w:val="goog_rdk_486"/>
              <w:id w:val="-1972958338"/>
            </w:sdtPr>
            <w:sdtEndPr/>
            <w:sdtContent/>
          </w:sdt>
        </w:p>
      </w:sdtContent>
    </w:sdt>
    <w:sdt>
      <w:sdtPr>
        <w:tag w:val="goog_rdk_489"/>
        <w:id w:val="-1450750330"/>
      </w:sdtPr>
      <w:sdtEndPr/>
      <w:sdtContent>
        <w:p w14:paraId="000000DD" w14:textId="77777777" w:rsidR="00312D72" w:rsidRDefault="00D542AC">
          <w:pPr>
            <w:tabs>
              <w:tab w:val="left" w:pos="7412"/>
            </w:tabs>
            <w:rPr>
              <w:rFonts w:ascii="Times New Roman" w:eastAsia="Times New Roman" w:hAnsi="Times New Roman" w:cs="Times New Roman"/>
              <w:sz w:val="24"/>
              <w:szCs w:val="24"/>
            </w:rPr>
          </w:pPr>
          <w:sdt>
            <w:sdtPr>
              <w:tag w:val="goog_rdk_488"/>
              <w:id w:val="137605892"/>
            </w:sdtPr>
            <w:sdtEndPr/>
            <w:sdtContent/>
          </w:sdt>
        </w:p>
      </w:sdtContent>
    </w:sdt>
    <w:sdt>
      <w:sdtPr>
        <w:tag w:val="goog_rdk_494"/>
        <w:id w:val="1733208857"/>
      </w:sdtPr>
      <w:sdtEndPr/>
      <w:sdtContent>
        <w:p w14:paraId="000000DE" w14:textId="04D97F08" w:rsidR="00312D72" w:rsidRDefault="00D542AC">
          <w:pPr>
            <w:tabs>
              <w:tab w:val="left" w:pos="7412"/>
            </w:tabs>
            <w:jc w:val="center"/>
            <w:rPr>
              <w:rFonts w:ascii="Times New Roman" w:eastAsia="Times New Roman" w:hAnsi="Times New Roman" w:cs="Times New Roman"/>
              <w:sz w:val="24"/>
              <w:szCs w:val="24"/>
            </w:rPr>
          </w:pPr>
          <w:sdt>
            <w:sdtPr>
              <w:tag w:val="goog_rdk_491"/>
              <w:id w:val="-734552910"/>
              <w:showingPlcHdr/>
            </w:sdtPr>
            <w:sdtEndPr/>
            <w:sdtContent>
              <w:r w:rsidR="007E516B">
                <w:t xml:space="preserve">     </w:t>
              </w:r>
            </w:sdtContent>
          </w:sdt>
          <w:sdt>
            <w:sdtPr>
              <w:tag w:val="goog_rdk_492"/>
              <w:id w:val="915023746"/>
            </w:sdtPr>
            <w:sdtEndPr/>
            <w:sdtContent>
              <w:r w:rsidR="00364F45">
                <w:rPr>
                  <w:rFonts w:ascii="Times New Roman" w:eastAsia="Times New Roman" w:hAnsi="Times New Roman" w:cs="Times New Roman"/>
                  <w:b/>
                  <w:bCs/>
                  <w:sz w:val="24"/>
                  <w:szCs w:val="24"/>
                </w:rPr>
                <w:t>PHỤ LỤC A- 01</w:t>
              </w:r>
            </w:sdtContent>
          </w:sdt>
          <w:sdt>
            <w:sdtPr>
              <w:tag w:val="goog_rdk_493"/>
              <w:id w:val="-1237356884"/>
            </w:sdtPr>
            <w:sdtEndPr/>
            <w:sdtContent/>
          </w:sdt>
        </w:p>
      </w:sdtContent>
    </w:sdt>
    <w:sdt>
      <w:sdtPr>
        <w:tag w:val="goog_rdk_497"/>
        <w:id w:val="678684627"/>
      </w:sdtPr>
      <w:sdtEndPr/>
      <w:sdtContent>
        <w:p w14:paraId="000000DF" w14:textId="77777777" w:rsidR="00312D72" w:rsidRDefault="00D542AC">
          <w:pPr>
            <w:tabs>
              <w:tab w:val="left" w:pos="7412"/>
            </w:tabs>
            <w:jc w:val="center"/>
            <w:rPr>
              <w:rFonts w:ascii="Times New Roman" w:eastAsia="Times New Roman" w:hAnsi="Times New Roman" w:cs="Times New Roman"/>
              <w:sz w:val="24"/>
              <w:szCs w:val="24"/>
            </w:rPr>
          </w:pPr>
          <w:sdt>
            <w:sdtPr>
              <w:tag w:val="goog_rdk_495"/>
              <w:id w:val="-394491563"/>
            </w:sdtPr>
            <w:sdtEndPr/>
            <w:sdtContent>
              <w:r w:rsidR="00364F45">
                <w:rPr>
                  <w:rFonts w:ascii="Times New Roman" w:eastAsia="Times New Roman" w:hAnsi="Times New Roman" w:cs="Times New Roman"/>
                  <w:b/>
                  <w:bCs/>
                  <w:sz w:val="24"/>
                  <w:szCs w:val="24"/>
                </w:rPr>
                <w:t>Số ........../2026/PL/</w:t>
              </w:r>
              <w:proofErr w:type="spellStart"/>
              <w:r w:rsidR="00364F45">
                <w:rPr>
                  <w:rFonts w:ascii="Times New Roman" w:eastAsia="Times New Roman" w:hAnsi="Times New Roman" w:cs="Times New Roman"/>
                  <w:b/>
                  <w:bCs/>
                  <w:sz w:val="24"/>
                  <w:szCs w:val="24"/>
                </w:rPr>
                <w:t>zVas</w:t>
              </w:r>
              <w:proofErr w:type="spellEnd"/>
              <w:r w:rsidR="00364F45">
                <w:rPr>
                  <w:rFonts w:ascii="Times New Roman" w:eastAsia="Times New Roman" w:hAnsi="Times New Roman" w:cs="Times New Roman"/>
                  <w:b/>
                  <w:bCs/>
                  <w:sz w:val="24"/>
                  <w:szCs w:val="24"/>
                </w:rPr>
                <w:t xml:space="preserve"> -</w:t>
              </w:r>
              <w:proofErr w:type="spellStart"/>
              <w:r w:rsidR="00364F45">
                <w:rPr>
                  <w:rFonts w:ascii="Times New Roman" w:eastAsia="Times New Roman" w:hAnsi="Times New Roman" w:cs="Times New Roman"/>
                  <w:b/>
                  <w:bCs/>
                  <w:sz w:val="24"/>
                  <w:szCs w:val="24"/>
                </w:rPr>
                <w:t>A01</w:t>
              </w:r>
              <w:proofErr w:type="spellEnd"/>
            </w:sdtContent>
          </w:sdt>
          <w:sdt>
            <w:sdtPr>
              <w:tag w:val="goog_rdk_496"/>
              <w:id w:val="-1767069596"/>
            </w:sdtPr>
            <w:sdtEndPr/>
            <w:sdtContent/>
          </w:sdt>
        </w:p>
      </w:sdtContent>
    </w:sdt>
    <w:sdt>
      <w:sdtPr>
        <w:tag w:val="goog_rdk_499"/>
        <w:id w:val="1140438577"/>
      </w:sdtPr>
      <w:sdtEndPr/>
      <w:sdtContent>
        <w:p w14:paraId="000000E0" w14:textId="77777777" w:rsidR="00312D72" w:rsidRDefault="00D542AC">
          <w:pPr>
            <w:spacing w:before="120" w:after="0" w:line="288" w:lineRule="auto"/>
            <w:jc w:val="center"/>
            <w:rPr>
              <w:rFonts w:ascii="Times New Roman" w:eastAsia="Times New Roman" w:hAnsi="Times New Roman" w:cs="Times New Roman"/>
              <w:sz w:val="24"/>
              <w:szCs w:val="24"/>
            </w:rPr>
          </w:pPr>
          <w:sdt>
            <w:sdtPr>
              <w:tag w:val="goog_rdk_498"/>
              <w:id w:val="1580841598"/>
            </w:sdtPr>
            <w:sdtEndPr/>
            <w:sdtContent>
              <w:r w:rsidR="00364F45">
                <w:rPr>
                  <w:rFonts w:ascii="Times New Roman" w:eastAsia="Times New Roman" w:hAnsi="Times New Roman" w:cs="Times New Roman"/>
                  <w:sz w:val="24"/>
                  <w:szCs w:val="24"/>
                </w:rPr>
                <w:t>Đính kèm Hợp Đồng số …</w:t>
              </w:r>
              <w:proofErr w:type="gramStart"/>
              <w:r w:rsidR="00364F45">
                <w:rPr>
                  <w:rFonts w:ascii="Times New Roman" w:eastAsia="Times New Roman" w:hAnsi="Times New Roman" w:cs="Times New Roman"/>
                  <w:sz w:val="24"/>
                  <w:szCs w:val="24"/>
                </w:rPr>
                <w:t>…..</w:t>
              </w:r>
              <w:proofErr w:type="gramEnd"/>
              <w:r w:rsidR="00364F45">
                <w:rPr>
                  <w:rFonts w:ascii="Times New Roman" w:eastAsia="Times New Roman" w:hAnsi="Times New Roman" w:cs="Times New Roman"/>
                  <w:sz w:val="24"/>
                  <w:szCs w:val="24"/>
                </w:rPr>
                <w:t xml:space="preserve">/2026/ZVAS/VNG-……. ký ngày ......../........./2026 </w:t>
              </w:r>
            </w:sdtContent>
          </w:sdt>
        </w:p>
      </w:sdtContent>
    </w:sdt>
    <w:sdt>
      <w:sdtPr>
        <w:tag w:val="goog_rdk_501"/>
        <w:id w:val="-665730328"/>
      </w:sdtPr>
      <w:sdtEndPr/>
      <w:sdtContent>
        <w:p w14:paraId="000000E1" w14:textId="77777777" w:rsidR="00312D72" w:rsidRDefault="00D542AC">
          <w:pPr>
            <w:jc w:val="center"/>
            <w:rPr>
              <w:rFonts w:ascii="Times New Roman" w:eastAsia="Times New Roman" w:hAnsi="Times New Roman" w:cs="Times New Roman"/>
              <w:sz w:val="24"/>
              <w:szCs w:val="24"/>
            </w:rPr>
          </w:pPr>
          <w:sdt>
            <w:sdtPr>
              <w:tag w:val="goog_rdk_500"/>
              <w:id w:val="-131677233"/>
            </w:sdtPr>
            <w:sdtEndPr/>
            <w:sdtContent>
              <w:r w:rsidR="00364F45">
                <w:rPr>
                  <w:rFonts w:ascii="Times New Roman" w:eastAsia="Times New Roman" w:hAnsi="Times New Roman" w:cs="Times New Roman"/>
                  <w:sz w:val="24"/>
                  <w:szCs w:val="24"/>
                </w:rPr>
                <w:t xml:space="preserve">giữa Công Ty Cổ Phần Tập Đoàn VNG (“Bên A”) và Công Ty Cổ Phần </w:t>
              </w:r>
              <w:proofErr w:type="spellStart"/>
              <w:r w:rsidR="00364F45">
                <w:rPr>
                  <w:rFonts w:ascii="Times New Roman" w:eastAsia="Times New Roman" w:hAnsi="Times New Roman" w:cs="Times New Roman"/>
                  <w:sz w:val="24"/>
                  <w:szCs w:val="24"/>
                </w:rPr>
                <w:t>GAPIT</w:t>
              </w:r>
              <w:proofErr w:type="spellEnd"/>
              <w:r w:rsidR="00364F45">
                <w:rPr>
                  <w:rFonts w:ascii="Times New Roman" w:eastAsia="Times New Roman" w:hAnsi="Times New Roman" w:cs="Times New Roman"/>
                  <w:sz w:val="24"/>
                  <w:szCs w:val="24"/>
                </w:rPr>
                <w:t xml:space="preserve"> (Bên B”)</w:t>
              </w:r>
            </w:sdtContent>
          </w:sdt>
        </w:p>
      </w:sdtContent>
    </w:sdt>
    <w:sdt>
      <w:sdtPr>
        <w:tag w:val="goog_rdk_503"/>
        <w:id w:val="261135570"/>
      </w:sdtPr>
      <w:sdtEndPr/>
      <w:sdtContent>
        <w:p w14:paraId="000000E2" w14:textId="77777777" w:rsidR="00312D72" w:rsidRDefault="00D542AC">
          <w:pPr>
            <w:tabs>
              <w:tab w:val="left" w:pos="2250"/>
            </w:tabs>
            <w:spacing w:before="120" w:after="120"/>
            <w:rPr>
              <w:rFonts w:ascii="Times New Roman" w:eastAsia="Times New Roman" w:hAnsi="Times New Roman" w:cs="Times New Roman"/>
              <w:sz w:val="24"/>
              <w:szCs w:val="24"/>
            </w:rPr>
          </w:pPr>
          <w:sdt>
            <w:sdtPr>
              <w:tag w:val="goog_rdk_502"/>
              <w:id w:val="864170778"/>
            </w:sdtPr>
            <w:sdtEndPr/>
            <w:sdtContent>
              <w:r w:rsidR="00364F45">
                <w:rPr>
                  <w:rFonts w:ascii="Times New Roman" w:eastAsia="Times New Roman" w:hAnsi="Times New Roman" w:cs="Times New Roman"/>
                  <w:sz w:val="24"/>
                  <w:szCs w:val="24"/>
                </w:rPr>
                <w:tab/>
              </w:r>
            </w:sdtContent>
          </w:sdt>
        </w:p>
      </w:sdtContent>
    </w:sdt>
    <w:sdt>
      <w:sdtPr>
        <w:tag w:val="goog_rdk_505"/>
        <w:id w:val="1859440476"/>
      </w:sdtPr>
      <w:sdtEndPr/>
      <w:sdtContent>
        <w:p w14:paraId="000000E3" w14:textId="77777777" w:rsidR="00312D72" w:rsidRDefault="00D542AC">
          <w:pPr>
            <w:spacing w:before="120" w:after="120"/>
            <w:rPr>
              <w:rFonts w:ascii="Times New Roman" w:eastAsia="Times New Roman" w:hAnsi="Times New Roman" w:cs="Times New Roman"/>
              <w:sz w:val="24"/>
              <w:szCs w:val="24"/>
            </w:rPr>
          </w:pPr>
          <w:sdt>
            <w:sdtPr>
              <w:tag w:val="goog_rdk_504"/>
              <w:id w:val="1873872131"/>
            </w:sdtPr>
            <w:sdtEndPr/>
            <w:sdtContent>
              <w:r w:rsidR="00364F45">
                <w:rPr>
                  <w:rFonts w:ascii="Times New Roman" w:eastAsia="Times New Roman" w:hAnsi="Times New Roman" w:cs="Times New Roman"/>
                  <w:sz w:val="24"/>
                  <w:szCs w:val="24"/>
                </w:rPr>
                <w:t xml:space="preserve">Vào ngày …/...…/2026, các Bên cùng nhau </w:t>
              </w:r>
              <w:proofErr w:type="spellStart"/>
              <w:r w:rsidR="00364F45">
                <w:rPr>
                  <w:rFonts w:ascii="Times New Roman" w:eastAsia="Times New Roman" w:hAnsi="Times New Roman" w:cs="Times New Roman"/>
                  <w:sz w:val="24"/>
                  <w:szCs w:val="24"/>
                </w:rPr>
                <w:t>thoả</w:t>
              </w:r>
              <w:proofErr w:type="spellEnd"/>
              <w:r w:rsidR="00364F45">
                <w:rPr>
                  <w:rFonts w:ascii="Times New Roman" w:eastAsia="Times New Roman" w:hAnsi="Times New Roman" w:cs="Times New Roman"/>
                  <w:sz w:val="24"/>
                  <w:szCs w:val="24"/>
                </w:rPr>
                <w:t xml:space="preserve"> thuận và ký kết Phụ Lục này với nội dung như </w:t>
              </w:r>
              <w:proofErr w:type="spellStart"/>
              <w:r w:rsidR="00364F45">
                <w:rPr>
                  <w:rFonts w:ascii="Times New Roman" w:eastAsia="Times New Roman" w:hAnsi="Times New Roman" w:cs="Times New Roman"/>
                  <w:sz w:val="24"/>
                  <w:szCs w:val="24"/>
                </w:rPr>
                <w:t>sau</w:t>
              </w:r>
              <w:proofErr w:type="spellEnd"/>
              <w:r w:rsidR="00364F45">
                <w:rPr>
                  <w:rFonts w:ascii="Times New Roman" w:eastAsia="Times New Roman" w:hAnsi="Times New Roman" w:cs="Times New Roman"/>
                  <w:sz w:val="24"/>
                  <w:szCs w:val="24"/>
                </w:rPr>
                <w:t>:</w:t>
              </w:r>
            </w:sdtContent>
          </w:sdt>
        </w:p>
      </w:sdtContent>
    </w:sdt>
    <w:sdt>
      <w:sdtPr>
        <w:tag w:val="goog_rdk_508"/>
        <w:id w:val="-1850955093"/>
      </w:sdtPr>
      <w:sdtEndPr/>
      <w:sdtContent>
        <w:p w14:paraId="000000E4" w14:textId="77777777" w:rsidR="00312D72" w:rsidRDefault="00D542AC">
          <w:p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4"/>
              <w:szCs w:val="24"/>
            </w:rPr>
          </w:pPr>
          <w:sdt>
            <w:sdtPr>
              <w:tag w:val="goog_rdk_506"/>
              <w:id w:val="-1446700628"/>
            </w:sdtPr>
            <w:sdtEndPr/>
            <w:sdtContent>
              <w:r w:rsidR="00364F45">
                <w:rPr>
                  <w:rFonts w:ascii="Times New Roman" w:eastAsia="Times New Roman" w:hAnsi="Times New Roman" w:cs="Times New Roman"/>
                  <w:b/>
                  <w:bCs/>
                  <w:color w:val="000000"/>
                  <w:sz w:val="24"/>
                  <w:szCs w:val="24"/>
                </w:rPr>
                <w:t>Điều 1: GIẢI THÍCH DỊCH VỤ</w:t>
              </w:r>
            </w:sdtContent>
          </w:sdt>
          <w:sdt>
            <w:sdtPr>
              <w:tag w:val="goog_rdk_507"/>
              <w:id w:val="359854400"/>
            </w:sdtPr>
            <w:sdtEndPr/>
            <w:sdtContent/>
          </w:sdt>
        </w:p>
      </w:sdtContent>
    </w:sdt>
    <w:sdt>
      <w:sdtPr>
        <w:tag w:val="goog_rdk_510"/>
        <w:id w:val="-526385393"/>
      </w:sdtPr>
      <w:sdtEndPr/>
      <w:sdtContent>
        <w:p w14:paraId="000000E5" w14:textId="77777777" w:rsidR="00312D72" w:rsidRDefault="00D542AC">
          <w:pPr>
            <w:numPr>
              <w:ilvl w:val="1"/>
              <w:numId w:val="26"/>
            </w:numPr>
            <w:pBdr>
              <w:top w:val="nil"/>
              <w:left w:val="nil"/>
              <w:bottom w:val="nil"/>
              <w:right w:val="nil"/>
              <w:between w:val="nil"/>
            </w:pBdr>
            <w:spacing w:after="0" w:line="360" w:lineRule="auto"/>
            <w:ind w:left="720" w:right="29"/>
            <w:jc w:val="both"/>
            <w:rPr>
              <w:rFonts w:ascii="Times New Roman" w:eastAsia="Times New Roman" w:hAnsi="Times New Roman" w:cs="Times New Roman"/>
              <w:color w:val="000000"/>
              <w:sz w:val="24"/>
              <w:szCs w:val="24"/>
            </w:rPr>
          </w:pPr>
          <w:sdt>
            <w:sdtPr>
              <w:tag w:val="goog_rdk_509"/>
              <w:id w:val="-1482261207"/>
            </w:sdtPr>
            <w:sdtEndPr/>
            <w:sdtContent>
              <w:r w:rsidR="00364F45">
                <w:rPr>
                  <w:rFonts w:ascii="Times New Roman" w:eastAsia="Times New Roman" w:hAnsi="Times New Roman" w:cs="Times New Roman"/>
                  <w:color w:val="000000"/>
                  <w:sz w:val="24"/>
                  <w:szCs w:val="24"/>
                </w:rPr>
                <w:t xml:space="preserve">Dịch vụ zBusiness: Bên A cung cấp Dịch vụ zBusiness </w:t>
              </w:r>
              <w:proofErr w:type="spellStart"/>
              <w:r w:rsidR="00364F45">
                <w:rPr>
                  <w:rFonts w:ascii="Times New Roman" w:eastAsia="Times New Roman" w:hAnsi="Times New Roman" w:cs="Times New Roman"/>
                  <w:color w:val="000000"/>
                  <w:sz w:val="24"/>
                  <w:szCs w:val="24"/>
                </w:rPr>
                <w:t>cho</w:t>
              </w:r>
              <w:proofErr w:type="spellEnd"/>
              <w:r w:rsidR="00364F45">
                <w:rPr>
                  <w:rFonts w:ascii="Times New Roman" w:eastAsia="Times New Roman" w:hAnsi="Times New Roman" w:cs="Times New Roman"/>
                  <w:color w:val="000000"/>
                  <w:sz w:val="24"/>
                  <w:szCs w:val="24"/>
                </w:rPr>
                <w:t xml:space="preserve"> Bên B, </w:t>
              </w:r>
              <w:proofErr w:type="spellStart"/>
              <w:r w:rsidR="00364F45">
                <w:rPr>
                  <w:rFonts w:ascii="Times New Roman" w:eastAsia="Times New Roman" w:hAnsi="Times New Roman" w:cs="Times New Roman"/>
                  <w:color w:val="000000"/>
                  <w:sz w:val="24"/>
                  <w:szCs w:val="24"/>
                </w:rPr>
                <w:t>theo</w:t>
              </w:r>
              <w:proofErr w:type="spellEnd"/>
              <w:r w:rsidR="00364F45">
                <w:rPr>
                  <w:rFonts w:ascii="Times New Roman" w:eastAsia="Times New Roman" w:hAnsi="Times New Roman" w:cs="Times New Roman"/>
                  <w:color w:val="000000"/>
                  <w:sz w:val="24"/>
                  <w:szCs w:val="24"/>
                </w:rPr>
                <w:t xml:space="preserve"> đó cung cấp </w:t>
              </w:r>
              <w:proofErr w:type="spellStart"/>
              <w:r w:rsidR="00364F45">
                <w:rPr>
                  <w:rFonts w:ascii="Times New Roman" w:eastAsia="Times New Roman" w:hAnsi="Times New Roman" w:cs="Times New Roman"/>
                  <w:color w:val="000000"/>
                  <w:sz w:val="24"/>
                  <w:szCs w:val="24"/>
                </w:rPr>
                <w:t>cho</w:t>
              </w:r>
              <w:proofErr w:type="spellEnd"/>
              <w:r w:rsidR="00364F45">
                <w:rPr>
                  <w:rFonts w:ascii="Times New Roman" w:eastAsia="Times New Roman" w:hAnsi="Times New Roman" w:cs="Times New Roman"/>
                  <w:color w:val="000000"/>
                  <w:sz w:val="24"/>
                  <w:szCs w:val="24"/>
                </w:rPr>
                <w:t xml:space="preserve"> Người Dùng Cuối Zalo sử dụng được nhiều tính năng hỗ trợ nâng </w:t>
              </w:r>
              <w:proofErr w:type="spellStart"/>
              <w:r w:rsidR="00364F45">
                <w:rPr>
                  <w:rFonts w:ascii="Times New Roman" w:eastAsia="Times New Roman" w:hAnsi="Times New Roman" w:cs="Times New Roman"/>
                  <w:color w:val="000000"/>
                  <w:sz w:val="24"/>
                  <w:szCs w:val="24"/>
                </w:rPr>
                <w:t>cao</w:t>
              </w:r>
              <w:proofErr w:type="spellEnd"/>
              <w:r w:rsidR="00364F45">
                <w:rPr>
                  <w:rFonts w:ascii="Times New Roman" w:eastAsia="Times New Roman" w:hAnsi="Times New Roman" w:cs="Times New Roman"/>
                  <w:color w:val="000000"/>
                  <w:sz w:val="24"/>
                  <w:szCs w:val="24"/>
                </w:rPr>
                <w:t>.</w:t>
              </w:r>
            </w:sdtContent>
          </w:sdt>
        </w:p>
      </w:sdtContent>
    </w:sdt>
    <w:sdt>
      <w:sdtPr>
        <w:tag w:val="goog_rdk_512"/>
        <w:id w:val="-1292915961"/>
      </w:sdtPr>
      <w:sdtEndPr/>
      <w:sdtContent>
        <w:p w14:paraId="000000E6" w14:textId="77777777" w:rsidR="00312D72" w:rsidRDefault="00D542AC">
          <w:pPr>
            <w:numPr>
              <w:ilvl w:val="1"/>
              <w:numId w:val="26"/>
            </w:numPr>
            <w:pBdr>
              <w:top w:val="nil"/>
              <w:left w:val="nil"/>
              <w:bottom w:val="nil"/>
              <w:right w:val="nil"/>
              <w:between w:val="nil"/>
            </w:pBdr>
            <w:spacing w:after="0" w:line="360" w:lineRule="auto"/>
            <w:ind w:left="720" w:right="29"/>
            <w:jc w:val="both"/>
            <w:rPr>
              <w:rFonts w:ascii="Times New Roman" w:eastAsia="Times New Roman" w:hAnsi="Times New Roman" w:cs="Times New Roman"/>
              <w:color w:val="000000"/>
              <w:sz w:val="24"/>
              <w:szCs w:val="24"/>
            </w:rPr>
          </w:pPr>
          <w:sdt>
            <w:sdtPr>
              <w:tag w:val="goog_rdk_511"/>
              <w:id w:val="-503012700"/>
            </w:sdtPr>
            <w:sdtEndPr/>
            <w:sdtContent>
              <w:r w:rsidR="00364F45">
                <w:rPr>
                  <w:rFonts w:ascii="Times New Roman" w:eastAsia="Times New Roman" w:hAnsi="Times New Roman" w:cs="Times New Roman"/>
                  <w:color w:val="000000"/>
                  <w:sz w:val="24"/>
                  <w:szCs w:val="24"/>
                </w:rPr>
                <w:t xml:space="preserve">Dịch vụ zCloud: Bên A cung cấp Dịch vụ zCloud </w:t>
              </w:r>
              <w:proofErr w:type="spellStart"/>
              <w:r w:rsidR="00364F45">
                <w:rPr>
                  <w:rFonts w:ascii="Times New Roman" w:eastAsia="Times New Roman" w:hAnsi="Times New Roman" w:cs="Times New Roman"/>
                  <w:color w:val="000000"/>
                  <w:sz w:val="24"/>
                  <w:szCs w:val="24"/>
                </w:rPr>
                <w:t>cho</w:t>
              </w:r>
              <w:proofErr w:type="spellEnd"/>
              <w:r w:rsidR="00364F45">
                <w:rPr>
                  <w:rFonts w:ascii="Times New Roman" w:eastAsia="Times New Roman" w:hAnsi="Times New Roman" w:cs="Times New Roman"/>
                  <w:color w:val="000000"/>
                  <w:sz w:val="24"/>
                  <w:szCs w:val="24"/>
                </w:rPr>
                <w:t xml:space="preserve"> Bên B, </w:t>
              </w:r>
              <w:proofErr w:type="spellStart"/>
              <w:r w:rsidR="00364F45">
                <w:rPr>
                  <w:rFonts w:ascii="Times New Roman" w:eastAsia="Times New Roman" w:hAnsi="Times New Roman" w:cs="Times New Roman"/>
                  <w:color w:val="000000"/>
                  <w:sz w:val="24"/>
                  <w:szCs w:val="24"/>
                </w:rPr>
                <w:t>theo</w:t>
              </w:r>
              <w:proofErr w:type="spellEnd"/>
              <w:r w:rsidR="00364F45">
                <w:rPr>
                  <w:rFonts w:ascii="Times New Roman" w:eastAsia="Times New Roman" w:hAnsi="Times New Roman" w:cs="Times New Roman"/>
                  <w:color w:val="000000"/>
                  <w:sz w:val="24"/>
                  <w:szCs w:val="24"/>
                </w:rPr>
                <w:t xml:space="preserve"> đó cung cấp không </w:t>
              </w:r>
              <w:proofErr w:type="spellStart"/>
              <w:r w:rsidR="00364F45">
                <w:rPr>
                  <w:rFonts w:ascii="Times New Roman" w:eastAsia="Times New Roman" w:hAnsi="Times New Roman" w:cs="Times New Roman"/>
                  <w:color w:val="000000"/>
                  <w:sz w:val="24"/>
                  <w:szCs w:val="24"/>
                </w:rPr>
                <w:t>gian</w:t>
              </w:r>
              <w:proofErr w:type="spellEnd"/>
              <w:r w:rsidR="00364F45">
                <w:rPr>
                  <w:rFonts w:ascii="Times New Roman" w:eastAsia="Times New Roman" w:hAnsi="Times New Roman" w:cs="Times New Roman"/>
                  <w:color w:val="000000"/>
                  <w:sz w:val="24"/>
                  <w:szCs w:val="24"/>
                </w:rPr>
                <w:t xml:space="preserve"> lưu trữ dữ liệu trên nền tảng ứng dụng Zalo </w:t>
              </w:r>
              <w:proofErr w:type="spellStart"/>
              <w:r w:rsidR="00364F45">
                <w:rPr>
                  <w:rFonts w:ascii="Times New Roman" w:eastAsia="Times New Roman" w:hAnsi="Times New Roman" w:cs="Times New Roman"/>
                  <w:color w:val="000000"/>
                  <w:sz w:val="24"/>
                  <w:szCs w:val="24"/>
                </w:rPr>
                <w:t>cho</w:t>
              </w:r>
              <w:proofErr w:type="spellEnd"/>
              <w:r w:rsidR="00364F45">
                <w:rPr>
                  <w:rFonts w:ascii="Times New Roman" w:eastAsia="Times New Roman" w:hAnsi="Times New Roman" w:cs="Times New Roman"/>
                  <w:color w:val="000000"/>
                  <w:sz w:val="24"/>
                  <w:szCs w:val="24"/>
                </w:rPr>
                <w:t xml:space="preserve"> Người Dùng Cuối. </w:t>
              </w:r>
            </w:sdtContent>
          </w:sdt>
        </w:p>
      </w:sdtContent>
    </w:sdt>
    <w:sdt>
      <w:sdtPr>
        <w:tag w:val="goog_rdk_515"/>
        <w:id w:val="1024176034"/>
      </w:sdtPr>
      <w:sdtEndPr/>
      <w:sdtContent>
        <w:p w14:paraId="000000E7" w14:textId="77777777" w:rsidR="00312D72" w:rsidRDefault="00D542AC">
          <w:pPr>
            <w:pBdr>
              <w:top w:val="nil"/>
              <w:left w:val="nil"/>
              <w:bottom w:val="nil"/>
              <w:right w:val="nil"/>
              <w:between w:val="nil"/>
            </w:pBdr>
            <w:spacing w:after="0" w:line="360" w:lineRule="auto"/>
            <w:ind w:right="29"/>
            <w:jc w:val="both"/>
            <w:rPr>
              <w:rFonts w:ascii="Times New Roman" w:eastAsia="Times New Roman" w:hAnsi="Times New Roman" w:cs="Times New Roman"/>
              <w:color w:val="000000"/>
              <w:sz w:val="24"/>
              <w:szCs w:val="24"/>
            </w:rPr>
          </w:pPr>
          <w:sdt>
            <w:sdtPr>
              <w:tag w:val="goog_rdk_513"/>
              <w:id w:val="1292732453"/>
            </w:sdtPr>
            <w:sdtEndPr/>
            <w:sdtContent>
              <w:r w:rsidR="00364F45">
                <w:rPr>
                  <w:rFonts w:ascii="Times New Roman" w:eastAsia="Times New Roman" w:hAnsi="Times New Roman" w:cs="Times New Roman"/>
                  <w:b/>
                  <w:bCs/>
                  <w:color w:val="000000"/>
                  <w:sz w:val="24"/>
                  <w:szCs w:val="24"/>
                </w:rPr>
                <w:t>Điều 2: PHẠM VI DỊCH VỤ CUNG CẤP VÀ GIÁ</w:t>
              </w:r>
            </w:sdtContent>
          </w:sdt>
          <w:sdt>
            <w:sdtPr>
              <w:tag w:val="goog_rdk_514"/>
              <w:id w:val="-156832004"/>
            </w:sdtPr>
            <w:sdtEndPr/>
            <w:sdtContent/>
          </w:sdt>
        </w:p>
      </w:sdtContent>
    </w:sdt>
    <w:sdt>
      <w:sdtPr>
        <w:tag w:val="goog_rdk_517"/>
        <w:id w:val="-1321700863"/>
      </w:sdtPr>
      <w:sdtEndPr/>
      <w:sdtContent>
        <w:p w14:paraId="000000E8" w14:textId="77777777" w:rsidR="00312D72" w:rsidRDefault="00D542AC">
          <w:pPr>
            <w:pBdr>
              <w:top w:val="nil"/>
              <w:left w:val="nil"/>
              <w:bottom w:val="nil"/>
              <w:right w:val="nil"/>
              <w:between w:val="nil"/>
            </w:pBdr>
            <w:spacing w:after="0" w:line="360" w:lineRule="auto"/>
            <w:ind w:right="29"/>
            <w:jc w:val="both"/>
            <w:rPr>
              <w:rFonts w:ascii="Times New Roman" w:eastAsia="Times New Roman" w:hAnsi="Times New Roman" w:cs="Times New Roman"/>
              <w:color w:val="000000"/>
              <w:sz w:val="24"/>
              <w:szCs w:val="24"/>
            </w:rPr>
          </w:pPr>
          <w:sdt>
            <w:sdtPr>
              <w:tag w:val="goog_rdk_516"/>
              <w:id w:val="1805323649"/>
            </w:sdtPr>
            <w:sdtEndPr/>
            <w:sdtContent>
              <w:r w:rsidR="00364F45">
                <w:rPr>
                  <w:rFonts w:ascii="Times New Roman" w:eastAsia="Times New Roman" w:hAnsi="Times New Roman" w:cs="Times New Roman"/>
                  <w:color w:val="000000"/>
                  <w:sz w:val="24"/>
                  <w:szCs w:val="24"/>
                </w:rPr>
                <w:t xml:space="preserve">Bên A cung cấp Dịch vụ </w:t>
              </w:r>
              <w:proofErr w:type="spellStart"/>
              <w:r w:rsidR="00364F45">
                <w:rPr>
                  <w:rFonts w:ascii="Times New Roman" w:eastAsia="Times New Roman" w:hAnsi="Times New Roman" w:cs="Times New Roman"/>
                  <w:color w:val="000000"/>
                  <w:sz w:val="24"/>
                  <w:szCs w:val="24"/>
                </w:rPr>
                <w:t>cho</w:t>
              </w:r>
              <w:proofErr w:type="spellEnd"/>
              <w:r w:rsidR="00364F45">
                <w:rPr>
                  <w:rFonts w:ascii="Times New Roman" w:eastAsia="Times New Roman" w:hAnsi="Times New Roman" w:cs="Times New Roman"/>
                  <w:color w:val="000000"/>
                  <w:sz w:val="24"/>
                  <w:szCs w:val="24"/>
                </w:rPr>
                <w:t xml:space="preserve"> Bên B </w:t>
              </w:r>
              <w:proofErr w:type="spellStart"/>
              <w:r w:rsidR="00364F45">
                <w:rPr>
                  <w:rFonts w:ascii="Times New Roman" w:eastAsia="Times New Roman" w:hAnsi="Times New Roman" w:cs="Times New Roman"/>
                  <w:color w:val="000000"/>
                  <w:sz w:val="24"/>
                  <w:szCs w:val="24"/>
                </w:rPr>
                <w:t>theo</w:t>
              </w:r>
              <w:proofErr w:type="spellEnd"/>
              <w:r w:rsidR="00364F45">
                <w:rPr>
                  <w:rFonts w:ascii="Times New Roman" w:eastAsia="Times New Roman" w:hAnsi="Times New Roman" w:cs="Times New Roman"/>
                  <w:color w:val="000000"/>
                  <w:sz w:val="24"/>
                  <w:szCs w:val="24"/>
                </w:rPr>
                <w:t xml:space="preserve"> Gói dịch vụ với số lượng, thời </w:t>
              </w:r>
              <w:proofErr w:type="spellStart"/>
              <w:r w:rsidR="00364F45">
                <w:rPr>
                  <w:rFonts w:ascii="Times New Roman" w:eastAsia="Times New Roman" w:hAnsi="Times New Roman" w:cs="Times New Roman"/>
                  <w:color w:val="000000"/>
                  <w:sz w:val="24"/>
                  <w:szCs w:val="24"/>
                </w:rPr>
                <w:t>gian</w:t>
              </w:r>
              <w:proofErr w:type="spellEnd"/>
              <w:r w:rsidR="00364F45">
                <w:rPr>
                  <w:rFonts w:ascii="Times New Roman" w:eastAsia="Times New Roman" w:hAnsi="Times New Roman" w:cs="Times New Roman"/>
                  <w:color w:val="000000"/>
                  <w:sz w:val="24"/>
                  <w:szCs w:val="24"/>
                </w:rPr>
                <w:t xml:space="preserve"> và giá dịch vụ chi tiết như </w:t>
              </w:r>
              <w:proofErr w:type="spellStart"/>
              <w:r w:rsidR="00364F45">
                <w:rPr>
                  <w:rFonts w:ascii="Times New Roman" w:eastAsia="Times New Roman" w:hAnsi="Times New Roman" w:cs="Times New Roman"/>
                  <w:color w:val="000000"/>
                  <w:sz w:val="24"/>
                  <w:szCs w:val="24"/>
                </w:rPr>
                <w:t>sau</w:t>
              </w:r>
              <w:proofErr w:type="spellEnd"/>
              <w:r w:rsidR="00364F45">
                <w:rPr>
                  <w:rFonts w:ascii="Times New Roman" w:eastAsia="Times New Roman" w:hAnsi="Times New Roman" w:cs="Times New Roman"/>
                  <w:color w:val="000000"/>
                  <w:sz w:val="24"/>
                  <w:szCs w:val="24"/>
                </w:rPr>
                <w:t>:</w:t>
              </w:r>
            </w:sdtContent>
          </w:sdt>
        </w:p>
      </w:sdtContent>
    </w:sdt>
    <w:tbl>
      <w:tblPr>
        <w:tblStyle w:val="a3"/>
        <w:tblW w:w="8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13"/>
        <w:gridCol w:w="1474"/>
        <w:gridCol w:w="1459"/>
        <w:gridCol w:w="1955"/>
        <w:gridCol w:w="1699"/>
      </w:tblGrid>
      <w:tr w:rsidR="00402E0C" w14:paraId="02E02C57" w14:textId="77777777" w:rsidTr="00402E0C">
        <w:trPr>
          <w:trHeight w:val="1072"/>
        </w:trPr>
        <w:tc>
          <w:tcPr>
            <w:tcW w:w="1513" w:type="dxa"/>
            <w:tcBorders>
              <w:top w:val="single" w:sz="4" w:space="0" w:color="000000"/>
              <w:left w:val="single" w:sz="4" w:space="0" w:color="000000"/>
              <w:bottom w:val="single" w:sz="4" w:space="0" w:color="000000"/>
              <w:right w:val="single" w:sz="4" w:space="0" w:color="000000"/>
            </w:tcBorders>
            <w:vAlign w:val="center"/>
          </w:tcPr>
          <w:sdt>
            <w:sdtPr>
              <w:tag w:val="goog_rdk_520"/>
              <w:id w:val="-1795846166"/>
            </w:sdtPr>
            <w:sdtEndPr/>
            <w:sdtContent>
              <w:p w14:paraId="000000E9" w14:textId="77777777" w:rsidR="00402E0C" w:rsidRDefault="00D542AC">
                <w:pPr>
                  <w:pBdr>
                    <w:top w:val="nil"/>
                    <w:left w:val="nil"/>
                    <w:bottom w:val="nil"/>
                    <w:right w:val="nil"/>
                    <w:between w:val="nil"/>
                  </w:pBdr>
                  <w:spacing w:before="120" w:after="0" w:line="360" w:lineRule="auto"/>
                  <w:jc w:val="center"/>
                  <w:rPr>
                    <w:rFonts w:ascii="Times New Roman" w:eastAsia="Times New Roman" w:hAnsi="Times New Roman" w:cs="Times New Roman"/>
                    <w:color w:val="000000"/>
                    <w:sz w:val="24"/>
                    <w:szCs w:val="24"/>
                  </w:rPr>
                </w:pPr>
                <w:sdt>
                  <w:sdtPr>
                    <w:tag w:val="goog_rdk_518"/>
                    <w:id w:val="-1581667130"/>
                  </w:sdtPr>
                  <w:sdtEndPr/>
                  <w:sdtContent>
                    <w:r w:rsidR="00402E0C">
                      <w:rPr>
                        <w:rFonts w:ascii="Times New Roman" w:eastAsia="Times New Roman" w:hAnsi="Times New Roman" w:cs="Times New Roman"/>
                        <w:b/>
                        <w:bCs/>
                        <w:color w:val="000000"/>
                        <w:sz w:val="24"/>
                        <w:szCs w:val="24"/>
                      </w:rPr>
                      <w:t>Loại dịch vụ</w:t>
                    </w:r>
                  </w:sdtContent>
                </w:sdt>
                <w:sdt>
                  <w:sdtPr>
                    <w:tag w:val="goog_rdk_519"/>
                    <w:id w:val="1763166114"/>
                  </w:sdtPr>
                  <w:sdtEndPr/>
                  <w:sdtContent/>
                </w:sdt>
              </w:p>
            </w:sdtContent>
          </w:sdt>
        </w:tc>
        <w:tc>
          <w:tcPr>
            <w:tcW w:w="1474" w:type="dxa"/>
            <w:tcBorders>
              <w:top w:val="single" w:sz="4" w:space="0" w:color="000000"/>
              <w:left w:val="single" w:sz="4" w:space="0" w:color="000000"/>
              <w:bottom w:val="single" w:sz="4" w:space="0" w:color="000000"/>
              <w:right w:val="single" w:sz="4" w:space="0" w:color="000000"/>
            </w:tcBorders>
            <w:vAlign w:val="center"/>
          </w:tcPr>
          <w:sdt>
            <w:sdtPr>
              <w:tag w:val="goog_rdk_523"/>
              <w:id w:val="-1437876736"/>
            </w:sdtPr>
            <w:sdtEndPr/>
            <w:sdtContent>
              <w:p w14:paraId="000000EA" w14:textId="77777777" w:rsidR="00402E0C" w:rsidRDefault="00D542AC">
                <w:pPr>
                  <w:pBdr>
                    <w:top w:val="nil"/>
                    <w:left w:val="nil"/>
                    <w:bottom w:val="nil"/>
                    <w:right w:val="nil"/>
                    <w:between w:val="nil"/>
                  </w:pBdr>
                  <w:spacing w:before="120" w:after="0" w:line="360" w:lineRule="auto"/>
                  <w:jc w:val="center"/>
                  <w:rPr>
                    <w:rFonts w:ascii="Times New Roman" w:eastAsia="Times New Roman" w:hAnsi="Times New Roman" w:cs="Times New Roman"/>
                    <w:color w:val="000000"/>
                    <w:sz w:val="24"/>
                    <w:szCs w:val="24"/>
                  </w:rPr>
                </w:pPr>
                <w:sdt>
                  <w:sdtPr>
                    <w:tag w:val="goog_rdk_521"/>
                    <w:id w:val="-949170968"/>
                  </w:sdtPr>
                  <w:sdtEndPr/>
                  <w:sdtContent>
                    <w:r w:rsidR="00402E0C">
                      <w:rPr>
                        <w:rFonts w:ascii="Times New Roman" w:eastAsia="Times New Roman" w:hAnsi="Times New Roman" w:cs="Times New Roman"/>
                        <w:b/>
                        <w:bCs/>
                        <w:color w:val="000000"/>
                        <w:sz w:val="24"/>
                        <w:szCs w:val="24"/>
                      </w:rPr>
                      <w:t xml:space="preserve">Thời hạn Gói </w:t>
                    </w:r>
                  </w:sdtContent>
                </w:sdt>
                <w:sdt>
                  <w:sdtPr>
                    <w:tag w:val="goog_rdk_522"/>
                    <w:id w:val="1280460208"/>
                  </w:sdtPr>
                  <w:sdtEndPr/>
                  <w:sdtContent/>
                </w:sdt>
              </w:p>
            </w:sdtContent>
          </w:sdt>
          <w:sdt>
            <w:sdtPr>
              <w:tag w:val="goog_rdk_526"/>
              <w:id w:val="-1079579909"/>
            </w:sdtPr>
            <w:sdtEndPr/>
            <w:sdtContent>
              <w:p w14:paraId="000000EB" w14:textId="77777777" w:rsidR="00402E0C" w:rsidRDefault="00D542AC">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sdt>
                  <w:sdtPr>
                    <w:tag w:val="goog_rdk_524"/>
                    <w:id w:val="1619303368"/>
                  </w:sdtPr>
                  <w:sdtEndPr/>
                  <w:sdtContent>
                    <w:r w:rsidR="00402E0C">
                      <w:rPr>
                        <w:rFonts w:ascii="Times New Roman" w:eastAsia="Times New Roman" w:hAnsi="Times New Roman" w:cs="Times New Roman"/>
                        <w:b/>
                        <w:bCs/>
                        <w:color w:val="000000"/>
                        <w:sz w:val="24"/>
                        <w:szCs w:val="24"/>
                      </w:rPr>
                      <w:t>(Tháng)</w:t>
                    </w:r>
                  </w:sdtContent>
                </w:sdt>
                <w:sdt>
                  <w:sdtPr>
                    <w:tag w:val="goog_rdk_525"/>
                    <w:id w:val="115693041"/>
                  </w:sdtPr>
                  <w:sdtEndPr/>
                  <w:sdtContent/>
                </w:sdt>
              </w:p>
            </w:sdtContent>
          </w:sdt>
        </w:tc>
        <w:tc>
          <w:tcPr>
            <w:tcW w:w="1459" w:type="dxa"/>
            <w:tcBorders>
              <w:top w:val="single" w:sz="4" w:space="0" w:color="000000"/>
              <w:left w:val="single" w:sz="4" w:space="0" w:color="000000"/>
              <w:bottom w:val="single" w:sz="4" w:space="0" w:color="000000"/>
              <w:right w:val="single" w:sz="4" w:space="0" w:color="000000"/>
            </w:tcBorders>
          </w:tcPr>
          <w:sdt>
            <w:sdtPr>
              <w:tag w:val="goog_rdk_529"/>
              <w:id w:val="-261562549"/>
            </w:sdtPr>
            <w:sdtEndPr/>
            <w:sdtContent>
              <w:p w14:paraId="000000EC" w14:textId="77777777" w:rsidR="00402E0C" w:rsidRDefault="00D542AC">
                <w:pPr>
                  <w:pBdr>
                    <w:top w:val="nil"/>
                    <w:left w:val="nil"/>
                    <w:bottom w:val="nil"/>
                    <w:right w:val="nil"/>
                    <w:between w:val="nil"/>
                  </w:pBdr>
                  <w:spacing w:before="120" w:after="0" w:line="360" w:lineRule="auto"/>
                  <w:jc w:val="center"/>
                  <w:rPr>
                    <w:rFonts w:ascii="Times New Roman" w:eastAsia="Times New Roman" w:hAnsi="Times New Roman" w:cs="Times New Roman"/>
                    <w:color w:val="000000"/>
                    <w:sz w:val="24"/>
                    <w:szCs w:val="24"/>
                  </w:rPr>
                </w:pPr>
                <w:sdt>
                  <w:sdtPr>
                    <w:tag w:val="goog_rdk_527"/>
                    <w:id w:val="-789394393"/>
                  </w:sdtPr>
                  <w:sdtEndPr/>
                  <w:sdtContent>
                    <w:r w:rsidR="00402E0C">
                      <w:rPr>
                        <w:rFonts w:ascii="Times New Roman" w:eastAsia="Times New Roman" w:hAnsi="Times New Roman" w:cs="Times New Roman"/>
                        <w:b/>
                        <w:bCs/>
                        <w:color w:val="000000"/>
                        <w:sz w:val="24"/>
                        <w:szCs w:val="24"/>
                      </w:rPr>
                      <w:t>Số lượng</w:t>
                    </w:r>
                  </w:sdtContent>
                </w:sdt>
                <w:sdt>
                  <w:sdtPr>
                    <w:tag w:val="goog_rdk_528"/>
                    <w:id w:val="-203583732"/>
                  </w:sdtPr>
                  <w:sdtEndPr/>
                  <w:sdtContent/>
                </w:sdt>
              </w:p>
            </w:sdtContent>
          </w:sdt>
        </w:tc>
        <w:tc>
          <w:tcPr>
            <w:tcW w:w="1955" w:type="dxa"/>
            <w:tcBorders>
              <w:top w:val="single" w:sz="4" w:space="0" w:color="000000"/>
              <w:left w:val="single" w:sz="4" w:space="0" w:color="000000"/>
              <w:bottom w:val="single" w:sz="4" w:space="0" w:color="000000"/>
              <w:right w:val="single" w:sz="4" w:space="0" w:color="000000"/>
            </w:tcBorders>
            <w:vAlign w:val="center"/>
          </w:tcPr>
          <w:sdt>
            <w:sdtPr>
              <w:tag w:val="goog_rdk_532"/>
              <w:id w:val="703156516"/>
            </w:sdtPr>
            <w:sdtEndPr/>
            <w:sdtContent>
              <w:p w14:paraId="000000ED" w14:textId="77777777" w:rsidR="00402E0C" w:rsidRDefault="00D542AC">
                <w:pPr>
                  <w:pBdr>
                    <w:top w:val="nil"/>
                    <w:left w:val="nil"/>
                    <w:bottom w:val="nil"/>
                    <w:right w:val="nil"/>
                    <w:between w:val="nil"/>
                  </w:pBdr>
                  <w:spacing w:before="120" w:after="0" w:line="360" w:lineRule="auto"/>
                  <w:jc w:val="center"/>
                  <w:rPr>
                    <w:rFonts w:ascii="Times New Roman" w:eastAsia="Times New Roman" w:hAnsi="Times New Roman" w:cs="Times New Roman"/>
                    <w:color w:val="000000"/>
                    <w:sz w:val="24"/>
                    <w:szCs w:val="24"/>
                  </w:rPr>
                </w:pPr>
                <w:sdt>
                  <w:sdtPr>
                    <w:tag w:val="goog_rdk_530"/>
                    <w:id w:val="-1011276867"/>
                  </w:sdtPr>
                  <w:sdtEndPr/>
                  <w:sdtContent>
                    <w:proofErr w:type="spellStart"/>
                    <w:r w:rsidR="00402E0C">
                      <w:rPr>
                        <w:rFonts w:ascii="Times New Roman" w:eastAsia="Times New Roman" w:hAnsi="Times New Roman" w:cs="Times New Roman"/>
                        <w:b/>
                        <w:bCs/>
                        <w:color w:val="000000"/>
                        <w:sz w:val="24"/>
                        <w:szCs w:val="24"/>
                      </w:rPr>
                      <w:t>Mệnh</w:t>
                    </w:r>
                    <w:proofErr w:type="spellEnd"/>
                    <w:r w:rsidR="00402E0C">
                      <w:rPr>
                        <w:rFonts w:ascii="Times New Roman" w:eastAsia="Times New Roman" w:hAnsi="Times New Roman" w:cs="Times New Roman"/>
                        <w:b/>
                        <w:bCs/>
                        <w:color w:val="000000"/>
                        <w:sz w:val="24"/>
                        <w:szCs w:val="24"/>
                      </w:rPr>
                      <w:t xml:space="preserve"> giá code </w:t>
                    </w:r>
                  </w:sdtContent>
                </w:sdt>
                <w:sdt>
                  <w:sdtPr>
                    <w:tag w:val="goog_rdk_531"/>
                    <w:id w:val="-410278816"/>
                  </w:sdtPr>
                  <w:sdtEndPr/>
                  <w:sdtContent/>
                </w:sdt>
              </w:p>
            </w:sdtContent>
          </w:sdt>
          <w:sdt>
            <w:sdtPr>
              <w:tag w:val="goog_rdk_535"/>
              <w:id w:val="-1355590719"/>
            </w:sdtPr>
            <w:sdtEndPr/>
            <w:sdtContent>
              <w:p w14:paraId="000000EE" w14:textId="77777777" w:rsidR="00402E0C" w:rsidRDefault="00D542AC">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sdt>
                  <w:sdtPr>
                    <w:tag w:val="goog_rdk_533"/>
                    <w:id w:val="1726221280"/>
                  </w:sdtPr>
                  <w:sdtEndPr/>
                  <w:sdtContent>
                    <w:r w:rsidR="00402E0C">
                      <w:rPr>
                        <w:rFonts w:ascii="Times New Roman" w:eastAsia="Times New Roman" w:hAnsi="Times New Roman" w:cs="Times New Roman"/>
                        <w:b/>
                        <w:bCs/>
                        <w:color w:val="000000"/>
                        <w:sz w:val="24"/>
                        <w:szCs w:val="24"/>
                      </w:rPr>
                      <w:t>(Đã bao gồm VAT)</w:t>
                    </w:r>
                  </w:sdtContent>
                </w:sdt>
                <w:sdt>
                  <w:sdtPr>
                    <w:tag w:val="goog_rdk_534"/>
                    <w:id w:val="1739344183"/>
                  </w:sdtPr>
                  <w:sdtEndPr/>
                  <w:sdtContent/>
                </w:sdt>
              </w:p>
            </w:sdtContent>
          </w:sdt>
        </w:tc>
        <w:tc>
          <w:tcPr>
            <w:tcW w:w="1699" w:type="dxa"/>
            <w:tcBorders>
              <w:top w:val="single" w:sz="4" w:space="0" w:color="000000"/>
              <w:left w:val="single" w:sz="4" w:space="0" w:color="000000"/>
              <w:bottom w:val="single" w:sz="4" w:space="0" w:color="000000"/>
              <w:right w:val="single" w:sz="4" w:space="0" w:color="000000"/>
            </w:tcBorders>
          </w:tcPr>
          <w:sdt>
            <w:sdtPr>
              <w:tag w:val="goog_rdk_538"/>
              <w:id w:val="-704817460"/>
            </w:sdtPr>
            <w:sdtEndPr/>
            <w:sdtContent>
              <w:p w14:paraId="000000EF" w14:textId="77777777" w:rsidR="00402E0C" w:rsidRDefault="00D542AC">
                <w:pPr>
                  <w:pBdr>
                    <w:top w:val="nil"/>
                    <w:left w:val="nil"/>
                    <w:bottom w:val="nil"/>
                    <w:right w:val="nil"/>
                    <w:between w:val="nil"/>
                  </w:pBdr>
                  <w:spacing w:before="120" w:after="0" w:line="360" w:lineRule="auto"/>
                  <w:jc w:val="center"/>
                  <w:rPr>
                    <w:rFonts w:ascii="Times New Roman" w:eastAsia="Times New Roman" w:hAnsi="Times New Roman" w:cs="Times New Roman"/>
                    <w:color w:val="000000"/>
                    <w:sz w:val="24"/>
                    <w:szCs w:val="24"/>
                  </w:rPr>
                </w:pPr>
                <w:sdt>
                  <w:sdtPr>
                    <w:tag w:val="goog_rdk_536"/>
                    <w:id w:val="-1215022692"/>
                  </w:sdtPr>
                  <w:sdtEndPr/>
                  <w:sdtContent>
                    <w:r w:rsidR="00402E0C">
                      <w:rPr>
                        <w:rFonts w:ascii="Times New Roman" w:eastAsia="Times New Roman" w:hAnsi="Times New Roman" w:cs="Times New Roman"/>
                        <w:b/>
                        <w:bCs/>
                        <w:color w:val="000000"/>
                        <w:sz w:val="24"/>
                        <w:szCs w:val="24"/>
                      </w:rPr>
                      <w:t>Thành tiền</w:t>
                    </w:r>
                  </w:sdtContent>
                </w:sdt>
                <w:sdt>
                  <w:sdtPr>
                    <w:tag w:val="goog_rdk_537"/>
                    <w:id w:val="177199151"/>
                  </w:sdtPr>
                  <w:sdtEndPr/>
                  <w:sdtContent/>
                </w:sdt>
              </w:p>
            </w:sdtContent>
          </w:sdt>
          <w:sdt>
            <w:sdtPr>
              <w:tag w:val="goog_rdk_541"/>
              <w:id w:val="1835988563"/>
            </w:sdtPr>
            <w:sdtEndPr/>
            <w:sdtContent>
              <w:p w14:paraId="000000F0" w14:textId="77777777" w:rsidR="00402E0C" w:rsidRDefault="00D542AC">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sdt>
                  <w:sdtPr>
                    <w:tag w:val="goog_rdk_539"/>
                    <w:id w:val="1218049533"/>
                  </w:sdtPr>
                  <w:sdtEndPr/>
                  <w:sdtContent>
                    <w:r w:rsidR="00402E0C">
                      <w:rPr>
                        <w:rFonts w:ascii="Times New Roman" w:eastAsia="Times New Roman" w:hAnsi="Times New Roman" w:cs="Times New Roman"/>
                        <w:b/>
                        <w:bCs/>
                        <w:color w:val="000000"/>
                        <w:sz w:val="24"/>
                        <w:szCs w:val="24"/>
                      </w:rPr>
                      <w:t>(VND)</w:t>
                    </w:r>
                  </w:sdtContent>
                </w:sdt>
                <w:sdt>
                  <w:sdtPr>
                    <w:tag w:val="goog_rdk_540"/>
                    <w:id w:val="-148617507"/>
                  </w:sdtPr>
                  <w:sdtEndPr/>
                  <w:sdtContent/>
                </w:sdt>
              </w:p>
            </w:sdtContent>
          </w:sdt>
        </w:tc>
      </w:tr>
      <w:tr w:rsidR="00402E0C" w14:paraId="6D11BDE0" w14:textId="77777777" w:rsidTr="00402E0C">
        <w:trPr>
          <w:trHeight w:val="514"/>
        </w:trPr>
        <w:tc>
          <w:tcPr>
            <w:tcW w:w="1513" w:type="dxa"/>
            <w:tcBorders>
              <w:top w:val="single" w:sz="4" w:space="0" w:color="000000"/>
              <w:left w:val="single" w:sz="4" w:space="0" w:color="000000"/>
              <w:bottom w:val="single" w:sz="4" w:space="0" w:color="000000"/>
              <w:right w:val="single" w:sz="4" w:space="0" w:color="000000"/>
            </w:tcBorders>
          </w:tcPr>
          <w:commentRangeStart w:id="286" w:displacedByCustomXml="next"/>
          <w:sdt>
            <w:sdtPr>
              <w:tag w:val="goog_rdk_546"/>
              <w:id w:val="-118143116"/>
            </w:sdtPr>
            <w:sdtEndPr/>
            <w:sdtContent>
              <w:p w14:paraId="000000F2" w14:textId="77777777" w:rsidR="00402E0C" w:rsidRDefault="00D542AC">
                <w:pPr>
                  <w:pBdr>
                    <w:top w:val="nil"/>
                    <w:left w:val="nil"/>
                    <w:bottom w:val="nil"/>
                    <w:right w:val="nil"/>
                    <w:between w:val="nil"/>
                  </w:pBdr>
                  <w:spacing w:before="120" w:after="0" w:line="360" w:lineRule="auto"/>
                  <w:jc w:val="center"/>
                  <w:rPr>
                    <w:rFonts w:ascii="Times New Roman" w:eastAsia="Times New Roman" w:hAnsi="Times New Roman" w:cs="Times New Roman"/>
                    <w:color w:val="000000"/>
                    <w:sz w:val="24"/>
                    <w:szCs w:val="24"/>
                  </w:rPr>
                </w:pPr>
                <w:sdt>
                  <w:sdtPr>
                    <w:tag w:val="goog_rdk_545"/>
                    <w:id w:val="1194063753"/>
                  </w:sdtPr>
                  <w:sdtEndPr/>
                  <w:sdtContent>
                    <w:r w:rsidR="00402E0C">
                      <w:rPr>
                        <w:rFonts w:ascii="Times New Roman" w:eastAsia="Times New Roman" w:hAnsi="Times New Roman" w:cs="Times New Roman"/>
                        <w:color w:val="000000"/>
                        <w:sz w:val="24"/>
                        <w:szCs w:val="24"/>
                      </w:rPr>
                      <w:t>zBusiness</w:t>
                    </w:r>
                  </w:sdtContent>
                </w:sdt>
              </w:p>
            </w:sdtContent>
          </w:sdt>
        </w:tc>
        <w:tc>
          <w:tcPr>
            <w:tcW w:w="1474" w:type="dxa"/>
            <w:tcBorders>
              <w:top w:val="single" w:sz="4" w:space="0" w:color="000000"/>
              <w:left w:val="single" w:sz="4" w:space="0" w:color="000000"/>
              <w:bottom w:val="single" w:sz="4" w:space="0" w:color="000000"/>
              <w:right w:val="single" w:sz="4" w:space="0" w:color="000000"/>
            </w:tcBorders>
          </w:tcPr>
          <w:sdt>
            <w:sdtPr>
              <w:rPr>
                <w:rFonts w:ascii="Times New Roman" w:hAnsi="Times New Roman"/>
                <w:sz w:val="24"/>
                <w:szCs w:val="24"/>
              </w:rPr>
              <w:tag w:val="goog_rdk_548"/>
              <w:id w:val="-613579866"/>
            </w:sdtPr>
            <w:sdtEndPr/>
            <w:sdtContent>
              <w:p w14:paraId="000000F3" w14:textId="57AE1C95" w:rsidR="00402E0C" w:rsidRPr="00402E0C" w:rsidRDefault="00D542AC">
                <w:pPr>
                  <w:pBdr>
                    <w:top w:val="nil"/>
                    <w:left w:val="nil"/>
                    <w:bottom w:val="nil"/>
                    <w:right w:val="nil"/>
                    <w:between w:val="nil"/>
                  </w:pBdr>
                  <w:spacing w:before="120" w:after="0" w:line="360" w:lineRule="auto"/>
                  <w:jc w:val="center"/>
                  <w:rPr>
                    <w:rFonts w:ascii="Times New Roman" w:hAnsi="Times New Roman"/>
                    <w:sz w:val="24"/>
                    <w:szCs w:val="24"/>
                  </w:rPr>
                </w:pPr>
                <w:sdt>
                  <w:sdtPr>
                    <w:rPr>
                      <w:rFonts w:ascii="Times New Roman" w:hAnsi="Times New Roman"/>
                      <w:sz w:val="24"/>
                      <w:szCs w:val="24"/>
                    </w:rPr>
                    <w:tag w:val="goog_rdk_547"/>
                    <w:id w:val="1297391900"/>
                  </w:sdtPr>
                  <w:sdtEndPr/>
                  <w:sdtContent/>
                </w:sdt>
                <w:ins w:id="287" w:author="Linh. Hoàng Thị Thùy" w:date="2026-06-01T14:04:00Z">
                  <w:r w:rsidR="00402E0C" w:rsidRPr="00402E0C">
                    <w:rPr>
                      <w:rFonts w:ascii="Times New Roman" w:hAnsi="Times New Roman"/>
                      <w:sz w:val="24"/>
                      <w:szCs w:val="24"/>
                    </w:rPr>
                    <w:t>12</w:t>
                  </w:r>
                </w:ins>
              </w:p>
            </w:sdtContent>
          </w:sdt>
        </w:tc>
        <w:tc>
          <w:tcPr>
            <w:tcW w:w="1459" w:type="dxa"/>
            <w:tcBorders>
              <w:top w:val="single" w:sz="4" w:space="0" w:color="000000"/>
              <w:left w:val="single" w:sz="4" w:space="0" w:color="000000"/>
              <w:bottom w:val="single" w:sz="4" w:space="0" w:color="000000"/>
              <w:right w:val="single" w:sz="4" w:space="0" w:color="000000"/>
            </w:tcBorders>
          </w:tcPr>
          <w:p w14:paraId="000000F4" w14:textId="3159163C" w:rsidR="00402E0C" w:rsidRPr="00402E0C" w:rsidRDefault="00D542AC">
            <w:pPr>
              <w:pBdr>
                <w:top w:val="nil"/>
                <w:left w:val="nil"/>
                <w:bottom w:val="nil"/>
                <w:right w:val="nil"/>
                <w:between w:val="nil"/>
              </w:pBdr>
              <w:spacing w:before="120" w:after="0" w:line="360" w:lineRule="auto"/>
              <w:jc w:val="center"/>
              <w:rPr>
                <w:rFonts w:ascii="Times New Roman" w:hAnsi="Times New Roman"/>
                <w:sz w:val="24"/>
                <w:szCs w:val="24"/>
                <w:rPrChange w:id="288" w:author="Linh. Hoàng Thị Thùy" w:date="2026-06-01T15:31:00Z">
                  <w:rPr>
                    <w:rFonts w:ascii="Times New Roman" w:eastAsia="Times New Roman" w:hAnsi="Times New Roman" w:cs="Times New Roman"/>
                    <w:color w:val="000000"/>
                    <w:sz w:val="24"/>
                    <w:szCs w:val="24"/>
                  </w:rPr>
                </w:rPrChange>
              </w:rPr>
            </w:pPr>
            <w:sdt>
              <w:sdtPr>
                <w:rPr>
                  <w:rFonts w:ascii="Times New Roman" w:hAnsi="Times New Roman"/>
                  <w:sz w:val="24"/>
                  <w:szCs w:val="24"/>
                </w:rPr>
                <w:tag w:val="goog_rdk_550"/>
                <w:id w:val="1499917116"/>
              </w:sdtPr>
              <w:sdtEndPr/>
              <w:sdtContent>
                <w:sdt>
                  <w:sdtPr>
                    <w:rPr>
                      <w:rFonts w:ascii="Times New Roman" w:hAnsi="Times New Roman"/>
                      <w:sz w:val="24"/>
                      <w:szCs w:val="24"/>
                    </w:rPr>
                    <w:tag w:val="goog_rdk_549"/>
                    <w:id w:val="-979220545"/>
                  </w:sdtPr>
                  <w:sdtEndPr/>
                  <w:sdtContent/>
                </w:sdt>
              </w:sdtContent>
            </w:sdt>
            <w:ins w:id="289" w:author="Linh. Hoàng Thị Thùy" w:date="2026-06-01T14:04:00Z">
              <w:r w:rsidR="00402E0C" w:rsidRPr="00402E0C">
                <w:rPr>
                  <w:rFonts w:ascii="Times New Roman" w:hAnsi="Times New Roman"/>
                  <w:sz w:val="24"/>
                  <w:szCs w:val="24"/>
                </w:rPr>
                <w:t>300</w:t>
              </w:r>
            </w:ins>
          </w:p>
        </w:tc>
        <w:tc>
          <w:tcPr>
            <w:tcW w:w="1955" w:type="dxa"/>
            <w:tcBorders>
              <w:top w:val="single" w:sz="4" w:space="0" w:color="000000"/>
              <w:left w:val="single" w:sz="4" w:space="0" w:color="000000"/>
              <w:bottom w:val="single" w:sz="4" w:space="0" w:color="000000"/>
              <w:right w:val="single" w:sz="4" w:space="0" w:color="000000"/>
            </w:tcBorders>
          </w:tcPr>
          <w:sdt>
            <w:sdtPr>
              <w:rPr>
                <w:rFonts w:ascii="Times New Roman" w:hAnsi="Times New Roman"/>
                <w:sz w:val="24"/>
                <w:szCs w:val="24"/>
              </w:rPr>
              <w:tag w:val="goog_rdk_552"/>
              <w:id w:val="-1193591572"/>
            </w:sdtPr>
            <w:sdtEndPr/>
            <w:sdtContent>
              <w:p w14:paraId="000000F5" w14:textId="23B74FD1" w:rsidR="00402E0C" w:rsidRPr="00402E0C" w:rsidRDefault="00D542AC">
                <w:pPr>
                  <w:pBdr>
                    <w:top w:val="nil"/>
                    <w:left w:val="nil"/>
                    <w:bottom w:val="nil"/>
                    <w:right w:val="nil"/>
                    <w:between w:val="nil"/>
                  </w:pBdr>
                  <w:spacing w:before="120" w:after="0" w:line="360" w:lineRule="auto"/>
                  <w:jc w:val="center"/>
                  <w:rPr>
                    <w:rFonts w:ascii="Times New Roman" w:hAnsi="Times New Roman"/>
                    <w:sz w:val="24"/>
                    <w:szCs w:val="24"/>
                    <w:rPrChange w:id="290" w:author="Linh. Hoàng Thị Thùy" w:date="2026-06-01T15:31:00Z">
                      <w:rPr/>
                    </w:rPrChange>
                  </w:rPr>
                </w:pPr>
                <w:sdt>
                  <w:sdtPr>
                    <w:rPr>
                      <w:rFonts w:ascii="Times New Roman" w:hAnsi="Times New Roman"/>
                      <w:sz w:val="24"/>
                      <w:szCs w:val="24"/>
                    </w:rPr>
                    <w:tag w:val="goog_rdk_551"/>
                    <w:id w:val="-216806422"/>
                  </w:sdtPr>
                  <w:sdtEndPr/>
                  <w:sdtContent/>
                </w:sdt>
                <w:ins w:id="291" w:author="Linh. Hoàng Thị Thùy" w:date="2026-06-01T15:31:00Z">
                  <w:r w:rsidR="00402E0C" w:rsidRPr="00402E0C">
                    <w:rPr>
                      <w:rFonts w:ascii="Times New Roman" w:hAnsi="Times New Roman"/>
                      <w:sz w:val="24"/>
                      <w:szCs w:val="24"/>
                      <w:rPrChange w:id="292" w:author="Linh. Hoàng Thị Thùy" w:date="2026-06-01T15:31:00Z">
                        <w:rPr/>
                      </w:rPrChange>
                    </w:rPr>
                    <w:t>1.592.000</w:t>
                  </w:r>
                </w:ins>
              </w:p>
            </w:sdtContent>
          </w:sdt>
        </w:tc>
        <w:tc>
          <w:tcPr>
            <w:tcW w:w="1699" w:type="dxa"/>
            <w:tcBorders>
              <w:top w:val="single" w:sz="4" w:space="0" w:color="000000"/>
              <w:left w:val="single" w:sz="4" w:space="0" w:color="000000"/>
              <w:bottom w:val="single" w:sz="4" w:space="0" w:color="000000"/>
              <w:right w:val="single" w:sz="4" w:space="0" w:color="000000"/>
            </w:tcBorders>
          </w:tcPr>
          <w:sdt>
            <w:sdtPr>
              <w:tag w:val="goog_rdk_554"/>
              <w:id w:val="-1501247969"/>
            </w:sdtPr>
            <w:sdtEndPr/>
            <w:sdtContent>
              <w:p w14:paraId="000000F6" w14:textId="3CF82D36" w:rsidR="00402E0C" w:rsidRDefault="00D542AC">
                <w:pPr>
                  <w:pBdr>
                    <w:top w:val="nil"/>
                    <w:left w:val="nil"/>
                    <w:bottom w:val="nil"/>
                    <w:right w:val="nil"/>
                    <w:between w:val="nil"/>
                  </w:pBdr>
                  <w:spacing w:before="120" w:after="0" w:line="360" w:lineRule="auto"/>
                  <w:jc w:val="center"/>
                  <w:rPr>
                    <w:rFonts w:ascii="Times New Roman" w:eastAsia="Times New Roman" w:hAnsi="Times New Roman" w:cs="Times New Roman"/>
                    <w:color w:val="000000"/>
                    <w:sz w:val="24"/>
                    <w:szCs w:val="24"/>
                  </w:rPr>
                </w:pPr>
                <w:sdt>
                  <w:sdtPr>
                    <w:tag w:val="goog_rdk_553"/>
                    <w:id w:val="-1231293049"/>
                    <w:showingPlcHdr/>
                  </w:sdtPr>
                  <w:sdtEndPr/>
                  <w:sdtContent>
                    <w:r w:rsidR="00402E0C">
                      <w:t xml:space="preserve">     </w:t>
                    </w:r>
                  </w:sdtContent>
                </w:sdt>
                <w:ins w:id="293" w:author="Linh. Hoàng Thị Thùy" w:date="2026-06-01T15:31:00Z">
                  <w:r w:rsidR="00402E0C">
                    <w:rPr>
                      <w:rFonts w:ascii="Times New Roman" w:hAnsi="Times New Roman"/>
                      <w:sz w:val="24"/>
                      <w:szCs w:val="24"/>
                    </w:rPr>
                    <w:t>477</w:t>
                  </w:r>
                  <w:r w:rsidR="00402E0C" w:rsidRPr="00F41825">
                    <w:rPr>
                      <w:rFonts w:ascii="Times New Roman" w:hAnsi="Times New Roman"/>
                      <w:sz w:val="24"/>
                      <w:szCs w:val="24"/>
                    </w:rPr>
                    <w:t>.</w:t>
                  </w:r>
                  <w:r w:rsidR="00402E0C">
                    <w:rPr>
                      <w:rFonts w:ascii="Times New Roman" w:hAnsi="Times New Roman"/>
                      <w:sz w:val="24"/>
                      <w:szCs w:val="24"/>
                    </w:rPr>
                    <w:t>6</w:t>
                  </w:r>
                  <w:r w:rsidR="00402E0C" w:rsidRPr="00F41825">
                    <w:rPr>
                      <w:rFonts w:ascii="Times New Roman" w:hAnsi="Times New Roman"/>
                      <w:sz w:val="24"/>
                      <w:szCs w:val="24"/>
                    </w:rPr>
                    <w:t>00.000</w:t>
                  </w:r>
                </w:ins>
                <w:commentRangeEnd w:id="286"/>
                <w:ins w:id="294" w:author="Linh. Hoàng Thị Thùy" w:date="2026-06-01T15:33:00Z">
                  <w:r w:rsidR="00402E0C">
                    <w:rPr>
                      <w:rStyle w:val="CommentReference"/>
                    </w:rPr>
                    <w:commentReference w:id="286"/>
                  </w:r>
                </w:ins>
              </w:p>
            </w:sdtContent>
          </w:sdt>
        </w:tc>
      </w:tr>
      <w:tr w:rsidR="00402E0C" w:rsidDel="00CB7E95" w14:paraId="49A468A2" w14:textId="77777777" w:rsidTr="00402E0C">
        <w:trPr>
          <w:trHeight w:val="514"/>
          <w:del w:id="295" w:author="Linh. Hoàng Thị Thùy" w:date="2026-06-01T14:04:00Z"/>
        </w:trPr>
        <w:tc>
          <w:tcPr>
            <w:tcW w:w="1513" w:type="dxa"/>
            <w:tcBorders>
              <w:top w:val="single" w:sz="4" w:space="0" w:color="000000"/>
              <w:left w:val="single" w:sz="4" w:space="0" w:color="000000"/>
              <w:bottom w:val="single" w:sz="4" w:space="0" w:color="000000"/>
              <w:right w:val="single" w:sz="4" w:space="0" w:color="000000"/>
            </w:tcBorders>
          </w:tcPr>
          <w:customXmlDelRangeStart w:id="296" w:author="Linh. Hoàng Thị Thùy" w:date="2026-06-01T14:04:00Z"/>
          <w:sdt>
            <w:sdtPr>
              <w:tag w:val="goog_rdk_558"/>
              <w:id w:val="-331676353"/>
            </w:sdtPr>
            <w:sdtEndPr/>
            <w:sdtContent>
              <w:customXmlDelRangeEnd w:id="296"/>
              <w:p w14:paraId="000000F8" w14:textId="3A1D95D7" w:rsidR="00402E0C" w:rsidDel="00CB7E95" w:rsidRDefault="00D542AC">
                <w:pPr>
                  <w:pBdr>
                    <w:top w:val="nil"/>
                    <w:left w:val="nil"/>
                    <w:bottom w:val="nil"/>
                    <w:right w:val="nil"/>
                    <w:between w:val="nil"/>
                  </w:pBdr>
                  <w:spacing w:before="120" w:after="0" w:line="360" w:lineRule="auto"/>
                  <w:jc w:val="center"/>
                  <w:rPr>
                    <w:del w:id="297" w:author="Linh. Hoàng Thị Thùy" w:date="2026-06-01T14:04:00Z"/>
                    <w:rFonts w:ascii="Times New Roman" w:eastAsia="Times New Roman" w:hAnsi="Times New Roman" w:cs="Times New Roman"/>
                    <w:color w:val="000000"/>
                    <w:sz w:val="24"/>
                    <w:szCs w:val="24"/>
                  </w:rPr>
                </w:pPr>
                <w:customXmlDelRangeStart w:id="298" w:author="Linh. Hoàng Thị Thùy" w:date="2026-06-01T14:04:00Z"/>
                <w:sdt>
                  <w:sdtPr>
                    <w:tag w:val="goog_rdk_557"/>
                    <w:id w:val="-1903275945"/>
                  </w:sdtPr>
                  <w:sdtEndPr/>
                  <w:sdtContent>
                    <w:customXmlDelRangeEnd w:id="298"/>
                    <w:del w:id="299" w:author="Linh. Hoàng Thị Thùy" w:date="2026-06-01T14:04:00Z">
                      <w:r w:rsidR="00402E0C" w:rsidDel="00CB7E95">
                        <w:rPr>
                          <w:rFonts w:ascii="Times New Roman" w:eastAsia="Times New Roman" w:hAnsi="Times New Roman" w:cs="Times New Roman"/>
                          <w:color w:val="000000"/>
                          <w:sz w:val="24"/>
                          <w:szCs w:val="24"/>
                        </w:rPr>
                        <w:delText>zCloud</w:delText>
                      </w:r>
                    </w:del>
                    <w:customXmlDelRangeStart w:id="300" w:author="Linh. Hoàng Thị Thùy" w:date="2026-06-01T14:04:00Z"/>
                  </w:sdtContent>
                </w:sdt>
                <w:customXmlDelRangeEnd w:id="300"/>
              </w:p>
              <w:customXmlDelRangeStart w:id="301" w:author="Linh. Hoàng Thị Thùy" w:date="2026-06-01T14:04:00Z"/>
            </w:sdtContent>
          </w:sdt>
          <w:customXmlDelRangeEnd w:id="301"/>
        </w:tc>
        <w:tc>
          <w:tcPr>
            <w:tcW w:w="1474" w:type="dxa"/>
            <w:tcBorders>
              <w:top w:val="single" w:sz="4" w:space="0" w:color="000000"/>
              <w:left w:val="single" w:sz="4" w:space="0" w:color="000000"/>
              <w:bottom w:val="single" w:sz="4" w:space="0" w:color="000000"/>
              <w:right w:val="single" w:sz="4" w:space="0" w:color="000000"/>
            </w:tcBorders>
          </w:tcPr>
          <w:customXmlDelRangeStart w:id="302" w:author="Linh. Hoàng Thị Thùy" w:date="2026-06-01T14:04:00Z"/>
          <w:sdt>
            <w:sdtPr>
              <w:tag w:val="goog_rdk_560"/>
              <w:id w:val="1071091997"/>
            </w:sdtPr>
            <w:sdtEndPr/>
            <w:sdtContent>
              <w:customXmlDelRangeEnd w:id="302"/>
              <w:p w14:paraId="000000F9" w14:textId="44E6B4B4" w:rsidR="00402E0C" w:rsidDel="00CB7E95" w:rsidRDefault="00D542AC">
                <w:pPr>
                  <w:pBdr>
                    <w:top w:val="nil"/>
                    <w:left w:val="nil"/>
                    <w:bottom w:val="nil"/>
                    <w:right w:val="nil"/>
                    <w:between w:val="nil"/>
                  </w:pBdr>
                  <w:spacing w:before="120" w:after="0" w:line="360" w:lineRule="auto"/>
                  <w:jc w:val="center"/>
                  <w:rPr>
                    <w:del w:id="303" w:author="Linh. Hoàng Thị Thùy" w:date="2026-06-01T14:04:00Z"/>
                    <w:rFonts w:ascii="Times New Roman" w:eastAsia="Times New Roman" w:hAnsi="Times New Roman" w:cs="Times New Roman"/>
                    <w:color w:val="000000"/>
                    <w:sz w:val="24"/>
                    <w:szCs w:val="24"/>
                  </w:rPr>
                </w:pPr>
                <w:customXmlDelRangeStart w:id="304" w:author="Linh. Hoàng Thị Thùy" w:date="2026-06-01T14:04:00Z"/>
                <w:sdt>
                  <w:sdtPr>
                    <w:tag w:val="goog_rdk_559"/>
                    <w:id w:val="-1871363191"/>
                  </w:sdtPr>
                  <w:sdtEndPr/>
                  <w:sdtContent>
                    <w:customXmlDelRangeEnd w:id="304"/>
                    <w:customXmlDelRangeStart w:id="305" w:author="Linh. Hoàng Thị Thùy" w:date="2026-06-01T14:04:00Z"/>
                  </w:sdtContent>
                </w:sdt>
                <w:customXmlDelRangeEnd w:id="305"/>
              </w:p>
              <w:customXmlDelRangeStart w:id="306" w:author="Linh. Hoàng Thị Thùy" w:date="2026-06-01T14:04:00Z"/>
            </w:sdtContent>
          </w:sdt>
          <w:customXmlDelRangeEnd w:id="306"/>
        </w:tc>
        <w:tc>
          <w:tcPr>
            <w:tcW w:w="1459" w:type="dxa"/>
            <w:tcBorders>
              <w:top w:val="single" w:sz="4" w:space="0" w:color="000000"/>
              <w:left w:val="single" w:sz="4" w:space="0" w:color="000000"/>
              <w:bottom w:val="single" w:sz="4" w:space="0" w:color="000000"/>
              <w:right w:val="single" w:sz="4" w:space="0" w:color="000000"/>
            </w:tcBorders>
          </w:tcPr>
          <w:customXmlDelRangeStart w:id="307" w:author="Linh. Hoàng Thị Thùy" w:date="2026-06-01T14:04:00Z"/>
          <w:sdt>
            <w:sdtPr>
              <w:tag w:val="goog_rdk_562"/>
              <w:id w:val="734649683"/>
            </w:sdtPr>
            <w:sdtEndPr/>
            <w:sdtContent>
              <w:customXmlDelRangeEnd w:id="307"/>
              <w:p w14:paraId="000000FA" w14:textId="4311A4FD" w:rsidR="00402E0C" w:rsidDel="00CB7E95" w:rsidRDefault="00D542AC">
                <w:pPr>
                  <w:pBdr>
                    <w:top w:val="nil"/>
                    <w:left w:val="nil"/>
                    <w:bottom w:val="nil"/>
                    <w:right w:val="nil"/>
                    <w:between w:val="nil"/>
                  </w:pBdr>
                  <w:tabs>
                    <w:tab w:val="center" w:pos="746"/>
                    <w:tab w:val="left" w:pos="1280"/>
                  </w:tabs>
                  <w:spacing w:before="120" w:after="0" w:line="360" w:lineRule="auto"/>
                  <w:rPr>
                    <w:del w:id="308" w:author="Linh. Hoàng Thị Thùy" w:date="2026-06-01T14:04:00Z"/>
                    <w:rFonts w:ascii="Times New Roman" w:eastAsia="Times New Roman" w:hAnsi="Times New Roman" w:cs="Times New Roman"/>
                    <w:color w:val="000000"/>
                    <w:sz w:val="24"/>
                    <w:szCs w:val="24"/>
                  </w:rPr>
                </w:pPr>
                <w:customXmlDelRangeStart w:id="309" w:author="Linh. Hoàng Thị Thùy" w:date="2026-06-01T14:04:00Z"/>
                <w:sdt>
                  <w:sdtPr>
                    <w:tag w:val="goog_rdk_561"/>
                    <w:id w:val="1063211071"/>
                  </w:sdtPr>
                  <w:sdtEndPr/>
                  <w:sdtContent>
                    <w:customXmlDelRangeEnd w:id="309"/>
                    <w:del w:id="310" w:author="Linh. Hoàng Thị Thùy" w:date="2026-06-01T14:04:00Z">
                      <w:r w:rsidR="00402E0C" w:rsidDel="00CB7E95">
                        <w:rPr>
                          <w:rFonts w:ascii="Times New Roman" w:eastAsia="Times New Roman" w:hAnsi="Times New Roman" w:cs="Times New Roman"/>
                          <w:color w:val="000000"/>
                          <w:sz w:val="24"/>
                          <w:szCs w:val="24"/>
                        </w:rPr>
                        <w:tab/>
                        <w:delText>-</w:delText>
                      </w:r>
                    </w:del>
                    <w:customXmlDelRangeStart w:id="311" w:author="Linh. Hoàng Thị Thùy" w:date="2026-06-01T14:04:00Z"/>
                  </w:sdtContent>
                </w:sdt>
                <w:customXmlDelRangeEnd w:id="311"/>
              </w:p>
              <w:customXmlDelRangeStart w:id="312" w:author="Linh. Hoàng Thị Thùy" w:date="2026-06-01T14:04:00Z"/>
            </w:sdtContent>
          </w:sdt>
          <w:customXmlDelRangeEnd w:id="312"/>
        </w:tc>
        <w:tc>
          <w:tcPr>
            <w:tcW w:w="1955" w:type="dxa"/>
            <w:tcBorders>
              <w:top w:val="single" w:sz="4" w:space="0" w:color="000000"/>
              <w:left w:val="single" w:sz="4" w:space="0" w:color="000000"/>
              <w:bottom w:val="single" w:sz="4" w:space="0" w:color="000000"/>
              <w:right w:val="single" w:sz="4" w:space="0" w:color="000000"/>
            </w:tcBorders>
          </w:tcPr>
          <w:customXmlDelRangeStart w:id="313" w:author="Linh. Hoàng Thị Thùy" w:date="2026-06-01T14:04:00Z"/>
          <w:sdt>
            <w:sdtPr>
              <w:tag w:val="goog_rdk_564"/>
              <w:id w:val="-957190511"/>
            </w:sdtPr>
            <w:sdtEndPr/>
            <w:sdtContent>
              <w:customXmlDelRangeEnd w:id="313"/>
              <w:p w14:paraId="000000FB" w14:textId="699EE64D" w:rsidR="00402E0C" w:rsidDel="00CB7E95" w:rsidRDefault="00D542AC">
                <w:pPr>
                  <w:pBdr>
                    <w:top w:val="nil"/>
                    <w:left w:val="nil"/>
                    <w:bottom w:val="nil"/>
                    <w:right w:val="nil"/>
                    <w:between w:val="nil"/>
                  </w:pBdr>
                  <w:spacing w:before="120" w:after="0" w:line="360" w:lineRule="auto"/>
                  <w:jc w:val="center"/>
                  <w:rPr>
                    <w:del w:id="314" w:author="Linh. Hoàng Thị Thùy" w:date="2026-06-01T14:04:00Z"/>
                    <w:rFonts w:ascii="Times New Roman" w:eastAsia="Times New Roman" w:hAnsi="Times New Roman" w:cs="Times New Roman"/>
                    <w:color w:val="000000"/>
                    <w:sz w:val="24"/>
                    <w:szCs w:val="24"/>
                  </w:rPr>
                </w:pPr>
                <w:customXmlDelRangeStart w:id="315" w:author="Linh. Hoàng Thị Thùy" w:date="2026-06-01T14:04:00Z"/>
                <w:sdt>
                  <w:sdtPr>
                    <w:tag w:val="goog_rdk_563"/>
                    <w:id w:val="1087858563"/>
                  </w:sdtPr>
                  <w:sdtEndPr/>
                  <w:sdtContent>
                    <w:customXmlDelRangeEnd w:id="315"/>
                    <w:del w:id="316" w:author="Linh. Hoàng Thị Thùy" w:date="2026-06-01T14:04:00Z">
                      <w:r w:rsidR="00402E0C" w:rsidDel="00CB7E95">
                        <w:rPr>
                          <w:rFonts w:ascii="Times New Roman" w:eastAsia="Times New Roman" w:hAnsi="Times New Roman" w:cs="Times New Roman"/>
                          <w:color w:val="000000"/>
                          <w:sz w:val="24"/>
                          <w:szCs w:val="24"/>
                        </w:rPr>
                        <w:delText>-</w:delText>
                      </w:r>
                    </w:del>
                    <w:customXmlDelRangeStart w:id="317" w:author="Linh. Hoàng Thị Thùy" w:date="2026-06-01T14:04:00Z"/>
                  </w:sdtContent>
                </w:sdt>
                <w:customXmlDelRangeEnd w:id="317"/>
              </w:p>
              <w:customXmlDelRangeStart w:id="318" w:author="Linh. Hoàng Thị Thùy" w:date="2026-06-01T14:04:00Z"/>
            </w:sdtContent>
          </w:sdt>
          <w:customXmlDelRangeEnd w:id="318"/>
        </w:tc>
        <w:tc>
          <w:tcPr>
            <w:tcW w:w="1699" w:type="dxa"/>
            <w:tcBorders>
              <w:top w:val="single" w:sz="4" w:space="0" w:color="000000"/>
              <w:left w:val="single" w:sz="4" w:space="0" w:color="000000"/>
              <w:bottom w:val="single" w:sz="4" w:space="0" w:color="000000"/>
              <w:right w:val="single" w:sz="4" w:space="0" w:color="000000"/>
            </w:tcBorders>
          </w:tcPr>
          <w:customXmlDelRangeStart w:id="319" w:author="Linh. Hoàng Thị Thùy" w:date="2026-06-01T14:04:00Z"/>
          <w:sdt>
            <w:sdtPr>
              <w:tag w:val="goog_rdk_566"/>
              <w:id w:val="1627294563"/>
            </w:sdtPr>
            <w:sdtEndPr/>
            <w:sdtContent>
              <w:customXmlDelRangeEnd w:id="319"/>
              <w:p w14:paraId="000000FC" w14:textId="37DE6FC9" w:rsidR="00402E0C" w:rsidDel="00CB7E95" w:rsidRDefault="00D542AC">
                <w:pPr>
                  <w:pBdr>
                    <w:top w:val="nil"/>
                    <w:left w:val="nil"/>
                    <w:bottom w:val="nil"/>
                    <w:right w:val="nil"/>
                    <w:between w:val="nil"/>
                  </w:pBdr>
                  <w:spacing w:before="120" w:after="0" w:line="360" w:lineRule="auto"/>
                  <w:jc w:val="center"/>
                  <w:rPr>
                    <w:del w:id="320" w:author="Linh. Hoàng Thị Thùy" w:date="2026-06-01T14:04:00Z"/>
                    <w:rFonts w:ascii="Times New Roman" w:eastAsia="Times New Roman" w:hAnsi="Times New Roman" w:cs="Times New Roman"/>
                    <w:color w:val="000000"/>
                    <w:sz w:val="24"/>
                    <w:szCs w:val="24"/>
                  </w:rPr>
                </w:pPr>
                <w:customXmlDelRangeStart w:id="321" w:author="Linh. Hoàng Thị Thùy" w:date="2026-06-01T14:04:00Z"/>
                <w:sdt>
                  <w:sdtPr>
                    <w:tag w:val="goog_rdk_565"/>
                    <w:id w:val="1769853203"/>
                  </w:sdtPr>
                  <w:sdtEndPr/>
                  <w:sdtContent>
                    <w:customXmlDelRangeEnd w:id="321"/>
                    <w:del w:id="322" w:author="Linh. Hoàng Thị Thùy" w:date="2026-06-01T14:04:00Z">
                      <w:r w:rsidR="00402E0C" w:rsidDel="00CB7E95">
                        <w:rPr>
                          <w:rFonts w:ascii="Times New Roman" w:eastAsia="Times New Roman" w:hAnsi="Times New Roman" w:cs="Times New Roman"/>
                          <w:color w:val="000000"/>
                          <w:sz w:val="24"/>
                          <w:szCs w:val="24"/>
                        </w:rPr>
                        <w:delText>-</w:delText>
                      </w:r>
                    </w:del>
                    <w:customXmlDelRangeStart w:id="323" w:author="Linh. Hoàng Thị Thùy" w:date="2026-06-01T14:04:00Z"/>
                  </w:sdtContent>
                </w:sdt>
                <w:customXmlDelRangeEnd w:id="323"/>
              </w:p>
              <w:customXmlDelRangeStart w:id="324" w:author="Linh. Hoàng Thị Thùy" w:date="2026-06-01T14:04:00Z"/>
            </w:sdtContent>
          </w:sdt>
          <w:customXmlDelRangeEnd w:id="324"/>
        </w:tc>
      </w:tr>
    </w:tbl>
    <w:sdt>
      <w:sdtPr>
        <w:tag w:val="goog_rdk_585"/>
        <w:id w:val="842448211"/>
      </w:sdtPr>
      <w:sdtEndPr/>
      <w:sdtContent>
        <w:p w14:paraId="00000104" w14:textId="1C6ED2A9" w:rsidR="00312D72" w:rsidRDefault="00D542AC">
          <w:pPr>
            <w:pBdr>
              <w:top w:val="nil"/>
              <w:left w:val="nil"/>
              <w:bottom w:val="nil"/>
              <w:right w:val="nil"/>
              <w:between w:val="nil"/>
            </w:pBdr>
            <w:spacing w:before="60" w:after="0" w:line="288" w:lineRule="auto"/>
            <w:jc w:val="both"/>
            <w:rPr>
              <w:rFonts w:ascii="Times New Roman" w:eastAsia="Times New Roman" w:hAnsi="Times New Roman" w:cs="Times New Roman"/>
              <w:color w:val="000000"/>
              <w:sz w:val="24"/>
              <w:szCs w:val="24"/>
            </w:rPr>
          </w:pPr>
          <w:sdt>
            <w:sdtPr>
              <w:tag w:val="goog_rdk_582"/>
              <w:id w:val="-1473628922"/>
            </w:sdtPr>
            <w:sdtEndPr/>
            <w:sdtContent>
              <w:commentRangeStart w:id="325"/>
              <w:sdt>
                <w:sdtPr>
                  <w:tag w:val="goog_rdk_583"/>
                  <w:id w:val="260615068"/>
                </w:sdtPr>
                <w:sdtEndPr/>
                <w:sdtContent>
                  <w:ins w:id="326" w:author="Hang Phan" w:date="2026-05-25T13:54:00Z">
                    <w:r w:rsidR="00364F45">
                      <w:rPr>
                        <w:rFonts w:ascii="Times New Roman" w:eastAsia="Times New Roman" w:hAnsi="Times New Roman" w:cs="Times New Roman"/>
                        <w:i/>
                        <w:iCs/>
                        <w:color w:val="000000"/>
                        <w:sz w:val="24"/>
                        <w:szCs w:val="24"/>
                      </w:rPr>
                      <w:t xml:space="preserve">(*) Giá trên đã bao gồm thuế giá trị </w:t>
                    </w:r>
                    <w:proofErr w:type="spellStart"/>
                    <w:r w:rsidR="00364F45">
                      <w:rPr>
                        <w:rFonts w:ascii="Times New Roman" w:eastAsia="Times New Roman" w:hAnsi="Times New Roman" w:cs="Times New Roman"/>
                        <w:i/>
                        <w:iCs/>
                        <w:color w:val="000000"/>
                        <w:sz w:val="24"/>
                        <w:szCs w:val="24"/>
                      </w:rPr>
                      <w:t>gia</w:t>
                    </w:r>
                    <w:proofErr w:type="spellEnd"/>
                    <w:r w:rsidR="00364F45">
                      <w:rPr>
                        <w:rFonts w:ascii="Times New Roman" w:eastAsia="Times New Roman" w:hAnsi="Times New Roman" w:cs="Times New Roman"/>
                        <w:i/>
                        <w:iCs/>
                        <w:color w:val="000000"/>
                        <w:sz w:val="24"/>
                        <w:szCs w:val="24"/>
                      </w:rPr>
                      <w:t xml:space="preserve"> tăng (GTGT) 10%.</w:t>
                    </w:r>
                  </w:ins>
                </w:sdtContent>
              </w:sdt>
            </w:sdtContent>
          </w:sdt>
          <w:sdt>
            <w:sdtPr>
              <w:tag w:val="goog_rdk_584"/>
              <w:id w:val="1134550322"/>
              <w:showingPlcHdr/>
            </w:sdtPr>
            <w:sdtEndPr/>
            <w:sdtContent>
              <w:r w:rsidR="00B936F0">
                <w:t xml:space="preserve">     </w:t>
              </w:r>
            </w:sdtContent>
          </w:sdt>
          <w:commentRangeEnd w:id="325"/>
          <w:r w:rsidR="00B936F0">
            <w:rPr>
              <w:rStyle w:val="CommentReference"/>
            </w:rPr>
            <w:commentReference w:id="325"/>
          </w:r>
        </w:p>
      </w:sdtContent>
    </w:sdt>
    <w:sdt>
      <w:sdtPr>
        <w:tag w:val="goog_rdk_588"/>
        <w:id w:val="-284163876"/>
      </w:sdtPr>
      <w:sdtEndPr/>
      <w:sdtContent>
        <w:p w14:paraId="00000105" w14:textId="77777777" w:rsidR="00312D72" w:rsidRDefault="00D542AC">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sdt>
            <w:sdtPr>
              <w:tag w:val="goog_rdk_586"/>
              <w:id w:val="1531807446"/>
            </w:sdtPr>
            <w:sdtEndPr/>
            <w:sdtContent>
              <w:r w:rsidR="00364F45">
                <w:rPr>
                  <w:rFonts w:ascii="Times New Roman" w:eastAsia="Times New Roman" w:hAnsi="Times New Roman" w:cs="Times New Roman"/>
                  <w:b/>
                  <w:bCs/>
                  <w:color w:val="000000"/>
                  <w:sz w:val="24"/>
                  <w:szCs w:val="24"/>
                </w:rPr>
                <w:t>Điều 3: ĐIỀU KHOẢN CHUNG</w:t>
              </w:r>
            </w:sdtContent>
          </w:sdt>
          <w:sdt>
            <w:sdtPr>
              <w:tag w:val="goog_rdk_587"/>
              <w:id w:val="456862970"/>
            </w:sdtPr>
            <w:sdtEndPr/>
            <w:sdtContent/>
          </w:sdt>
        </w:p>
      </w:sdtContent>
    </w:sdt>
    <w:sdt>
      <w:sdtPr>
        <w:tag w:val="goog_rdk_591"/>
        <w:id w:val="902291720"/>
      </w:sdtPr>
      <w:sdtEndPr/>
      <w:sdtContent>
        <w:p w14:paraId="00000106" w14:textId="77777777" w:rsidR="00312D72" w:rsidRDefault="00D542AC">
          <w:pPr>
            <w:numPr>
              <w:ilvl w:val="1"/>
              <w:numId w:val="27"/>
            </w:numPr>
            <w:ind w:left="720" w:hanging="720"/>
            <w:jc w:val="both"/>
            <w:rPr>
              <w:rFonts w:ascii="Times New Roman" w:eastAsia="Times New Roman" w:hAnsi="Times New Roman" w:cs="Times New Roman"/>
              <w:sz w:val="24"/>
              <w:szCs w:val="24"/>
            </w:rPr>
          </w:pPr>
          <w:sdt>
            <w:sdtPr>
              <w:tag w:val="goog_rdk_589"/>
              <w:id w:val="-1238516914"/>
            </w:sdtPr>
            <w:sdtEndPr/>
            <w:sdtContent>
              <w:r w:rsidR="00364F45">
                <w:rPr>
                  <w:rFonts w:ascii="Times New Roman" w:eastAsia="Times New Roman" w:hAnsi="Times New Roman" w:cs="Times New Roman"/>
                  <w:sz w:val="24"/>
                  <w:szCs w:val="24"/>
                </w:rPr>
                <w:t xml:space="preserve">Trong trường hợp Bên A có thay đổi về giá dịch vụ, Bên A sẽ thông báo </w:t>
              </w:r>
              <w:proofErr w:type="spellStart"/>
              <w:r w:rsidR="00364F45">
                <w:rPr>
                  <w:rFonts w:ascii="Times New Roman" w:eastAsia="Times New Roman" w:hAnsi="Times New Roman" w:cs="Times New Roman"/>
                  <w:sz w:val="24"/>
                  <w:szCs w:val="24"/>
                </w:rPr>
                <w:t>cho</w:t>
              </w:r>
              <w:proofErr w:type="spellEnd"/>
              <w:r w:rsidR="00364F45">
                <w:rPr>
                  <w:rFonts w:ascii="Times New Roman" w:eastAsia="Times New Roman" w:hAnsi="Times New Roman" w:cs="Times New Roman"/>
                  <w:sz w:val="24"/>
                  <w:szCs w:val="24"/>
                </w:rPr>
                <w:t xml:space="preserve"> Bên B trước 30 ngày kể từ ngày áp dụng. </w:t>
              </w:r>
            </w:sdtContent>
          </w:sdt>
          <w:sdt>
            <w:sdtPr>
              <w:tag w:val="goog_rdk_590"/>
              <w:id w:val="1921038592"/>
            </w:sdtPr>
            <w:sdtEndPr/>
            <w:sdtContent/>
          </w:sdt>
        </w:p>
      </w:sdtContent>
    </w:sdt>
    <w:p w14:paraId="00000107" w14:textId="77777777" w:rsidR="00312D72" w:rsidRDefault="00D542AC">
      <w:pPr>
        <w:numPr>
          <w:ilvl w:val="1"/>
          <w:numId w:val="27"/>
        </w:numPr>
        <w:ind w:left="720" w:hanging="720"/>
        <w:jc w:val="both"/>
        <w:rPr>
          <w:rFonts w:ascii="Times New Roman" w:eastAsia="Times New Roman" w:hAnsi="Times New Roman" w:cs="Times New Roman"/>
          <w:sz w:val="24"/>
          <w:szCs w:val="24"/>
        </w:rPr>
      </w:pPr>
      <w:sdt>
        <w:sdtPr>
          <w:tag w:val="goog_rdk_592"/>
          <w:id w:val="-1469767390"/>
        </w:sdtPr>
        <w:sdtEndPr/>
        <w:sdtContent>
          <w:r w:rsidR="00364F45">
            <w:rPr>
              <w:rFonts w:ascii="Times New Roman" w:eastAsia="Times New Roman" w:hAnsi="Times New Roman" w:cs="Times New Roman"/>
              <w:sz w:val="24"/>
              <w:szCs w:val="24"/>
            </w:rPr>
            <w:t>Phụ Lục này là một phần không thể tách rời với Hợp Đồng số …</w:t>
          </w:r>
          <w:proofErr w:type="gramStart"/>
          <w:r w:rsidR="00364F45">
            <w:rPr>
              <w:rFonts w:ascii="Times New Roman" w:eastAsia="Times New Roman" w:hAnsi="Times New Roman" w:cs="Times New Roman"/>
              <w:sz w:val="24"/>
              <w:szCs w:val="24"/>
            </w:rPr>
            <w:t>…..</w:t>
          </w:r>
          <w:proofErr w:type="gramEnd"/>
          <w:r w:rsidR="00364F45">
            <w:rPr>
              <w:rFonts w:ascii="Times New Roman" w:eastAsia="Times New Roman" w:hAnsi="Times New Roman" w:cs="Times New Roman"/>
              <w:sz w:val="24"/>
              <w:szCs w:val="24"/>
            </w:rPr>
            <w:t>/2026/ZVAS/VNG-</w:t>
          </w:r>
        </w:sdtContent>
      </w:sdt>
      <w:sdt>
        <w:sdtPr>
          <w:tag w:val="goog_rdk_593"/>
          <w:id w:val="-35586054"/>
        </w:sdtPr>
        <w:sdtEndPr/>
        <w:sdtContent>
          <w:r w:rsidR="00364F45">
            <w:rPr>
              <w:rFonts w:ascii="Times New Roman" w:eastAsia="Times New Roman" w:hAnsi="Times New Roman" w:cs="Times New Roman"/>
              <w:b/>
              <w:bCs/>
              <w:sz w:val="24"/>
              <w:szCs w:val="24"/>
            </w:rPr>
            <w:t>.......</w:t>
          </w:r>
        </w:sdtContent>
      </w:sdt>
      <w:sdt>
        <w:sdtPr>
          <w:tag w:val="goog_rdk_594"/>
          <w:id w:val="1352814460"/>
        </w:sdtPr>
        <w:sdtEndPr/>
        <w:sdtContent>
          <w:r w:rsidR="00364F45">
            <w:rPr>
              <w:rFonts w:ascii="Times New Roman" w:eastAsia="Times New Roman" w:hAnsi="Times New Roman" w:cs="Times New Roman"/>
              <w:sz w:val="24"/>
              <w:szCs w:val="24"/>
            </w:rPr>
            <w:t>, ký ngày ......../........./2026. Phụ Lục có hiệu lực kể từ ngày ký, được lập thành 02 (</w:t>
          </w:r>
          <w:proofErr w:type="spellStart"/>
          <w:r w:rsidR="00364F45">
            <w:rPr>
              <w:rFonts w:ascii="Times New Roman" w:eastAsia="Times New Roman" w:hAnsi="Times New Roman" w:cs="Times New Roman"/>
              <w:sz w:val="24"/>
              <w:szCs w:val="24"/>
            </w:rPr>
            <w:t>hai</w:t>
          </w:r>
          <w:proofErr w:type="spellEnd"/>
          <w:r w:rsidR="00364F45">
            <w:rPr>
              <w:rFonts w:ascii="Times New Roman" w:eastAsia="Times New Roman" w:hAnsi="Times New Roman" w:cs="Times New Roman"/>
              <w:sz w:val="24"/>
              <w:szCs w:val="24"/>
            </w:rPr>
            <w:t>) bản có giá trị pháp lý như nhau, mỗi bên giữ 01 (một) bản.</w:t>
          </w:r>
        </w:sdtContent>
      </w:sdt>
      <w:sdt>
        <w:sdtPr>
          <w:tag w:val="goog_rdk_595"/>
          <w:id w:val="-2009736762"/>
        </w:sdtPr>
        <w:sdtEndPr/>
        <w:sdtContent/>
      </w:sdt>
    </w:p>
    <w:tbl>
      <w:tblPr>
        <w:tblStyle w:val="a4"/>
        <w:tblW w:w="9861" w:type="dxa"/>
        <w:jc w:val="center"/>
        <w:tblInd w:w="0" w:type="dxa"/>
        <w:tblLayout w:type="fixed"/>
        <w:tblLook w:val="0000" w:firstRow="0" w:lastRow="0" w:firstColumn="0" w:lastColumn="0" w:noHBand="0" w:noVBand="0"/>
      </w:tblPr>
      <w:tblGrid>
        <w:gridCol w:w="9454"/>
        <w:gridCol w:w="407"/>
      </w:tblGrid>
      <w:tr w:rsidR="00312D72" w14:paraId="475119C8" w14:textId="77777777">
        <w:trPr>
          <w:trHeight w:val="1136"/>
          <w:jc w:val="center"/>
        </w:trPr>
        <w:tc>
          <w:tcPr>
            <w:tcW w:w="9454" w:type="dxa"/>
          </w:tcPr>
          <w:sdt>
            <w:sdtPr>
              <w:tag w:val="goog_rdk_597"/>
              <w:id w:val="-1381744553"/>
            </w:sdtPr>
            <w:sdtEndPr/>
            <w:sdtContent>
              <w:p w14:paraId="00000108" w14:textId="77777777" w:rsidR="00312D72" w:rsidRDefault="00D542AC">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sdt>
                  <w:sdtPr>
                    <w:tag w:val="goog_rdk_596"/>
                    <w:id w:val="-600852745"/>
                  </w:sdtPr>
                  <w:sdtEndPr/>
                  <w:sdtContent/>
                </w:sdt>
              </w:p>
            </w:sdtContent>
          </w:sdt>
          <w:tbl>
            <w:tblPr>
              <w:tblStyle w:val="a5"/>
              <w:tblW w:w="9238" w:type="dxa"/>
              <w:jc w:val="center"/>
              <w:tblInd w:w="0" w:type="dxa"/>
              <w:tblLayout w:type="fixed"/>
              <w:tblLook w:val="0000" w:firstRow="0" w:lastRow="0" w:firstColumn="0" w:lastColumn="0" w:noHBand="0" w:noVBand="0"/>
            </w:tblPr>
            <w:tblGrid>
              <w:gridCol w:w="5730"/>
              <w:gridCol w:w="450"/>
              <w:gridCol w:w="3058"/>
            </w:tblGrid>
            <w:tr w:rsidR="00312D72" w14:paraId="2EF6A628" w14:textId="77777777">
              <w:trPr>
                <w:trHeight w:val="2601"/>
                <w:jc w:val="center"/>
              </w:trPr>
              <w:tc>
                <w:tcPr>
                  <w:tcW w:w="5730" w:type="dxa"/>
                </w:tcPr>
                <w:sdt>
                  <w:sdtPr>
                    <w:tag w:val="goog_rdk_600"/>
                    <w:id w:val="-680750378"/>
                  </w:sdtPr>
                  <w:sdtEndPr/>
                  <w:sdtContent>
                    <w:p w14:paraId="00000109" w14:textId="77777777" w:rsidR="00312D72" w:rsidRDefault="00D542AC">
                      <w:pPr>
                        <w:spacing w:before="120" w:after="0" w:line="276" w:lineRule="auto"/>
                        <w:jc w:val="center"/>
                        <w:rPr>
                          <w:rFonts w:ascii="Times New Roman" w:eastAsia="Times New Roman" w:hAnsi="Times New Roman" w:cs="Times New Roman"/>
                          <w:sz w:val="24"/>
                          <w:szCs w:val="24"/>
                        </w:rPr>
                      </w:pPr>
                      <w:sdt>
                        <w:sdtPr>
                          <w:tag w:val="goog_rdk_598"/>
                          <w:id w:val="-1763899148"/>
                        </w:sdtPr>
                        <w:sdtEndPr/>
                        <w:sdtContent>
                          <w:r w:rsidR="00364F45">
                            <w:rPr>
                              <w:rFonts w:ascii="Times New Roman" w:eastAsia="Times New Roman" w:hAnsi="Times New Roman" w:cs="Times New Roman"/>
                              <w:b/>
                              <w:bCs/>
                              <w:smallCaps/>
                              <w:sz w:val="24"/>
                              <w:szCs w:val="24"/>
                            </w:rPr>
                            <w:t>ĐẠI DIỆN BÊN A</w:t>
                          </w:r>
                        </w:sdtContent>
                      </w:sdt>
                      <w:sdt>
                        <w:sdtPr>
                          <w:tag w:val="goog_rdk_599"/>
                          <w:id w:val="-90231862"/>
                        </w:sdtPr>
                        <w:sdtEndPr/>
                        <w:sdtContent/>
                      </w:sdt>
                    </w:p>
                  </w:sdtContent>
                </w:sdt>
                <w:sdt>
                  <w:sdtPr>
                    <w:tag w:val="goog_rdk_602"/>
                    <w:id w:val="1019522599"/>
                  </w:sdtPr>
                  <w:sdtEndPr/>
                  <w:sdtContent>
                    <w:p w14:paraId="0000010A" w14:textId="77777777" w:rsidR="00312D72" w:rsidRDefault="00D542AC">
                      <w:pPr>
                        <w:spacing w:before="120" w:after="0" w:line="276" w:lineRule="auto"/>
                        <w:jc w:val="center"/>
                        <w:rPr>
                          <w:rFonts w:ascii="Times New Roman" w:eastAsia="Times New Roman" w:hAnsi="Times New Roman" w:cs="Times New Roman"/>
                          <w:sz w:val="24"/>
                          <w:szCs w:val="24"/>
                        </w:rPr>
                      </w:pPr>
                      <w:sdt>
                        <w:sdtPr>
                          <w:tag w:val="goog_rdk_601"/>
                          <w:id w:val="-517032604"/>
                        </w:sdtPr>
                        <w:sdtEndPr/>
                        <w:sdtContent/>
                      </w:sdt>
                    </w:p>
                  </w:sdtContent>
                </w:sdt>
                <w:p w14:paraId="0000010B" w14:textId="77777777" w:rsidR="00312D72" w:rsidRDefault="00312D72">
                  <w:pPr>
                    <w:spacing w:before="120" w:after="0" w:line="276" w:lineRule="auto"/>
                    <w:rPr>
                      <w:rFonts w:ascii="Times New Roman" w:eastAsia="Times New Roman" w:hAnsi="Times New Roman" w:cs="Times New Roman"/>
                      <w:sz w:val="24"/>
                      <w:szCs w:val="24"/>
                    </w:rPr>
                  </w:pPr>
                </w:p>
                <w:sdt>
                  <w:sdtPr>
                    <w:tag w:val="goog_rdk_605"/>
                    <w:id w:val="-858426487"/>
                  </w:sdtPr>
                  <w:sdtEndPr/>
                  <w:sdtContent>
                    <w:p w14:paraId="0000010C" w14:textId="77777777" w:rsidR="00312D72" w:rsidRDefault="00D542AC">
                      <w:pPr>
                        <w:spacing w:before="120" w:after="0" w:line="276" w:lineRule="auto"/>
                        <w:jc w:val="center"/>
                        <w:rPr>
                          <w:rFonts w:ascii="Times New Roman" w:eastAsia="Times New Roman" w:hAnsi="Times New Roman" w:cs="Times New Roman"/>
                          <w:sz w:val="24"/>
                          <w:szCs w:val="24"/>
                        </w:rPr>
                      </w:pPr>
                      <w:sdt>
                        <w:sdtPr>
                          <w:tag w:val="goog_rdk_603"/>
                          <w:id w:val="-1475174018"/>
                        </w:sdtPr>
                        <w:sdtEndPr/>
                        <w:sdtContent>
                          <w:r w:rsidR="00364F45">
                            <w:rPr>
                              <w:rFonts w:ascii="Times New Roman" w:eastAsia="Times New Roman" w:hAnsi="Times New Roman" w:cs="Times New Roman"/>
                              <w:b/>
                              <w:bCs/>
                              <w:sz w:val="24"/>
                              <w:szCs w:val="24"/>
                            </w:rPr>
                            <w:t>TRẦN THỊ BẢO VÂN</w:t>
                          </w:r>
                        </w:sdtContent>
                      </w:sdt>
                      <w:sdt>
                        <w:sdtPr>
                          <w:tag w:val="goog_rdk_604"/>
                          <w:id w:val="269489363"/>
                        </w:sdtPr>
                        <w:sdtEndPr/>
                        <w:sdtContent/>
                      </w:sdt>
                    </w:p>
                  </w:sdtContent>
                </w:sdt>
                <w:sdt>
                  <w:sdtPr>
                    <w:tag w:val="goog_rdk_608"/>
                    <w:id w:val="1448194577"/>
                  </w:sdtPr>
                  <w:sdtEndPr/>
                  <w:sdtContent>
                    <w:p w14:paraId="0000010D" w14:textId="77777777" w:rsidR="00312D72" w:rsidRDefault="00D542AC">
                      <w:pPr>
                        <w:spacing w:before="120" w:after="0" w:line="276" w:lineRule="auto"/>
                        <w:jc w:val="center"/>
                        <w:rPr>
                          <w:rFonts w:ascii="Times New Roman" w:eastAsia="Times New Roman" w:hAnsi="Times New Roman" w:cs="Times New Roman"/>
                          <w:sz w:val="24"/>
                          <w:szCs w:val="24"/>
                        </w:rPr>
                      </w:pPr>
                      <w:sdt>
                        <w:sdtPr>
                          <w:tag w:val="goog_rdk_606"/>
                          <w:id w:val="-389140516"/>
                        </w:sdtPr>
                        <w:sdtEndPr/>
                        <w:sdtContent>
                          <w:r w:rsidR="00364F45">
                            <w:rPr>
                              <w:rFonts w:ascii="Times New Roman" w:eastAsia="Times New Roman" w:hAnsi="Times New Roman" w:cs="Times New Roman"/>
                              <w:b/>
                              <w:bCs/>
                              <w:sz w:val="24"/>
                              <w:szCs w:val="24"/>
                            </w:rPr>
                            <w:t>Giám Đốc Cấp Cao Phụ Trách Quan Hệ Đối Tác</w:t>
                          </w:r>
                        </w:sdtContent>
                      </w:sdt>
                      <w:sdt>
                        <w:sdtPr>
                          <w:tag w:val="goog_rdk_607"/>
                          <w:id w:val="1225342171"/>
                        </w:sdtPr>
                        <w:sdtEndPr/>
                        <w:sdtContent/>
                      </w:sdt>
                    </w:p>
                  </w:sdtContent>
                </w:sdt>
              </w:tc>
              <w:tc>
                <w:tcPr>
                  <w:tcW w:w="450" w:type="dxa"/>
                </w:tcPr>
                <w:sdt>
                  <w:sdtPr>
                    <w:tag w:val="goog_rdk_610"/>
                    <w:id w:val="-616753884"/>
                  </w:sdtPr>
                  <w:sdtEndPr/>
                  <w:sdtContent>
                    <w:p w14:paraId="0000010E" w14:textId="77777777" w:rsidR="00312D72" w:rsidRDefault="00D542AC">
                      <w:pPr>
                        <w:spacing w:before="120" w:after="0" w:line="276" w:lineRule="auto"/>
                        <w:jc w:val="center"/>
                        <w:rPr>
                          <w:rFonts w:ascii="Times New Roman" w:eastAsia="Times New Roman" w:hAnsi="Times New Roman" w:cs="Times New Roman"/>
                          <w:sz w:val="24"/>
                          <w:szCs w:val="24"/>
                        </w:rPr>
                      </w:pPr>
                      <w:sdt>
                        <w:sdtPr>
                          <w:tag w:val="goog_rdk_609"/>
                          <w:id w:val="1489410094"/>
                        </w:sdtPr>
                        <w:sdtEndPr/>
                        <w:sdtContent/>
                      </w:sdt>
                    </w:p>
                  </w:sdtContent>
                </w:sdt>
              </w:tc>
              <w:tc>
                <w:tcPr>
                  <w:tcW w:w="3058" w:type="dxa"/>
                </w:tcPr>
                <w:sdt>
                  <w:sdtPr>
                    <w:tag w:val="goog_rdk_613"/>
                    <w:id w:val="-2020654720"/>
                  </w:sdtPr>
                  <w:sdtEndPr/>
                  <w:sdtContent>
                    <w:p w14:paraId="0000010F" w14:textId="77777777" w:rsidR="00312D72" w:rsidRDefault="00D542AC">
                      <w:pPr>
                        <w:spacing w:before="120" w:after="0" w:line="276" w:lineRule="auto"/>
                        <w:jc w:val="center"/>
                        <w:rPr>
                          <w:rFonts w:ascii="Times New Roman" w:eastAsia="Times New Roman" w:hAnsi="Times New Roman" w:cs="Times New Roman"/>
                          <w:sz w:val="24"/>
                          <w:szCs w:val="24"/>
                        </w:rPr>
                      </w:pPr>
                      <w:sdt>
                        <w:sdtPr>
                          <w:tag w:val="goog_rdk_611"/>
                          <w:id w:val="1159302118"/>
                        </w:sdtPr>
                        <w:sdtEndPr/>
                        <w:sdtContent>
                          <w:r w:rsidR="00364F45">
                            <w:rPr>
                              <w:rFonts w:ascii="Times New Roman" w:eastAsia="Times New Roman" w:hAnsi="Times New Roman" w:cs="Times New Roman"/>
                              <w:b/>
                              <w:bCs/>
                              <w:smallCaps/>
                              <w:sz w:val="24"/>
                              <w:szCs w:val="24"/>
                            </w:rPr>
                            <w:t xml:space="preserve"> ĐẠI DIỆN BÊN B</w:t>
                          </w:r>
                        </w:sdtContent>
                      </w:sdt>
                      <w:sdt>
                        <w:sdtPr>
                          <w:tag w:val="goog_rdk_612"/>
                          <w:id w:val="141675359"/>
                        </w:sdtPr>
                        <w:sdtEndPr/>
                        <w:sdtContent/>
                      </w:sdt>
                    </w:p>
                  </w:sdtContent>
                </w:sdt>
                <w:sdt>
                  <w:sdtPr>
                    <w:tag w:val="goog_rdk_615"/>
                    <w:id w:val="-942487482"/>
                  </w:sdtPr>
                  <w:sdtEndPr/>
                  <w:sdtContent>
                    <w:p w14:paraId="00000110" w14:textId="77777777" w:rsidR="00312D72" w:rsidRDefault="00D542AC">
                      <w:pPr>
                        <w:spacing w:before="120" w:after="0" w:line="276" w:lineRule="auto"/>
                        <w:jc w:val="center"/>
                        <w:rPr>
                          <w:rFonts w:ascii="Times New Roman" w:eastAsia="Times New Roman" w:hAnsi="Times New Roman" w:cs="Times New Roman"/>
                          <w:sz w:val="24"/>
                          <w:szCs w:val="24"/>
                        </w:rPr>
                      </w:pPr>
                      <w:sdt>
                        <w:sdtPr>
                          <w:tag w:val="goog_rdk_614"/>
                          <w:id w:val="652229240"/>
                        </w:sdtPr>
                        <w:sdtEndPr/>
                        <w:sdtContent/>
                      </w:sdt>
                    </w:p>
                  </w:sdtContent>
                </w:sdt>
                <w:sdt>
                  <w:sdtPr>
                    <w:tag w:val="goog_rdk_617"/>
                    <w:id w:val="-1737074152"/>
                  </w:sdtPr>
                  <w:sdtEndPr/>
                  <w:sdtContent>
                    <w:p w14:paraId="00000111" w14:textId="77777777" w:rsidR="00312D72" w:rsidRDefault="00D542AC">
                      <w:pPr>
                        <w:spacing w:before="120" w:after="0" w:line="276" w:lineRule="auto"/>
                        <w:jc w:val="center"/>
                        <w:rPr>
                          <w:rFonts w:ascii="Times New Roman" w:eastAsia="Times New Roman" w:hAnsi="Times New Roman" w:cs="Times New Roman"/>
                          <w:sz w:val="24"/>
                          <w:szCs w:val="24"/>
                        </w:rPr>
                      </w:pPr>
                      <w:sdt>
                        <w:sdtPr>
                          <w:tag w:val="goog_rdk_616"/>
                          <w:id w:val="536073173"/>
                        </w:sdtPr>
                        <w:sdtEndPr/>
                        <w:sdtContent/>
                      </w:sdt>
                    </w:p>
                  </w:sdtContent>
                </w:sdt>
                <w:sdt>
                  <w:sdtPr>
                    <w:tag w:val="goog_rdk_620"/>
                    <w:id w:val="344377279"/>
                  </w:sdtPr>
                  <w:sdtEndPr/>
                  <w:sdtContent>
                    <w:p w14:paraId="00000112" w14:textId="77777777" w:rsidR="00312D72" w:rsidRDefault="00D542AC">
                      <w:pPr>
                        <w:spacing w:after="0" w:line="288" w:lineRule="auto"/>
                        <w:jc w:val="center"/>
                        <w:rPr>
                          <w:rFonts w:ascii="Times New Roman" w:eastAsia="Times New Roman" w:hAnsi="Times New Roman" w:cs="Times New Roman"/>
                          <w:sz w:val="24"/>
                          <w:szCs w:val="24"/>
                        </w:rPr>
                      </w:pPr>
                      <w:sdt>
                        <w:sdtPr>
                          <w:tag w:val="goog_rdk_618"/>
                          <w:id w:val="1144512266"/>
                        </w:sdtPr>
                        <w:sdtEndPr/>
                        <w:sdtContent>
                          <w:r w:rsidR="00364F45">
                            <w:rPr>
                              <w:rFonts w:ascii="Times New Roman" w:eastAsia="Times New Roman" w:hAnsi="Times New Roman" w:cs="Times New Roman"/>
                              <w:b/>
                              <w:bCs/>
                              <w:sz w:val="24"/>
                              <w:szCs w:val="24"/>
                            </w:rPr>
                            <w:t>PHI NGỌC CẨM</w:t>
                          </w:r>
                        </w:sdtContent>
                      </w:sdt>
                      <w:sdt>
                        <w:sdtPr>
                          <w:tag w:val="goog_rdk_619"/>
                          <w:id w:val="132762904"/>
                        </w:sdtPr>
                        <w:sdtEndPr/>
                        <w:sdtContent/>
                      </w:sdt>
                    </w:p>
                  </w:sdtContent>
                </w:sdt>
                <w:sdt>
                  <w:sdtPr>
                    <w:tag w:val="goog_rdk_623"/>
                    <w:id w:val="-350104121"/>
                  </w:sdtPr>
                  <w:sdtEndPr/>
                  <w:sdtContent>
                    <w:p w14:paraId="00000113" w14:textId="77777777" w:rsidR="00312D72" w:rsidRDefault="00D542AC">
                      <w:pPr>
                        <w:spacing w:after="0" w:line="288" w:lineRule="auto"/>
                        <w:jc w:val="center"/>
                        <w:rPr>
                          <w:rFonts w:ascii="Times New Roman" w:eastAsia="Times New Roman" w:hAnsi="Times New Roman" w:cs="Times New Roman"/>
                          <w:sz w:val="24"/>
                          <w:szCs w:val="24"/>
                        </w:rPr>
                      </w:pPr>
                      <w:sdt>
                        <w:sdtPr>
                          <w:tag w:val="goog_rdk_621"/>
                          <w:id w:val="-1653197774"/>
                        </w:sdtPr>
                        <w:sdtEndPr/>
                        <w:sdtContent>
                          <w:r w:rsidR="00364F45">
                            <w:rPr>
                              <w:rFonts w:ascii="Times New Roman" w:eastAsia="Times New Roman" w:hAnsi="Times New Roman" w:cs="Times New Roman"/>
                              <w:b/>
                              <w:bCs/>
                              <w:sz w:val="24"/>
                              <w:szCs w:val="24"/>
                            </w:rPr>
                            <w:t xml:space="preserve">Giám đốc Khối </w:t>
                          </w:r>
                          <w:proofErr w:type="spellStart"/>
                          <w:r w:rsidR="00364F45">
                            <w:rPr>
                              <w:rFonts w:ascii="Times New Roman" w:eastAsia="Times New Roman" w:hAnsi="Times New Roman" w:cs="Times New Roman"/>
                              <w:b/>
                              <w:bCs/>
                              <w:sz w:val="24"/>
                              <w:szCs w:val="24"/>
                            </w:rPr>
                            <w:t>GAPCOM</w:t>
                          </w:r>
                          <w:proofErr w:type="spellEnd"/>
                        </w:sdtContent>
                      </w:sdt>
                      <w:sdt>
                        <w:sdtPr>
                          <w:tag w:val="goog_rdk_622"/>
                          <w:id w:val="1155466726"/>
                        </w:sdtPr>
                        <w:sdtEndPr/>
                        <w:sdtContent/>
                      </w:sdt>
                    </w:p>
                  </w:sdtContent>
                </w:sdt>
                <w:sdt>
                  <w:sdtPr>
                    <w:tag w:val="goog_rdk_625"/>
                    <w:id w:val="-1411452078"/>
                  </w:sdtPr>
                  <w:sdtEndPr/>
                  <w:sdtContent>
                    <w:p w14:paraId="00000114" w14:textId="77777777" w:rsidR="00312D72" w:rsidRDefault="00D542AC">
                      <w:pPr>
                        <w:spacing w:before="120" w:after="0" w:line="276" w:lineRule="auto"/>
                        <w:jc w:val="center"/>
                        <w:rPr>
                          <w:rFonts w:ascii="Times New Roman" w:eastAsia="Times New Roman" w:hAnsi="Times New Roman" w:cs="Times New Roman"/>
                          <w:sz w:val="24"/>
                          <w:szCs w:val="24"/>
                          <w:highlight w:val="yellow"/>
                        </w:rPr>
                      </w:pPr>
                      <w:sdt>
                        <w:sdtPr>
                          <w:tag w:val="goog_rdk_624"/>
                          <w:id w:val="504754856"/>
                        </w:sdtPr>
                        <w:sdtEndPr/>
                        <w:sdtContent/>
                      </w:sdt>
                    </w:p>
                  </w:sdtContent>
                </w:sdt>
                <w:sdt>
                  <w:sdtPr>
                    <w:tag w:val="goog_rdk_627"/>
                    <w:id w:val="1419449336"/>
                  </w:sdtPr>
                  <w:sdtEndPr/>
                  <w:sdtContent>
                    <w:p w14:paraId="00000115" w14:textId="77777777" w:rsidR="00312D72" w:rsidRDefault="00D542AC">
                      <w:pPr>
                        <w:spacing w:before="120" w:after="0" w:line="276" w:lineRule="auto"/>
                        <w:rPr>
                          <w:rFonts w:ascii="Times New Roman" w:eastAsia="Times New Roman" w:hAnsi="Times New Roman" w:cs="Times New Roman"/>
                          <w:sz w:val="24"/>
                          <w:szCs w:val="24"/>
                        </w:rPr>
                      </w:pPr>
                      <w:sdt>
                        <w:sdtPr>
                          <w:tag w:val="goog_rdk_626"/>
                          <w:id w:val="240263313"/>
                        </w:sdtPr>
                        <w:sdtEndPr/>
                        <w:sdtContent/>
                      </w:sdt>
                    </w:p>
                  </w:sdtContent>
                </w:sdt>
              </w:tc>
            </w:tr>
          </w:tbl>
          <w:sdt>
            <w:sdtPr>
              <w:tag w:val="goog_rdk_629"/>
              <w:id w:val="-437533040"/>
            </w:sdtPr>
            <w:sdtEndPr/>
            <w:sdtContent>
              <w:p w14:paraId="00000116" w14:textId="77777777" w:rsidR="00312D72" w:rsidRDefault="00D542AC">
                <w:pPr>
                  <w:spacing w:before="120" w:after="0" w:line="276" w:lineRule="auto"/>
                  <w:rPr>
                    <w:rFonts w:ascii="Times New Roman" w:eastAsia="Times New Roman" w:hAnsi="Times New Roman" w:cs="Times New Roman"/>
                    <w:sz w:val="24"/>
                    <w:szCs w:val="24"/>
                  </w:rPr>
                </w:pPr>
                <w:sdt>
                  <w:sdtPr>
                    <w:tag w:val="goog_rdk_628"/>
                    <w:id w:val="1421608334"/>
                  </w:sdtPr>
                  <w:sdtEndPr/>
                  <w:sdtContent/>
                </w:sdt>
              </w:p>
            </w:sdtContent>
          </w:sdt>
        </w:tc>
        <w:tc>
          <w:tcPr>
            <w:tcW w:w="407" w:type="dxa"/>
          </w:tcPr>
          <w:sdt>
            <w:sdtPr>
              <w:tag w:val="goog_rdk_631"/>
              <w:id w:val="-1234104409"/>
            </w:sdtPr>
            <w:sdtEndPr/>
            <w:sdtContent>
              <w:p w14:paraId="00000117" w14:textId="77777777" w:rsidR="00312D72" w:rsidRDefault="00D542AC">
                <w:pPr>
                  <w:spacing w:before="120" w:after="0" w:line="276" w:lineRule="auto"/>
                  <w:rPr>
                    <w:rFonts w:ascii="Times New Roman" w:eastAsia="Times New Roman" w:hAnsi="Times New Roman" w:cs="Times New Roman"/>
                    <w:sz w:val="24"/>
                    <w:szCs w:val="24"/>
                  </w:rPr>
                </w:pPr>
                <w:sdt>
                  <w:sdtPr>
                    <w:tag w:val="goog_rdk_630"/>
                    <w:id w:val="208474432"/>
                  </w:sdtPr>
                  <w:sdtEndPr/>
                  <w:sdtContent/>
                </w:sdt>
              </w:p>
            </w:sdtContent>
          </w:sdt>
        </w:tc>
      </w:tr>
    </w:tbl>
    <w:sdt>
      <w:sdtPr>
        <w:tag w:val="goog_rdk_633"/>
        <w:id w:val="1523905577"/>
      </w:sdtPr>
      <w:sdtEndPr/>
      <w:sdtContent>
        <w:p w14:paraId="00000118" w14:textId="77777777" w:rsidR="00312D72" w:rsidRDefault="00D542AC">
          <w:pPr>
            <w:tabs>
              <w:tab w:val="left" w:pos="7412"/>
            </w:tabs>
            <w:rPr>
              <w:rFonts w:ascii="Times New Roman" w:eastAsia="Times New Roman" w:hAnsi="Times New Roman" w:cs="Times New Roman"/>
              <w:sz w:val="24"/>
              <w:szCs w:val="24"/>
            </w:rPr>
          </w:pPr>
          <w:sdt>
            <w:sdtPr>
              <w:tag w:val="goog_rdk_632"/>
              <w:id w:val="-1970110909"/>
            </w:sdtPr>
            <w:sdtEndPr/>
            <w:sdtContent/>
          </w:sdt>
        </w:p>
      </w:sdtContent>
    </w:sdt>
    <w:sdt>
      <w:sdtPr>
        <w:tag w:val="goog_rdk_638"/>
        <w:id w:val="1357794521"/>
      </w:sdtPr>
      <w:sdtEndPr/>
      <w:sdtContent>
        <w:p w14:paraId="00000119" w14:textId="77777777" w:rsidR="00312D72" w:rsidRDefault="00D542AC">
          <w:pPr>
            <w:tabs>
              <w:tab w:val="left" w:pos="7412"/>
            </w:tabs>
            <w:jc w:val="center"/>
            <w:rPr>
              <w:rFonts w:ascii="Times New Roman" w:eastAsia="Times New Roman" w:hAnsi="Times New Roman" w:cs="Times New Roman"/>
              <w:sz w:val="24"/>
              <w:szCs w:val="24"/>
            </w:rPr>
          </w:pPr>
          <w:sdt>
            <w:sdtPr>
              <w:tag w:val="goog_rdk_635"/>
              <w:id w:val="-221062441"/>
            </w:sdtPr>
            <w:sdtEndPr/>
            <w:sdtContent>
              <w:ins w:id="327" w:author="Hang Phan" w:date="2026-05-25T13:50:00Z">
                <w:r w:rsidR="00364F45">
                  <w:br w:type="page"/>
                </w:r>
              </w:ins>
            </w:sdtContent>
          </w:sdt>
          <w:sdt>
            <w:sdtPr>
              <w:tag w:val="goog_rdk_636"/>
              <w:id w:val="-2137563854"/>
            </w:sdtPr>
            <w:sdtEndPr/>
            <w:sdtContent>
              <w:r w:rsidR="00364F45">
                <w:rPr>
                  <w:rFonts w:ascii="Times New Roman" w:eastAsia="Times New Roman" w:hAnsi="Times New Roman" w:cs="Times New Roman"/>
                  <w:b/>
                  <w:bCs/>
                  <w:sz w:val="24"/>
                  <w:szCs w:val="24"/>
                </w:rPr>
                <w:t>PHỤ LỤC B-01</w:t>
              </w:r>
            </w:sdtContent>
          </w:sdt>
          <w:sdt>
            <w:sdtPr>
              <w:tag w:val="goog_rdk_637"/>
              <w:id w:val="573092476"/>
            </w:sdtPr>
            <w:sdtEndPr/>
            <w:sdtContent/>
          </w:sdt>
        </w:p>
      </w:sdtContent>
    </w:sdt>
    <w:sdt>
      <w:sdtPr>
        <w:tag w:val="goog_rdk_641"/>
        <w:id w:val="645190588"/>
      </w:sdtPr>
      <w:sdtEndPr/>
      <w:sdtContent>
        <w:p w14:paraId="0000011A" w14:textId="77777777" w:rsidR="00312D72" w:rsidRDefault="00D542AC">
          <w:pPr>
            <w:tabs>
              <w:tab w:val="left" w:pos="7412"/>
            </w:tabs>
            <w:jc w:val="center"/>
            <w:rPr>
              <w:rFonts w:ascii="Times New Roman" w:eastAsia="Times New Roman" w:hAnsi="Times New Roman" w:cs="Times New Roman"/>
              <w:sz w:val="24"/>
              <w:szCs w:val="24"/>
            </w:rPr>
          </w:pPr>
          <w:sdt>
            <w:sdtPr>
              <w:tag w:val="goog_rdk_639"/>
              <w:id w:val="872354772"/>
            </w:sdtPr>
            <w:sdtEndPr/>
            <w:sdtContent>
              <w:r w:rsidR="00364F45">
                <w:rPr>
                  <w:rFonts w:ascii="Times New Roman" w:eastAsia="Times New Roman" w:hAnsi="Times New Roman" w:cs="Times New Roman"/>
                  <w:b/>
                  <w:bCs/>
                  <w:sz w:val="24"/>
                  <w:szCs w:val="24"/>
                </w:rPr>
                <w:t>Số ........../2026/PL/</w:t>
              </w:r>
              <w:proofErr w:type="spellStart"/>
              <w:r w:rsidR="00364F45">
                <w:rPr>
                  <w:rFonts w:ascii="Times New Roman" w:eastAsia="Times New Roman" w:hAnsi="Times New Roman" w:cs="Times New Roman"/>
                  <w:b/>
                  <w:bCs/>
                  <w:sz w:val="24"/>
                  <w:szCs w:val="24"/>
                </w:rPr>
                <w:t>zVas</w:t>
              </w:r>
              <w:proofErr w:type="spellEnd"/>
              <w:r w:rsidR="00364F45">
                <w:rPr>
                  <w:rFonts w:ascii="Times New Roman" w:eastAsia="Times New Roman" w:hAnsi="Times New Roman" w:cs="Times New Roman"/>
                  <w:b/>
                  <w:bCs/>
                  <w:sz w:val="24"/>
                  <w:szCs w:val="24"/>
                </w:rPr>
                <w:t xml:space="preserve"> -</w:t>
              </w:r>
              <w:proofErr w:type="spellStart"/>
              <w:r w:rsidR="00364F45">
                <w:rPr>
                  <w:rFonts w:ascii="Times New Roman" w:eastAsia="Times New Roman" w:hAnsi="Times New Roman" w:cs="Times New Roman"/>
                  <w:b/>
                  <w:bCs/>
                  <w:sz w:val="24"/>
                  <w:szCs w:val="24"/>
                </w:rPr>
                <w:t>B01</w:t>
              </w:r>
              <w:proofErr w:type="spellEnd"/>
            </w:sdtContent>
          </w:sdt>
          <w:sdt>
            <w:sdtPr>
              <w:tag w:val="goog_rdk_640"/>
              <w:id w:val="1159932858"/>
            </w:sdtPr>
            <w:sdtEndPr/>
            <w:sdtContent/>
          </w:sdt>
        </w:p>
      </w:sdtContent>
    </w:sdt>
    <w:sdt>
      <w:sdtPr>
        <w:tag w:val="goog_rdk_643"/>
        <w:id w:val="634238784"/>
      </w:sdtPr>
      <w:sdtEndPr/>
      <w:sdtContent>
        <w:p w14:paraId="0000011B" w14:textId="77777777" w:rsidR="00312D72" w:rsidRDefault="00D542AC">
          <w:pPr>
            <w:spacing w:before="120" w:after="0" w:line="288" w:lineRule="auto"/>
            <w:jc w:val="center"/>
            <w:rPr>
              <w:rFonts w:ascii="Times New Roman" w:eastAsia="Times New Roman" w:hAnsi="Times New Roman" w:cs="Times New Roman"/>
              <w:sz w:val="24"/>
              <w:szCs w:val="24"/>
            </w:rPr>
          </w:pPr>
          <w:sdt>
            <w:sdtPr>
              <w:tag w:val="goog_rdk_642"/>
              <w:id w:val="1512429724"/>
            </w:sdtPr>
            <w:sdtEndPr/>
            <w:sdtContent>
              <w:r w:rsidR="00364F45">
                <w:rPr>
                  <w:rFonts w:ascii="Times New Roman" w:eastAsia="Times New Roman" w:hAnsi="Times New Roman" w:cs="Times New Roman"/>
                  <w:sz w:val="24"/>
                  <w:szCs w:val="24"/>
                </w:rPr>
                <w:t xml:space="preserve">Đính kèm Hợp Đồng số ....../2026/ZVAS/VNG-   .............., ký ngày ......../........./2026 </w:t>
              </w:r>
            </w:sdtContent>
          </w:sdt>
        </w:p>
      </w:sdtContent>
    </w:sdt>
    <w:sdt>
      <w:sdtPr>
        <w:tag w:val="goog_rdk_645"/>
        <w:id w:val="-896843731"/>
      </w:sdtPr>
      <w:sdtEndPr/>
      <w:sdtContent>
        <w:p w14:paraId="0000011C" w14:textId="77777777" w:rsidR="00312D72" w:rsidRDefault="00D542AC">
          <w:pPr>
            <w:jc w:val="center"/>
            <w:rPr>
              <w:rFonts w:ascii="Times New Roman" w:eastAsia="Times New Roman" w:hAnsi="Times New Roman" w:cs="Times New Roman"/>
              <w:sz w:val="24"/>
              <w:szCs w:val="24"/>
            </w:rPr>
          </w:pPr>
          <w:sdt>
            <w:sdtPr>
              <w:tag w:val="goog_rdk_644"/>
              <w:id w:val="531190628"/>
            </w:sdtPr>
            <w:sdtEndPr/>
            <w:sdtContent>
              <w:r w:rsidR="00364F45">
                <w:rPr>
                  <w:rFonts w:ascii="Times New Roman" w:eastAsia="Times New Roman" w:hAnsi="Times New Roman" w:cs="Times New Roman"/>
                  <w:sz w:val="24"/>
                  <w:szCs w:val="24"/>
                </w:rPr>
                <w:t>giữa Công Ty Cổ Phần Tập Đoàn VNG (“Bên A”) và Công Ty ...................... (Bên B”)</w:t>
              </w:r>
            </w:sdtContent>
          </w:sdt>
        </w:p>
      </w:sdtContent>
    </w:sdt>
    <w:p w14:paraId="0000011D" w14:textId="77777777" w:rsidR="00312D72" w:rsidRDefault="00312D72">
      <w:pPr>
        <w:spacing w:before="120" w:after="120"/>
        <w:rPr>
          <w:rFonts w:ascii="Times New Roman" w:eastAsia="Times New Roman" w:hAnsi="Times New Roman" w:cs="Times New Roman"/>
          <w:sz w:val="24"/>
          <w:szCs w:val="24"/>
        </w:rPr>
      </w:pPr>
    </w:p>
    <w:sdt>
      <w:sdtPr>
        <w:tag w:val="goog_rdk_647"/>
        <w:id w:val="-424557747"/>
      </w:sdtPr>
      <w:sdtEndPr/>
      <w:sdtContent>
        <w:p w14:paraId="0000011E" w14:textId="77777777" w:rsidR="00312D72" w:rsidRDefault="00D542AC">
          <w:pPr>
            <w:spacing w:before="120" w:after="120"/>
            <w:rPr>
              <w:rFonts w:ascii="Times New Roman" w:eastAsia="Times New Roman" w:hAnsi="Times New Roman" w:cs="Times New Roman"/>
              <w:sz w:val="24"/>
              <w:szCs w:val="24"/>
            </w:rPr>
          </w:pPr>
          <w:sdt>
            <w:sdtPr>
              <w:tag w:val="goog_rdk_646"/>
              <w:id w:val="868673932"/>
            </w:sdtPr>
            <w:sdtEndPr/>
            <w:sdtContent>
              <w:r w:rsidR="00364F45">
                <w:rPr>
                  <w:rFonts w:ascii="Times New Roman" w:eastAsia="Times New Roman" w:hAnsi="Times New Roman" w:cs="Times New Roman"/>
                  <w:sz w:val="24"/>
                  <w:szCs w:val="24"/>
                </w:rPr>
                <w:t xml:space="preserve">Vào ngày …/...…/2026, các Bên cùng nhau </w:t>
              </w:r>
              <w:proofErr w:type="spellStart"/>
              <w:r w:rsidR="00364F45">
                <w:rPr>
                  <w:rFonts w:ascii="Times New Roman" w:eastAsia="Times New Roman" w:hAnsi="Times New Roman" w:cs="Times New Roman"/>
                  <w:sz w:val="24"/>
                  <w:szCs w:val="24"/>
                </w:rPr>
                <w:t>thoả</w:t>
              </w:r>
              <w:proofErr w:type="spellEnd"/>
              <w:r w:rsidR="00364F45">
                <w:rPr>
                  <w:rFonts w:ascii="Times New Roman" w:eastAsia="Times New Roman" w:hAnsi="Times New Roman" w:cs="Times New Roman"/>
                  <w:sz w:val="24"/>
                  <w:szCs w:val="24"/>
                </w:rPr>
                <w:t xml:space="preserve"> thuận và ký kết Phụ Lục này với nội dung như </w:t>
              </w:r>
              <w:proofErr w:type="spellStart"/>
              <w:r w:rsidR="00364F45">
                <w:rPr>
                  <w:rFonts w:ascii="Times New Roman" w:eastAsia="Times New Roman" w:hAnsi="Times New Roman" w:cs="Times New Roman"/>
                  <w:sz w:val="24"/>
                  <w:szCs w:val="24"/>
                </w:rPr>
                <w:t>sau</w:t>
              </w:r>
              <w:proofErr w:type="spellEnd"/>
              <w:r w:rsidR="00364F45">
                <w:rPr>
                  <w:rFonts w:ascii="Times New Roman" w:eastAsia="Times New Roman" w:hAnsi="Times New Roman" w:cs="Times New Roman"/>
                  <w:sz w:val="24"/>
                  <w:szCs w:val="24"/>
                </w:rPr>
                <w:t>:</w:t>
              </w:r>
            </w:sdtContent>
          </w:sdt>
        </w:p>
      </w:sdtContent>
    </w:sdt>
    <w:sdt>
      <w:sdtPr>
        <w:tag w:val="goog_rdk_649"/>
        <w:id w:val="-202686390"/>
      </w:sdtPr>
      <w:sdtEndPr/>
      <w:sdtContent>
        <w:p w14:paraId="0000011F" w14:textId="77777777" w:rsidR="00312D72" w:rsidRDefault="00D542AC">
          <w:p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4"/>
              <w:szCs w:val="24"/>
            </w:rPr>
          </w:pPr>
          <w:sdt>
            <w:sdtPr>
              <w:tag w:val="goog_rdk_648"/>
              <w:id w:val="1790756029"/>
            </w:sdtPr>
            <w:sdtEndPr/>
            <w:sdtContent/>
          </w:sdt>
        </w:p>
      </w:sdtContent>
    </w:sdt>
    <w:sdt>
      <w:sdtPr>
        <w:tag w:val="goog_rdk_652"/>
        <w:id w:val="580053957"/>
      </w:sdtPr>
      <w:sdtEndPr/>
      <w:sdtContent>
        <w:p w14:paraId="00000120" w14:textId="77777777" w:rsidR="00312D72" w:rsidRDefault="00D542AC">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sdt>
            <w:sdtPr>
              <w:tag w:val="goog_rdk_650"/>
              <w:id w:val="1394107955"/>
            </w:sdtPr>
            <w:sdtEndPr/>
            <w:sdtContent>
              <w:r w:rsidR="00364F45">
                <w:rPr>
                  <w:rFonts w:ascii="Times New Roman" w:eastAsia="Times New Roman" w:hAnsi="Times New Roman" w:cs="Times New Roman"/>
                  <w:b/>
                  <w:bCs/>
                  <w:color w:val="000000"/>
                  <w:sz w:val="24"/>
                  <w:szCs w:val="24"/>
                </w:rPr>
                <w:t>Điều 1: GIẢI THÍCH DỊCH VỤ</w:t>
              </w:r>
            </w:sdtContent>
          </w:sdt>
          <w:sdt>
            <w:sdtPr>
              <w:tag w:val="goog_rdk_651"/>
              <w:id w:val="425503284"/>
            </w:sdtPr>
            <w:sdtEndPr/>
            <w:sdtContent/>
          </w:sdt>
        </w:p>
      </w:sdtContent>
    </w:sdt>
    <w:sdt>
      <w:sdtPr>
        <w:tag w:val="goog_rdk_654"/>
        <w:id w:val="904800958"/>
      </w:sdtPr>
      <w:sdtEndPr/>
      <w:sdtContent>
        <w:p w14:paraId="00000121" w14:textId="77777777" w:rsidR="00312D72" w:rsidRDefault="00D542AC">
          <w:pPr>
            <w:numPr>
              <w:ilvl w:val="1"/>
              <w:numId w:val="26"/>
            </w:numPr>
            <w:pBdr>
              <w:top w:val="nil"/>
              <w:left w:val="nil"/>
              <w:bottom w:val="nil"/>
              <w:right w:val="nil"/>
              <w:between w:val="nil"/>
            </w:pBdr>
            <w:spacing w:after="0" w:line="360" w:lineRule="auto"/>
            <w:ind w:left="720" w:right="29"/>
            <w:jc w:val="both"/>
            <w:rPr>
              <w:rFonts w:ascii="Times New Roman" w:eastAsia="Times New Roman" w:hAnsi="Times New Roman" w:cs="Times New Roman"/>
              <w:color w:val="000000"/>
              <w:sz w:val="24"/>
              <w:szCs w:val="24"/>
            </w:rPr>
          </w:pPr>
          <w:sdt>
            <w:sdtPr>
              <w:tag w:val="goog_rdk_653"/>
              <w:id w:val="203003925"/>
            </w:sdtPr>
            <w:sdtEndPr/>
            <w:sdtContent>
              <w:r w:rsidR="00364F45">
                <w:rPr>
                  <w:rFonts w:ascii="Times New Roman" w:eastAsia="Times New Roman" w:hAnsi="Times New Roman" w:cs="Times New Roman"/>
                  <w:color w:val="000000"/>
                  <w:sz w:val="24"/>
                  <w:szCs w:val="24"/>
                </w:rPr>
                <w:t xml:space="preserve">Dịch vụ </w:t>
              </w:r>
              <w:proofErr w:type="spellStart"/>
              <w:r w:rsidR="00364F45">
                <w:rPr>
                  <w:rFonts w:ascii="Times New Roman" w:eastAsia="Times New Roman" w:hAnsi="Times New Roman" w:cs="Times New Roman"/>
                  <w:color w:val="000000"/>
                  <w:sz w:val="24"/>
                  <w:szCs w:val="24"/>
                </w:rPr>
                <w:t>ZingMP3</w:t>
              </w:r>
              <w:proofErr w:type="spellEnd"/>
              <w:r w:rsidR="00364F45">
                <w:rPr>
                  <w:rFonts w:ascii="Times New Roman" w:eastAsia="Times New Roman" w:hAnsi="Times New Roman" w:cs="Times New Roman"/>
                  <w:color w:val="000000"/>
                  <w:sz w:val="24"/>
                  <w:szCs w:val="24"/>
                </w:rPr>
                <w:t xml:space="preserve"> Plus: Bên A cung cấp </w:t>
              </w:r>
              <w:proofErr w:type="spellStart"/>
              <w:r w:rsidR="00364F45">
                <w:rPr>
                  <w:rFonts w:ascii="Times New Roman" w:eastAsia="Times New Roman" w:hAnsi="Times New Roman" w:cs="Times New Roman"/>
                  <w:color w:val="000000"/>
                  <w:sz w:val="24"/>
                  <w:szCs w:val="24"/>
                </w:rPr>
                <w:t>cho</w:t>
              </w:r>
              <w:proofErr w:type="spellEnd"/>
              <w:r w:rsidR="00364F45">
                <w:rPr>
                  <w:rFonts w:ascii="Times New Roman" w:eastAsia="Times New Roman" w:hAnsi="Times New Roman" w:cs="Times New Roman"/>
                  <w:color w:val="000000"/>
                  <w:sz w:val="24"/>
                  <w:szCs w:val="24"/>
                </w:rPr>
                <w:t xml:space="preserve"> Bên B dịch vụ tài khoản nghe nhạc với chất lượng </w:t>
              </w:r>
              <w:proofErr w:type="spellStart"/>
              <w:r w:rsidR="00364F45">
                <w:rPr>
                  <w:rFonts w:ascii="Times New Roman" w:eastAsia="Times New Roman" w:hAnsi="Times New Roman" w:cs="Times New Roman"/>
                  <w:color w:val="000000"/>
                  <w:sz w:val="24"/>
                  <w:szCs w:val="24"/>
                </w:rPr>
                <w:t>cao</w:t>
              </w:r>
              <w:proofErr w:type="spellEnd"/>
              <w:r w:rsidR="00364F45">
                <w:rPr>
                  <w:rFonts w:ascii="Times New Roman" w:eastAsia="Times New Roman" w:hAnsi="Times New Roman" w:cs="Times New Roman"/>
                  <w:color w:val="000000"/>
                  <w:sz w:val="24"/>
                  <w:szCs w:val="24"/>
                </w:rPr>
                <w:t xml:space="preserve">, không quảng cáo, được sử dụng trên nền tảng nghe nhạc </w:t>
              </w:r>
              <w:proofErr w:type="spellStart"/>
              <w:r w:rsidR="00364F45">
                <w:rPr>
                  <w:rFonts w:ascii="Times New Roman" w:eastAsia="Times New Roman" w:hAnsi="Times New Roman" w:cs="Times New Roman"/>
                  <w:color w:val="000000"/>
                  <w:sz w:val="24"/>
                  <w:szCs w:val="24"/>
                </w:rPr>
                <w:t>ZingMP3</w:t>
              </w:r>
              <w:proofErr w:type="spellEnd"/>
              <w:r w:rsidR="00364F45">
                <w:rPr>
                  <w:rFonts w:ascii="Times New Roman" w:eastAsia="Times New Roman" w:hAnsi="Times New Roman" w:cs="Times New Roman"/>
                  <w:color w:val="000000"/>
                  <w:sz w:val="24"/>
                  <w:szCs w:val="24"/>
                </w:rPr>
                <w:t>;</w:t>
              </w:r>
            </w:sdtContent>
          </w:sdt>
        </w:p>
      </w:sdtContent>
    </w:sdt>
    <w:sdt>
      <w:sdtPr>
        <w:tag w:val="goog_rdk_656"/>
        <w:id w:val="-1149306642"/>
      </w:sdtPr>
      <w:sdtEndPr/>
      <w:sdtContent>
        <w:p w14:paraId="00000122" w14:textId="77777777" w:rsidR="00312D72" w:rsidRDefault="00D542AC">
          <w:pPr>
            <w:numPr>
              <w:ilvl w:val="1"/>
              <w:numId w:val="26"/>
            </w:numPr>
            <w:pBdr>
              <w:top w:val="nil"/>
              <w:left w:val="nil"/>
              <w:bottom w:val="nil"/>
              <w:right w:val="nil"/>
              <w:between w:val="nil"/>
            </w:pBdr>
            <w:spacing w:after="0" w:line="360" w:lineRule="auto"/>
            <w:ind w:left="720" w:right="29"/>
            <w:jc w:val="both"/>
            <w:rPr>
              <w:rFonts w:ascii="Times New Roman" w:eastAsia="Times New Roman" w:hAnsi="Times New Roman" w:cs="Times New Roman"/>
              <w:color w:val="000000"/>
              <w:sz w:val="24"/>
              <w:szCs w:val="24"/>
            </w:rPr>
          </w:pPr>
          <w:sdt>
            <w:sdtPr>
              <w:tag w:val="goog_rdk_655"/>
              <w:id w:val="-1150446834"/>
            </w:sdtPr>
            <w:sdtEndPr/>
            <w:sdtContent>
              <w:r w:rsidR="00364F45">
                <w:rPr>
                  <w:rFonts w:ascii="Times New Roman" w:eastAsia="Times New Roman" w:hAnsi="Times New Roman" w:cs="Times New Roman"/>
                  <w:color w:val="000000"/>
                  <w:sz w:val="24"/>
                  <w:szCs w:val="24"/>
                </w:rPr>
                <w:t xml:space="preserve">Dịch vụ </w:t>
              </w:r>
              <w:proofErr w:type="spellStart"/>
              <w:r w:rsidR="00364F45">
                <w:rPr>
                  <w:rFonts w:ascii="Times New Roman" w:eastAsia="Times New Roman" w:hAnsi="Times New Roman" w:cs="Times New Roman"/>
                  <w:color w:val="000000"/>
                  <w:sz w:val="24"/>
                  <w:szCs w:val="24"/>
                </w:rPr>
                <w:t>ZingMP3</w:t>
              </w:r>
              <w:proofErr w:type="spellEnd"/>
              <w:r w:rsidR="00364F45">
                <w:rPr>
                  <w:rFonts w:ascii="Times New Roman" w:eastAsia="Times New Roman" w:hAnsi="Times New Roman" w:cs="Times New Roman"/>
                  <w:color w:val="000000"/>
                  <w:sz w:val="24"/>
                  <w:szCs w:val="24"/>
                </w:rPr>
                <w:t xml:space="preserve"> Premium: Bên A cung cấp </w:t>
              </w:r>
              <w:proofErr w:type="spellStart"/>
              <w:r w:rsidR="00364F45">
                <w:rPr>
                  <w:rFonts w:ascii="Times New Roman" w:eastAsia="Times New Roman" w:hAnsi="Times New Roman" w:cs="Times New Roman"/>
                  <w:color w:val="000000"/>
                  <w:sz w:val="24"/>
                  <w:szCs w:val="24"/>
                </w:rPr>
                <w:t>cho</w:t>
              </w:r>
              <w:proofErr w:type="spellEnd"/>
              <w:r w:rsidR="00364F45">
                <w:rPr>
                  <w:rFonts w:ascii="Times New Roman" w:eastAsia="Times New Roman" w:hAnsi="Times New Roman" w:cs="Times New Roman"/>
                  <w:color w:val="000000"/>
                  <w:sz w:val="24"/>
                  <w:szCs w:val="24"/>
                </w:rPr>
                <w:t xml:space="preserve"> Bên B dịch vụ tài khoản nghe nhạc với toàn bộ đặc quyền Plus cùng </w:t>
              </w:r>
              <w:proofErr w:type="spellStart"/>
              <w:r w:rsidR="00364F45">
                <w:rPr>
                  <w:rFonts w:ascii="Times New Roman" w:eastAsia="Times New Roman" w:hAnsi="Times New Roman" w:cs="Times New Roman"/>
                  <w:color w:val="000000"/>
                  <w:sz w:val="24"/>
                  <w:szCs w:val="24"/>
                </w:rPr>
                <w:t>kho</w:t>
              </w:r>
              <w:proofErr w:type="spellEnd"/>
              <w:r w:rsidR="00364F45">
                <w:rPr>
                  <w:rFonts w:ascii="Times New Roman" w:eastAsia="Times New Roman" w:hAnsi="Times New Roman" w:cs="Times New Roman"/>
                  <w:color w:val="000000"/>
                  <w:sz w:val="24"/>
                  <w:szCs w:val="24"/>
                </w:rPr>
                <w:t xml:space="preserve"> nhạc Premium được sử dụng trên nền tảng nghe nhạc Zing MP3;</w:t>
              </w:r>
            </w:sdtContent>
          </w:sdt>
        </w:p>
      </w:sdtContent>
    </w:sdt>
    <w:sdt>
      <w:sdtPr>
        <w:tag w:val="goog_rdk_658"/>
        <w:id w:val="-33408898"/>
      </w:sdtPr>
      <w:sdtEndPr/>
      <w:sdtContent>
        <w:p w14:paraId="00000123" w14:textId="77777777" w:rsidR="00312D72" w:rsidRDefault="00D542AC">
          <w:pPr>
            <w:numPr>
              <w:ilvl w:val="1"/>
              <w:numId w:val="26"/>
            </w:numPr>
            <w:pBdr>
              <w:top w:val="nil"/>
              <w:left w:val="nil"/>
              <w:bottom w:val="nil"/>
              <w:right w:val="nil"/>
              <w:between w:val="nil"/>
            </w:pBdr>
            <w:spacing w:after="0" w:line="360" w:lineRule="auto"/>
            <w:ind w:left="720" w:right="29"/>
            <w:jc w:val="both"/>
            <w:rPr>
              <w:rFonts w:ascii="Times New Roman" w:eastAsia="Times New Roman" w:hAnsi="Times New Roman" w:cs="Times New Roman"/>
              <w:color w:val="000000"/>
              <w:sz w:val="24"/>
              <w:szCs w:val="24"/>
            </w:rPr>
          </w:pPr>
          <w:sdt>
            <w:sdtPr>
              <w:tag w:val="goog_rdk_657"/>
              <w:id w:val="972124202"/>
            </w:sdtPr>
            <w:sdtEndPr/>
            <w:sdtContent>
              <w:r w:rsidR="00364F45">
                <w:rPr>
                  <w:rFonts w:ascii="Times New Roman" w:eastAsia="Times New Roman" w:hAnsi="Times New Roman" w:cs="Times New Roman"/>
                  <w:color w:val="000000"/>
                  <w:sz w:val="24"/>
                  <w:szCs w:val="24"/>
                </w:rPr>
                <w:t xml:space="preserve">Dịch vụ </w:t>
              </w:r>
              <w:proofErr w:type="spellStart"/>
              <w:r w:rsidR="00364F45">
                <w:rPr>
                  <w:rFonts w:ascii="Times New Roman" w:eastAsia="Times New Roman" w:hAnsi="Times New Roman" w:cs="Times New Roman"/>
                  <w:color w:val="000000"/>
                  <w:sz w:val="24"/>
                  <w:szCs w:val="24"/>
                </w:rPr>
                <w:t>zMelody</w:t>
              </w:r>
              <w:proofErr w:type="spellEnd"/>
              <w:r w:rsidR="00364F45">
                <w:rPr>
                  <w:rFonts w:ascii="Times New Roman" w:eastAsia="Times New Roman" w:hAnsi="Times New Roman" w:cs="Times New Roman"/>
                  <w:color w:val="000000"/>
                  <w:sz w:val="24"/>
                  <w:szCs w:val="24"/>
                </w:rPr>
                <w:t xml:space="preserve">/ </w:t>
              </w:r>
              <w:proofErr w:type="spellStart"/>
              <w:r w:rsidR="00364F45">
                <w:rPr>
                  <w:rFonts w:ascii="Times New Roman" w:eastAsia="Times New Roman" w:hAnsi="Times New Roman" w:cs="Times New Roman"/>
                  <w:color w:val="000000"/>
                  <w:sz w:val="24"/>
                  <w:szCs w:val="24"/>
                </w:rPr>
                <w:t>zStyle</w:t>
              </w:r>
              <w:proofErr w:type="spellEnd"/>
              <w:r w:rsidR="00364F45">
                <w:rPr>
                  <w:rFonts w:ascii="Times New Roman" w:eastAsia="Times New Roman" w:hAnsi="Times New Roman" w:cs="Times New Roman"/>
                  <w:color w:val="000000"/>
                  <w:sz w:val="24"/>
                  <w:szCs w:val="24"/>
                </w:rPr>
                <w:t xml:space="preserve">: Bên A cung cấp </w:t>
              </w:r>
              <w:proofErr w:type="spellStart"/>
              <w:r w:rsidR="00364F45">
                <w:rPr>
                  <w:rFonts w:ascii="Times New Roman" w:eastAsia="Times New Roman" w:hAnsi="Times New Roman" w:cs="Times New Roman"/>
                  <w:color w:val="000000"/>
                  <w:sz w:val="24"/>
                  <w:szCs w:val="24"/>
                </w:rPr>
                <w:t>cho</w:t>
              </w:r>
              <w:proofErr w:type="spellEnd"/>
              <w:r w:rsidR="00364F45">
                <w:rPr>
                  <w:rFonts w:ascii="Times New Roman" w:eastAsia="Times New Roman" w:hAnsi="Times New Roman" w:cs="Times New Roman"/>
                  <w:color w:val="000000"/>
                  <w:sz w:val="24"/>
                  <w:szCs w:val="24"/>
                </w:rPr>
                <w:t xml:space="preserve"> Bên B dịch vụ nhạc </w:t>
              </w:r>
              <w:proofErr w:type="spellStart"/>
              <w:r w:rsidR="00364F45">
                <w:rPr>
                  <w:rFonts w:ascii="Times New Roman" w:eastAsia="Times New Roman" w:hAnsi="Times New Roman" w:cs="Times New Roman"/>
                  <w:color w:val="000000"/>
                  <w:sz w:val="24"/>
                  <w:szCs w:val="24"/>
                </w:rPr>
                <w:t>chuông</w:t>
              </w:r>
              <w:proofErr w:type="spellEnd"/>
              <w:r w:rsidR="00364F45">
                <w:rPr>
                  <w:rFonts w:ascii="Times New Roman" w:eastAsia="Times New Roman" w:hAnsi="Times New Roman" w:cs="Times New Roman"/>
                  <w:color w:val="000000"/>
                  <w:sz w:val="24"/>
                  <w:szCs w:val="24"/>
                </w:rPr>
                <w:t xml:space="preserve">, nhạc chờ, hình nền </w:t>
              </w:r>
              <w:proofErr w:type="spellStart"/>
              <w:r w:rsidR="00364F45">
                <w:rPr>
                  <w:rFonts w:ascii="Times New Roman" w:eastAsia="Times New Roman" w:hAnsi="Times New Roman" w:cs="Times New Roman"/>
                  <w:color w:val="000000"/>
                  <w:sz w:val="24"/>
                  <w:szCs w:val="24"/>
                </w:rPr>
                <w:t>cho</w:t>
              </w:r>
              <w:proofErr w:type="spellEnd"/>
              <w:r w:rsidR="00364F45">
                <w:rPr>
                  <w:rFonts w:ascii="Times New Roman" w:eastAsia="Times New Roman" w:hAnsi="Times New Roman" w:cs="Times New Roman"/>
                  <w:color w:val="000000"/>
                  <w:sz w:val="24"/>
                  <w:szCs w:val="24"/>
                </w:rPr>
                <w:t xml:space="preserve"> các cuộc gọi trên nền tảng ứng dụng Zalo.</w:t>
              </w:r>
            </w:sdtContent>
          </w:sdt>
        </w:p>
      </w:sdtContent>
    </w:sdt>
    <w:sdt>
      <w:sdtPr>
        <w:tag w:val="goog_rdk_660"/>
        <w:id w:val="153056799"/>
      </w:sdtPr>
      <w:sdtEndPr/>
      <w:sdtContent>
        <w:p w14:paraId="00000124" w14:textId="77777777" w:rsidR="00312D72" w:rsidRDefault="00D542AC">
          <w:pPr>
            <w:pBdr>
              <w:top w:val="nil"/>
              <w:left w:val="nil"/>
              <w:bottom w:val="nil"/>
              <w:right w:val="nil"/>
              <w:between w:val="nil"/>
            </w:pBdr>
            <w:spacing w:after="0" w:line="360" w:lineRule="auto"/>
            <w:ind w:right="29"/>
            <w:jc w:val="both"/>
            <w:rPr>
              <w:rFonts w:ascii="Times New Roman" w:eastAsia="Times New Roman" w:hAnsi="Times New Roman" w:cs="Times New Roman"/>
              <w:color w:val="000000"/>
              <w:sz w:val="24"/>
              <w:szCs w:val="24"/>
            </w:rPr>
          </w:pPr>
          <w:sdt>
            <w:sdtPr>
              <w:tag w:val="goog_rdk_659"/>
              <w:id w:val="-925470949"/>
            </w:sdtPr>
            <w:sdtEndPr/>
            <w:sdtContent/>
          </w:sdt>
        </w:p>
      </w:sdtContent>
    </w:sdt>
    <w:sdt>
      <w:sdtPr>
        <w:tag w:val="goog_rdk_663"/>
        <w:id w:val="1054923313"/>
      </w:sdtPr>
      <w:sdtEndPr/>
      <w:sdtContent>
        <w:p w14:paraId="00000125" w14:textId="77777777" w:rsidR="00312D72" w:rsidRDefault="00D542AC">
          <w:pPr>
            <w:pBdr>
              <w:top w:val="nil"/>
              <w:left w:val="nil"/>
              <w:bottom w:val="nil"/>
              <w:right w:val="nil"/>
              <w:between w:val="nil"/>
            </w:pBdr>
            <w:spacing w:after="0" w:line="360" w:lineRule="auto"/>
            <w:ind w:right="29"/>
            <w:jc w:val="both"/>
            <w:rPr>
              <w:rFonts w:ascii="Times New Roman" w:eastAsia="Times New Roman" w:hAnsi="Times New Roman" w:cs="Times New Roman"/>
              <w:color w:val="000000"/>
              <w:sz w:val="24"/>
              <w:szCs w:val="24"/>
            </w:rPr>
          </w:pPr>
          <w:sdt>
            <w:sdtPr>
              <w:tag w:val="goog_rdk_661"/>
              <w:id w:val="1798836583"/>
            </w:sdtPr>
            <w:sdtEndPr/>
            <w:sdtContent>
              <w:r w:rsidR="00364F45">
                <w:rPr>
                  <w:rFonts w:ascii="Times New Roman" w:eastAsia="Times New Roman" w:hAnsi="Times New Roman" w:cs="Times New Roman"/>
                  <w:b/>
                  <w:bCs/>
                  <w:color w:val="000000"/>
                  <w:sz w:val="24"/>
                  <w:szCs w:val="24"/>
                </w:rPr>
                <w:t>Điều 2: PHẠM VI DỊCH VỤ CUNG CẤP VÀ GIÁ</w:t>
              </w:r>
            </w:sdtContent>
          </w:sdt>
          <w:sdt>
            <w:sdtPr>
              <w:tag w:val="goog_rdk_662"/>
              <w:id w:val="332739478"/>
            </w:sdtPr>
            <w:sdtEndPr/>
            <w:sdtContent/>
          </w:sdt>
        </w:p>
      </w:sdtContent>
    </w:sdt>
    <w:sdt>
      <w:sdtPr>
        <w:tag w:val="goog_rdk_665"/>
        <w:id w:val="-973246562"/>
      </w:sdtPr>
      <w:sdtEndPr/>
      <w:sdtContent>
        <w:p w14:paraId="00000126" w14:textId="77777777" w:rsidR="00312D72" w:rsidRDefault="00D542AC">
          <w:pPr>
            <w:pBdr>
              <w:top w:val="nil"/>
              <w:left w:val="nil"/>
              <w:bottom w:val="nil"/>
              <w:right w:val="nil"/>
              <w:between w:val="nil"/>
            </w:pBdr>
            <w:spacing w:after="0" w:line="360" w:lineRule="auto"/>
            <w:ind w:right="29"/>
            <w:jc w:val="both"/>
            <w:rPr>
              <w:rFonts w:ascii="Times New Roman" w:eastAsia="Times New Roman" w:hAnsi="Times New Roman" w:cs="Times New Roman"/>
              <w:color w:val="000000"/>
              <w:sz w:val="24"/>
              <w:szCs w:val="24"/>
            </w:rPr>
          </w:pPr>
          <w:sdt>
            <w:sdtPr>
              <w:tag w:val="goog_rdk_664"/>
              <w:id w:val="-1674040044"/>
            </w:sdtPr>
            <w:sdtEndPr/>
            <w:sdtContent>
              <w:r w:rsidR="00364F45">
                <w:rPr>
                  <w:rFonts w:ascii="Times New Roman" w:eastAsia="Times New Roman" w:hAnsi="Times New Roman" w:cs="Times New Roman"/>
                  <w:color w:val="000000"/>
                  <w:sz w:val="24"/>
                  <w:szCs w:val="24"/>
                </w:rPr>
                <w:t xml:space="preserve">Bên A cung cấp Dịch vụ </w:t>
              </w:r>
              <w:proofErr w:type="spellStart"/>
              <w:r w:rsidR="00364F45">
                <w:rPr>
                  <w:rFonts w:ascii="Times New Roman" w:eastAsia="Times New Roman" w:hAnsi="Times New Roman" w:cs="Times New Roman"/>
                  <w:color w:val="000000"/>
                  <w:sz w:val="24"/>
                  <w:szCs w:val="24"/>
                </w:rPr>
                <w:t>cho</w:t>
              </w:r>
              <w:proofErr w:type="spellEnd"/>
              <w:r w:rsidR="00364F45">
                <w:rPr>
                  <w:rFonts w:ascii="Times New Roman" w:eastAsia="Times New Roman" w:hAnsi="Times New Roman" w:cs="Times New Roman"/>
                  <w:color w:val="000000"/>
                  <w:sz w:val="24"/>
                  <w:szCs w:val="24"/>
                </w:rPr>
                <w:t xml:space="preserve"> Bên B </w:t>
              </w:r>
              <w:proofErr w:type="spellStart"/>
              <w:r w:rsidR="00364F45">
                <w:rPr>
                  <w:rFonts w:ascii="Times New Roman" w:eastAsia="Times New Roman" w:hAnsi="Times New Roman" w:cs="Times New Roman"/>
                  <w:color w:val="000000"/>
                  <w:sz w:val="24"/>
                  <w:szCs w:val="24"/>
                </w:rPr>
                <w:t>theo</w:t>
              </w:r>
              <w:proofErr w:type="spellEnd"/>
              <w:r w:rsidR="00364F45">
                <w:rPr>
                  <w:rFonts w:ascii="Times New Roman" w:eastAsia="Times New Roman" w:hAnsi="Times New Roman" w:cs="Times New Roman"/>
                  <w:color w:val="000000"/>
                  <w:sz w:val="24"/>
                  <w:szCs w:val="24"/>
                </w:rPr>
                <w:t xml:space="preserve"> Gói dịch vụ với số lượng, thời </w:t>
              </w:r>
              <w:proofErr w:type="spellStart"/>
              <w:r w:rsidR="00364F45">
                <w:rPr>
                  <w:rFonts w:ascii="Times New Roman" w:eastAsia="Times New Roman" w:hAnsi="Times New Roman" w:cs="Times New Roman"/>
                  <w:color w:val="000000"/>
                  <w:sz w:val="24"/>
                  <w:szCs w:val="24"/>
                </w:rPr>
                <w:t>gian</w:t>
              </w:r>
              <w:proofErr w:type="spellEnd"/>
              <w:r w:rsidR="00364F45">
                <w:rPr>
                  <w:rFonts w:ascii="Times New Roman" w:eastAsia="Times New Roman" w:hAnsi="Times New Roman" w:cs="Times New Roman"/>
                  <w:color w:val="000000"/>
                  <w:sz w:val="24"/>
                  <w:szCs w:val="24"/>
                </w:rPr>
                <w:t xml:space="preserve"> và giá dịch vụ chi tiết như </w:t>
              </w:r>
              <w:proofErr w:type="spellStart"/>
              <w:r w:rsidR="00364F45">
                <w:rPr>
                  <w:rFonts w:ascii="Times New Roman" w:eastAsia="Times New Roman" w:hAnsi="Times New Roman" w:cs="Times New Roman"/>
                  <w:color w:val="000000"/>
                  <w:sz w:val="24"/>
                  <w:szCs w:val="24"/>
                </w:rPr>
                <w:t>sau</w:t>
              </w:r>
              <w:proofErr w:type="spellEnd"/>
              <w:r w:rsidR="00364F45">
                <w:rPr>
                  <w:rFonts w:ascii="Times New Roman" w:eastAsia="Times New Roman" w:hAnsi="Times New Roman" w:cs="Times New Roman"/>
                  <w:color w:val="000000"/>
                  <w:sz w:val="24"/>
                  <w:szCs w:val="24"/>
                </w:rPr>
                <w:t>:</w:t>
              </w:r>
            </w:sdtContent>
          </w:sdt>
        </w:p>
      </w:sdtContent>
    </w:sdt>
    <w:tbl>
      <w:tblPr>
        <w:tblStyle w:val="a6"/>
        <w:tblW w:w="97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50"/>
        <w:gridCol w:w="1683"/>
        <w:gridCol w:w="1674"/>
        <w:gridCol w:w="2319"/>
        <w:gridCol w:w="1794"/>
      </w:tblGrid>
      <w:tr w:rsidR="00312D72" w14:paraId="0D56F1EA" w14:textId="77777777">
        <w:trPr>
          <w:trHeight w:val="1072"/>
        </w:trPr>
        <w:tc>
          <w:tcPr>
            <w:tcW w:w="2250" w:type="dxa"/>
            <w:tcBorders>
              <w:top w:val="single" w:sz="4" w:space="0" w:color="000000"/>
              <w:left w:val="single" w:sz="4" w:space="0" w:color="000000"/>
              <w:bottom w:val="single" w:sz="4" w:space="0" w:color="000000"/>
              <w:right w:val="single" w:sz="4" w:space="0" w:color="000000"/>
            </w:tcBorders>
            <w:vAlign w:val="center"/>
          </w:tcPr>
          <w:sdt>
            <w:sdtPr>
              <w:tag w:val="goog_rdk_668"/>
              <w:id w:val="41049997"/>
            </w:sdtPr>
            <w:sdtEndPr/>
            <w:sdtContent>
              <w:p w14:paraId="00000127" w14:textId="77777777" w:rsidR="00312D72" w:rsidRDefault="00D542AC">
                <w:pPr>
                  <w:pBdr>
                    <w:top w:val="nil"/>
                    <w:left w:val="nil"/>
                    <w:bottom w:val="nil"/>
                    <w:right w:val="nil"/>
                    <w:between w:val="nil"/>
                  </w:pBdr>
                  <w:spacing w:before="120" w:after="0" w:line="360" w:lineRule="auto"/>
                  <w:jc w:val="center"/>
                  <w:rPr>
                    <w:rFonts w:ascii="Times New Roman" w:eastAsia="Times New Roman" w:hAnsi="Times New Roman" w:cs="Times New Roman"/>
                    <w:color w:val="000000"/>
                    <w:sz w:val="24"/>
                    <w:szCs w:val="24"/>
                  </w:rPr>
                </w:pPr>
                <w:sdt>
                  <w:sdtPr>
                    <w:tag w:val="goog_rdk_666"/>
                    <w:id w:val="1555051004"/>
                  </w:sdtPr>
                  <w:sdtEndPr/>
                  <w:sdtContent>
                    <w:r w:rsidR="00364F45">
                      <w:rPr>
                        <w:rFonts w:ascii="Times New Roman" w:eastAsia="Times New Roman" w:hAnsi="Times New Roman" w:cs="Times New Roman"/>
                        <w:b/>
                        <w:bCs/>
                        <w:color w:val="000000"/>
                        <w:sz w:val="24"/>
                        <w:szCs w:val="24"/>
                      </w:rPr>
                      <w:t>Loại dịch vụ</w:t>
                    </w:r>
                  </w:sdtContent>
                </w:sdt>
                <w:sdt>
                  <w:sdtPr>
                    <w:tag w:val="goog_rdk_667"/>
                    <w:id w:val="-990065213"/>
                  </w:sdtPr>
                  <w:sdtEndPr/>
                  <w:sdtContent/>
                </w:sdt>
              </w:p>
            </w:sdtContent>
          </w:sdt>
        </w:tc>
        <w:tc>
          <w:tcPr>
            <w:tcW w:w="1683" w:type="dxa"/>
            <w:tcBorders>
              <w:top w:val="single" w:sz="4" w:space="0" w:color="000000"/>
              <w:left w:val="single" w:sz="4" w:space="0" w:color="000000"/>
              <w:bottom w:val="single" w:sz="4" w:space="0" w:color="000000"/>
              <w:right w:val="single" w:sz="4" w:space="0" w:color="000000"/>
            </w:tcBorders>
            <w:vAlign w:val="center"/>
          </w:tcPr>
          <w:sdt>
            <w:sdtPr>
              <w:tag w:val="goog_rdk_671"/>
              <w:id w:val="482550755"/>
            </w:sdtPr>
            <w:sdtEndPr/>
            <w:sdtContent>
              <w:p w14:paraId="00000128" w14:textId="77777777" w:rsidR="00312D72" w:rsidRDefault="00D542AC">
                <w:pPr>
                  <w:pBdr>
                    <w:top w:val="nil"/>
                    <w:left w:val="nil"/>
                    <w:bottom w:val="nil"/>
                    <w:right w:val="nil"/>
                    <w:between w:val="nil"/>
                  </w:pBdr>
                  <w:spacing w:before="120" w:after="0" w:line="360" w:lineRule="auto"/>
                  <w:jc w:val="center"/>
                  <w:rPr>
                    <w:rFonts w:ascii="Times New Roman" w:eastAsia="Times New Roman" w:hAnsi="Times New Roman" w:cs="Times New Roman"/>
                    <w:color w:val="000000"/>
                    <w:sz w:val="24"/>
                    <w:szCs w:val="24"/>
                  </w:rPr>
                </w:pPr>
                <w:sdt>
                  <w:sdtPr>
                    <w:tag w:val="goog_rdk_669"/>
                    <w:id w:val="-1064074552"/>
                  </w:sdtPr>
                  <w:sdtEndPr/>
                  <w:sdtContent>
                    <w:r w:rsidR="00364F45">
                      <w:rPr>
                        <w:rFonts w:ascii="Times New Roman" w:eastAsia="Times New Roman" w:hAnsi="Times New Roman" w:cs="Times New Roman"/>
                        <w:b/>
                        <w:bCs/>
                        <w:color w:val="000000"/>
                        <w:sz w:val="24"/>
                        <w:szCs w:val="24"/>
                      </w:rPr>
                      <w:t>Thời hạn Gói</w:t>
                    </w:r>
                  </w:sdtContent>
                </w:sdt>
                <w:sdt>
                  <w:sdtPr>
                    <w:tag w:val="goog_rdk_670"/>
                    <w:id w:val="-1465788080"/>
                  </w:sdtPr>
                  <w:sdtEndPr/>
                  <w:sdtContent/>
                </w:sdt>
              </w:p>
            </w:sdtContent>
          </w:sdt>
          <w:sdt>
            <w:sdtPr>
              <w:tag w:val="goog_rdk_674"/>
              <w:id w:val="-24064442"/>
            </w:sdtPr>
            <w:sdtEndPr/>
            <w:sdtContent>
              <w:p w14:paraId="00000129" w14:textId="77777777" w:rsidR="00312D72" w:rsidRDefault="00D542AC">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sdt>
                  <w:sdtPr>
                    <w:tag w:val="goog_rdk_672"/>
                    <w:id w:val="-1065530547"/>
                  </w:sdtPr>
                  <w:sdtEndPr/>
                  <w:sdtContent>
                    <w:r w:rsidR="00364F45">
                      <w:rPr>
                        <w:rFonts w:ascii="Times New Roman" w:eastAsia="Times New Roman" w:hAnsi="Times New Roman" w:cs="Times New Roman"/>
                        <w:b/>
                        <w:bCs/>
                        <w:color w:val="000000"/>
                        <w:sz w:val="24"/>
                        <w:szCs w:val="24"/>
                      </w:rPr>
                      <w:t>(Tháng)</w:t>
                    </w:r>
                  </w:sdtContent>
                </w:sdt>
                <w:sdt>
                  <w:sdtPr>
                    <w:tag w:val="goog_rdk_673"/>
                    <w:id w:val="1848013607"/>
                  </w:sdtPr>
                  <w:sdtEndPr/>
                  <w:sdtContent/>
                </w:sdt>
              </w:p>
            </w:sdtContent>
          </w:sdt>
        </w:tc>
        <w:tc>
          <w:tcPr>
            <w:tcW w:w="1674" w:type="dxa"/>
            <w:tcBorders>
              <w:top w:val="single" w:sz="4" w:space="0" w:color="000000"/>
              <w:left w:val="single" w:sz="4" w:space="0" w:color="000000"/>
              <w:bottom w:val="single" w:sz="4" w:space="0" w:color="000000"/>
              <w:right w:val="single" w:sz="4" w:space="0" w:color="000000"/>
            </w:tcBorders>
          </w:tcPr>
          <w:sdt>
            <w:sdtPr>
              <w:tag w:val="goog_rdk_677"/>
              <w:id w:val="-2059431384"/>
            </w:sdtPr>
            <w:sdtEndPr/>
            <w:sdtContent>
              <w:p w14:paraId="0000012A" w14:textId="77777777" w:rsidR="00312D72" w:rsidRDefault="00D542AC">
                <w:pPr>
                  <w:pBdr>
                    <w:top w:val="nil"/>
                    <w:left w:val="nil"/>
                    <w:bottom w:val="nil"/>
                    <w:right w:val="nil"/>
                    <w:between w:val="nil"/>
                  </w:pBdr>
                  <w:spacing w:before="120" w:after="0" w:line="360" w:lineRule="auto"/>
                  <w:jc w:val="center"/>
                  <w:rPr>
                    <w:rFonts w:ascii="Times New Roman" w:eastAsia="Times New Roman" w:hAnsi="Times New Roman" w:cs="Times New Roman"/>
                    <w:color w:val="000000"/>
                    <w:sz w:val="24"/>
                    <w:szCs w:val="24"/>
                  </w:rPr>
                </w:pPr>
                <w:sdt>
                  <w:sdtPr>
                    <w:tag w:val="goog_rdk_675"/>
                    <w:id w:val="2111170692"/>
                  </w:sdtPr>
                  <w:sdtEndPr/>
                  <w:sdtContent>
                    <w:r w:rsidR="00364F45">
                      <w:rPr>
                        <w:rFonts w:ascii="Times New Roman" w:eastAsia="Times New Roman" w:hAnsi="Times New Roman" w:cs="Times New Roman"/>
                        <w:b/>
                        <w:bCs/>
                        <w:color w:val="000000"/>
                        <w:sz w:val="24"/>
                        <w:szCs w:val="24"/>
                      </w:rPr>
                      <w:t>Số lượng</w:t>
                    </w:r>
                  </w:sdtContent>
                </w:sdt>
                <w:sdt>
                  <w:sdtPr>
                    <w:tag w:val="goog_rdk_676"/>
                    <w:id w:val="-1270283541"/>
                  </w:sdtPr>
                  <w:sdtEndPr/>
                  <w:sdtContent/>
                </w:sdt>
              </w:p>
            </w:sdtContent>
          </w:sdt>
        </w:tc>
        <w:tc>
          <w:tcPr>
            <w:tcW w:w="2319" w:type="dxa"/>
            <w:tcBorders>
              <w:top w:val="single" w:sz="4" w:space="0" w:color="000000"/>
              <w:left w:val="single" w:sz="4" w:space="0" w:color="000000"/>
              <w:bottom w:val="single" w:sz="4" w:space="0" w:color="000000"/>
              <w:right w:val="single" w:sz="4" w:space="0" w:color="000000"/>
            </w:tcBorders>
            <w:vAlign w:val="center"/>
          </w:tcPr>
          <w:sdt>
            <w:sdtPr>
              <w:tag w:val="goog_rdk_680"/>
              <w:id w:val="-900361654"/>
            </w:sdtPr>
            <w:sdtEndPr/>
            <w:sdtContent>
              <w:p w14:paraId="0000012B" w14:textId="77777777" w:rsidR="00312D72" w:rsidRDefault="00D542AC">
                <w:pPr>
                  <w:pBdr>
                    <w:top w:val="nil"/>
                    <w:left w:val="nil"/>
                    <w:bottom w:val="nil"/>
                    <w:right w:val="nil"/>
                    <w:between w:val="nil"/>
                  </w:pBdr>
                  <w:spacing w:before="120" w:after="0" w:line="360" w:lineRule="auto"/>
                  <w:jc w:val="center"/>
                  <w:rPr>
                    <w:rFonts w:ascii="Times New Roman" w:eastAsia="Times New Roman" w:hAnsi="Times New Roman" w:cs="Times New Roman"/>
                    <w:color w:val="000000"/>
                    <w:sz w:val="24"/>
                    <w:szCs w:val="24"/>
                  </w:rPr>
                </w:pPr>
                <w:sdt>
                  <w:sdtPr>
                    <w:tag w:val="goog_rdk_678"/>
                    <w:id w:val="1438478975"/>
                  </w:sdtPr>
                  <w:sdtEndPr/>
                  <w:sdtContent>
                    <w:proofErr w:type="spellStart"/>
                    <w:r w:rsidR="00364F45">
                      <w:rPr>
                        <w:rFonts w:ascii="Times New Roman" w:eastAsia="Times New Roman" w:hAnsi="Times New Roman" w:cs="Times New Roman"/>
                        <w:b/>
                        <w:bCs/>
                        <w:color w:val="000000"/>
                        <w:sz w:val="24"/>
                        <w:szCs w:val="24"/>
                      </w:rPr>
                      <w:t>Mệnh</w:t>
                    </w:r>
                    <w:proofErr w:type="spellEnd"/>
                    <w:r w:rsidR="00364F45">
                      <w:rPr>
                        <w:rFonts w:ascii="Times New Roman" w:eastAsia="Times New Roman" w:hAnsi="Times New Roman" w:cs="Times New Roman"/>
                        <w:b/>
                        <w:bCs/>
                        <w:color w:val="000000"/>
                        <w:sz w:val="24"/>
                        <w:szCs w:val="24"/>
                      </w:rPr>
                      <w:t xml:space="preserve"> giá code </w:t>
                    </w:r>
                  </w:sdtContent>
                </w:sdt>
                <w:sdt>
                  <w:sdtPr>
                    <w:tag w:val="goog_rdk_679"/>
                    <w:id w:val="763919814"/>
                  </w:sdtPr>
                  <w:sdtEndPr/>
                  <w:sdtContent/>
                </w:sdt>
              </w:p>
            </w:sdtContent>
          </w:sdt>
          <w:sdt>
            <w:sdtPr>
              <w:tag w:val="goog_rdk_683"/>
              <w:id w:val="-176583402"/>
            </w:sdtPr>
            <w:sdtEndPr/>
            <w:sdtContent>
              <w:p w14:paraId="0000012C" w14:textId="77777777" w:rsidR="00312D72" w:rsidRDefault="00D542AC">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sdt>
                  <w:sdtPr>
                    <w:tag w:val="goog_rdk_681"/>
                    <w:id w:val="1153246781"/>
                  </w:sdtPr>
                  <w:sdtEndPr/>
                  <w:sdtContent>
                    <w:r w:rsidR="00364F45">
                      <w:rPr>
                        <w:rFonts w:ascii="Times New Roman" w:eastAsia="Times New Roman" w:hAnsi="Times New Roman" w:cs="Times New Roman"/>
                        <w:b/>
                        <w:bCs/>
                        <w:color w:val="000000"/>
                        <w:sz w:val="24"/>
                        <w:szCs w:val="24"/>
                      </w:rPr>
                      <w:t>(Đã bao gồm VAT)</w:t>
                    </w:r>
                  </w:sdtContent>
                </w:sdt>
                <w:sdt>
                  <w:sdtPr>
                    <w:tag w:val="goog_rdk_682"/>
                    <w:id w:val="491582216"/>
                  </w:sdtPr>
                  <w:sdtEndPr/>
                  <w:sdtContent/>
                </w:sdt>
              </w:p>
            </w:sdtContent>
          </w:sdt>
        </w:tc>
        <w:tc>
          <w:tcPr>
            <w:tcW w:w="1794" w:type="dxa"/>
            <w:tcBorders>
              <w:top w:val="single" w:sz="4" w:space="0" w:color="000000"/>
              <w:left w:val="single" w:sz="4" w:space="0" w:color="000000"/>
              <w:bottom w:val="single" w:sz="4" w:space="0" w:color="000000"/>
              <w:right w:val="single" w:sz="4" w:space="0" w:color="000000"/>
            </w:tcBorders>
          </w:tcPr>
          <w:sdt>
            <w:sdtPr>
              <w:tag w:val="goog_rdk_686"/>
              <w:id w:val="-1414027523"/>
            </w:sdtPr>
            <w:sdtEndPr/>
            <w:sdtContent>
              <w:p w14:paraId="0000012D" w14:textId="77777777" w:rsidR="00312D72" w:rsidRDefault="00D542AC">
                <w:pPr>
                  <w:pBdr>
                    <w:top w:val="nil"/>
                    <w:left w:val="nil"/>
                    <w:bottom w:val="nil"/>
                    <w:right w:val="nil"/>
                    <w:between w:val="nil"/>
                  </w:pBdr>
                  <w:spacing w:before="120" w:after="0" w:line="360" w:lineRule="auto"/>
                  <w:jc w:val="center"/>
                  <w:rPr>
                    <w:rFonts w:ascii="Times New Roman" w:eastAsia="Times New Roman" w:hAnsi="Times New Roman" w:cs="Times New Roman"/>
                    <w:color w:val="000000"/>
                    <w:sz w:val="24"/>
                    <w:szCs w:val="24"/>
                  </w:rPr>
                </w:pPr>
                <w:sdt>
                  <w:sdtPr>
                    <w:tag w:val="goog_rdk_684"/>
                    <w:id w:val="-1773111419"/>
                  </w:sdtPr>
                  <w:sdtEndPr/>
                  <w:sdtContent>
                    <w:r w:rsidR="00364F45">
                      <w:rPr>
                        <w:rFonts w:ascii="Times New Roman" w:eastAsia="Times New Roman" w:hAnsi="Times New Roman" w:cs="Times New Roman"/>
                        <w:b/>
                        <w:bCs/>
                        <w:color w:val="000000"/>
                        <w:sz w:val="24"/>
                        <w:szCs w:val="24"/>
                      </w:rPr>
                      <w:t>Thành tiền</w:t>
                    </w:r>
                  </w:sdtContent>
                </w:sdt>
                <w:sdt>
                  <w:sdtPr>
                    <w:tag w:val="goog_rdk_685"/>
                    <w:id w:val="-1559690206"/>
                  </w:sdtPr>
                  <w:sdtEndPr/>
                  <w:sdtContent/>
                </w:sdt>
              </w:p>
            </w:sdtContent>
          </w:sdt>
          <w:sdt>
            <w:sdtPr>
              <w:tag w:val="goog_rdk_689"/>
              <w:id w:val="580385610"/>
            </w:sdtPr>
            <w:sdtEndPr/>
            <w:sdtContent>
              <w:p w14:paraId="0000012E" w14:textId="77777777" w:rsidR="00312D72" w:rsidRDefault="00D542AC">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sdt>
                  <w:sdtPr>
                    <w:tag w:val="goog_rdk_687"/>
                    <w:id w:val="-1752643067"/>
                  </w:sdtPr>
                  <w:sdtEndPr/>
                  <w:sdtContent>
                    <w:r w:rsidR="00364F45">
                      <w:rPr>
                        <w:rFonts w:ascii="Times New Roman" w:eastAsia="Times New Roman" w:hAnsi="Times New Roman" w:cs="Times New Roman"/>
                        <w:b/>
                        <w:bCs/>
                        <w:color w:val="000000"/>
                        <w:sz w:val="24"/>
                        <w:szCs w:val="24"/>
                      </w:rPr>
                      <w:t>(VND)</w:t>
                    </w:r>
                  </w:sdtContent>
                </w:sdt>
                <w:sdt>
                  <w:sdtPr>
                    <w:tag w:val="goog_rdk_688"/>
                    <w:id w:val="1819961146"/>
                  </w:sdtPr>
                  <w:sdtEndPr/>
                  <w:sdtContent/>
                </w:sdt>
              </w:p>
            </w:sdtContent>
          </w:sdt>
        </w:tc>
      </w:tr>
      <w:tr w:rsidR="00312D72" w14:paraId="5B8B52D5" w14:textId="77777777">
        <w:trPr>
          <w:trHeight w:val="514"/>
        </w:trPr>
        <w:tc>
          <w:tcPr>
            <w:tcW w:w="2250" w:type="dxa"/>
            <w:tcBorders>
              <w:top w:val="single" w:sz="4" w:space="0" w:color="000000"/>
              <w:left w:val="single" w:sz="4" w:space="0" w:color="000000"/>
              <w:bottom w:val="single" w:sz="4" w:space="0" w:color="000000"/>
              <w:right w:val="single" w:sz="4" w:space="0" w:color="000000"/>
            </w:tcBorders>
          </w:tcPr>
          <w:sdt>
            <w:sdtPr>
              <w:tag w:val="goog_rdk_691"/>
              <w:id w:val="13796547"/>
            </w:sdtPr>
            <w:sdtEndPr/>
            <w:sdtContent>
              <w:p w14:paraId="0000012F" w14:textId="77777777" w:rsidR="00312D72" w:rsidRDefault="00D542AC">
                <w:pPr>
                  <w:pBdr>
                    <w:top w:val="nil"/>
                    <w:left w:val="nil"/>
                    <w:bottom w:val="nil"/>
                    <w:right w:val="nil"/>
                    <w:between w:val="nil"/>
                  </w:pBdr>
                  <w:spacing w:before="120" w:after="0" w:line="360" w:lineRule="auto"/>
                  <w:rPr>
                    <w:rFonts w:ascii="Times New Roman" w:eastAsia="Times New Roman" w:hAnsi="Times New Roman" w:cs="Times New Roman"/>
                    <w:color w:val="000000"/>
                    <w:sz w:val="24"/>
                    <w:szCs w:val="24"/>
                  </w:rPr>
                </w:pPr>
                <w:sdt>
                  <w:sdtPr>
                    <w:tag w:val="goog_rdk_690"/>
                    <w:id w:val="1362410988"/>
                  </w:sdtPr>
                  <w:sdtEndPr/>
                  <w:sdtContent>
                    <w:r w:rsidR="00364F45">
                      <w:rPr>
                        <w:rFonts w:ascii="Times New Roman" w:eastAsia="Times New Roman" w:hAnsi="Times New Roman" w:cs="Times New Roman"/>
                        <w:color w:val="000000"/>
                        <w:sz w:val="24"/>
                        <w:szCs w:val="24"/>
                      </w:rPr>
                      <w:t>ZingMP3 Plus</w:t>
                    </w:r>
                  </w:sdtContent>
                </w:sdt>
              </w:p>
            </w:sdtContent>
          </w:sdt>
        </w:tc>
        <w:tc>
          <w:tcPr>
            <w:tcW w:w="1683" w:type="dxa"/>
            <w:tcBorders>
              <w:top w:val="single" w:sz="4" w:space="0" w:color="000000"/>
              <w:left w:val="single" w:sz="4" w:space="0" w:color="000000"/>
              <w:bottom w:val="single" w:sz="4" w:space="0" w:color="000000"/>
              <w:right w:val="single" w:sz="4" w:space="0" w:color="000000"/>
            </w:tcBorders>
          </w:tcPr>
          <w:sdt>
            <w:sdtPr>
              <w:tag w:val="goog_rdk_693"/>
              <w:id w:val="1039928711"/>
            </w:sdtPr>
            <w:sdtEndPr/>
            <w:sdtContent>
              <w:p w14:paraId="00000130" w14:textId="77777777" w:rsidR="00312D72" w:rsidRDefault="00D542AC">
                <w:pPr>
                  <w:pBdr>
                    <w:top w:val="nil"/>
                    <w:left w:val="nil"/>
                    <w:bottom w:val="nil"/>
                    <w:right w:val="nil"/>
                    <w:between w:val="nil"/>
                  </w:pBdr>
                  <w:spacing w:before="120" w:after="0" w:line="360" w:lineRule="auto"/>
                  <w:jc w:val="center"/>
                  <w:rPr>
                    <w:rFonts w:ascii="Times New Roman" w:eastAsia="Times New Roman" w:hAnsi="Times New Roman" w:cs="Times New Roman"/>
                    <w:color w:val="000000"/>
                    <w:sz w:val="24"/>
                    <w:szCs w:val="24"/>
                  </w:rPr>
                </w:pPr>
                <w:sdt>
                  <w:sdtPr>
                    <w:tag w:val="goog_rdk_692"/>
                    <w:id w:val="244278030"/>
                  </w:sdtPr>
                  <w:sdtEndPr/>
                  <w:sdtContent/>
                </w:sdt>
              </w:p>
            </w:sdtContent>
          </w:sdt>
        </w:tc>
        <w:tc>
          <w:tcPr>
            <w:tcW w:w="1674" w:type="dxa"/>
            <w:tcBorders>
              <w:top w:val="single" w:sz="4" w:space="0" w:color="000000"/>
              <w:left w:val="single" w:sz="4" w:space="0" w:color="000000"/>
              <w:bottom w:val="single" w:sz="4" w:space="0" w:color="000000"/>
              <w:right w:val="single" w:sz="4" w:space="0" w:color="000000"/>
            </w:tcBorders>
          </w:tcPr>
          <w:sdt>
            <w:sdtPr>
              <w:tag w:val="goog_rdk_695"/>
              <w:id w:val="-929362703"/>
            </w:sdtPr>
            <w:sdtEndPr/>
            <w:sdtContent>
              <w:p w14:paraId="00000131" w14:textId="77777777" w:rsidR="00312D72" w:rsidRDefault="00D542AC">
                <w:pPr>
                  <w:pBdr>
                    <w:top w:val="nil"/>
                    <w:left w:val="nil"/>
                    <w:bottom w:val="nil"/>
                    <w:right w:val="nil"/>
                    <w:between w:val="nil"/>
                  </w:pBdr>
                  <w:spacing w:before="120" w:after="0" w:line="360" w:lineRule="auto"/>
                  <w:jc w:val="center"/>
                  <w:rPr>
                    <w:rFonts w:ascii="Times New Roman" w:eastAsia="Times New Roman" w:hAnsi="Times New Roman" w:cs="Times New Roman"/>
                    <w:color w:val="000000"/>
                    <w:sz w:val="24"/>
                    <w:szCs w:val="24"/>
                  </w:rPr>
                </w:pPr>
                <w:sdt>
                  <w:sdtPr>
                    <w:tag w:val="goog_rdk_694"/>
                    <w:id w:val="1367162602"/>
                  </w:sdtPr>
                  <w:sdtEndPr/>
                  <w:sdtContent/>
                </w:sdt>
              </w:p>
            </w:sdtContent>
          </w:sdt>
        </w:tc>
        <w:tc>
          <w:tcPr>
            <w:tcW w:w="2319" w:type="dxa"/>
            <w:tcBorders>
              <w:top w:val="single" w:sz="4" w:space="0" w:color="000000"/>
              <w:left w:val="single" w:sz="4" w:space="0" w:color="000000"/>
              <w:bottom w:val="single" w:sz="4" w:space="0" w:color="000000"/>
              <w:right w:val="single" w:sz="4" w:space="0" w:color="000000"/>
            </w:tcBorders>
          </w:tcPr>
          <w:sdt>
            <w:sdtPr>
              <w:tag w:val="goog_rdk_697"/>
              <w:id w:val="-1659667289"/>
            </w:sdtPr>
            <w:sdtEndPr/>
            <w:sdtContent>
              <w:p w14:paraId="00000132" w14:textId="77777777" w:rsidR="00312D72" w:rsidRDefault="00D542AC">
                <w:pPr>
                  <w:pBdr>
                    <w:top w:val="nil"/>
                    <w:left w:val="nil"/>
                    <w:bottom w:val="nil"/>
                    <w:right w:val="nil"/>
                    <w:between w:val="nil"/>
                  </w:pBdr>
                  <w:spacing w:before="120" w:after="0" w:line="360" w:lineRule="auto"/>
                  <w:jc w:val="center"/>
                  <w:rPr>
                    <w:rFonts w:ascii="Times New Roman" w:eastAsia="Times New Roman" w:hAnsi="Times New Roman" w:cs="Times New Roman"/>
                    <w:color w:val="000000"/>
                    <w:sz w:val="24"/>
                    <w:szCs w:val="24"/>
                  </w:rPr>
                </w:pPr>
                <w:sdt>
                  <w:sdtPr>
                    <w:tag w:val="goog_rdk_696"/>
                    <w:id w:val="-601152781"/>
                  </w:sdtPr>
                  <w:sdtEndPr/>
                  <w:sdtContent/>
                </w:sdt>
              </w:p>
            </w:sdtContent>
          </w:sdt>
        </w:tc>
        <w:tc>
          <w:tcPr>
            <w:tcW w:w="1794" w:type="dxa"/>
            <w:tcBorders>
              <w:top w:val="single" w:sz="4" w:space="0" w:color="000000"/>
              <w:left w:val="single" w:sz="4" w:space="0" w:color="000000"/>
              <w:bottom w:val="single" w:sz="4" w:space="0" w:color="000000"/>
              <w:right w:val="single" w:sz="4" w:space="0" w:color="000000"/>
            </w:tcBorders>
          </w:tcPr>
          <w:sdt>
            <w:sdtPr>
              <w:tag w:val="goog_rdk_699"/>
              <w:id w:val="2069095268"/>
            </w:sdtPr>
            <w:sdtEndPr/>
            <w:sdtContent>
              <w:p w14:paraId="00000133" w14:textId="77777777" w:rsidR="00312D72" w:rsidRDefault="00D542AC">
                <w:pPr>
                  <w:pBdr>
                    <w:top w:val="nil"/>
                    <w:left w:val="nil"/>
                    <w:bottom w:val="nil"/>
                    <w:right w:val="nil"/>
                    <w:between w:val="nil"/>
                  </w:pBdr>
                  <w:spacing w:before="120" w:after="0" w:line="360" w:lineRule="auto"/>
                  <w:jc w:val="center"/>
                  <w:rPr>
                    <w:rFonts w:ascii="Times New Roman" w:eastAsia="Times New Roman" w:hAnsi="Times New Roman" w:cs="Times New Roman"/>
                    <w:color w:val="000000"/>
                    <w:sz w:val="24"/>
                    <w:szCs w:val="24"/>
                  </w:rPr>
                </w:pPr>
                <w:sdt>
                  <w:sdtPr>
                    <w:tag w:val="goog_rdk_698"/>
                    <w:id w:val="2055231073"/>
                  </w:sdtPr>
                  <w:sdtEndPr/>
                  <w:sdtContent/>
                </w:sdt>
              </w:p>
            </w:sdtContent>
          </w:sdt>
        </w:tc>
      </w:tr>
      <w:tr w:rsidR="00312D72" w14:paraId="0AF59165" w14:textId="77777777">
        <w:trPr>
          <w:trHeight w:val="514"/>
        </w:trPr>
        <w:tc>
          <w:tcPr>
            <w:tcW w:w="2250" w:type="dxa"/>
            <w:tcBorders>
              <w:top w:val="single" w:sz="4" w:space="0" w:color="000000"/>
              <w:left w:val="single" w:sz="4" w:space="0" w:color="000000"/>
              <w:bottom w:val="single" w:sz="4" w:space="0" w:color="000000"/>
              <w:right w:val="single" w:sz="4" w:space="0" w:color="000000"/>
            </w:tcBorders>
          </w:tcPr>
          <w:sdt>
            <w:sdtPr>
              <w:tag w:val="goog_rdk_701"/>
              <w:id w:val="740205097"/>
            </w:sdtPr>
            <w:sdtEndPr/>
            <w:sdtContent>
              <w:p w14:paraId="00000134" w14:textId="77777777" w:rsidR="00312D72" w:rsidRDefault="00D542AC">
                <w:pPr>
                  <w:pBdr>
                    <w:top w:val="nil"/>
                    <w:left w:val="nil"/>
                    <w:bottom w:val="nil"/>
                    <w:right w:val="nil"/>
                    <w:between w:val="nil"/>
                  </w:pBdr>
                  <w:spacing w:before="120" w:after="0" w:line="360" w:lineRule="auto"/>
                  <w:ind w:right="29"/>
                  <w:jc w:val="both"/>
                  <w:rPr>
                    <w:rFonts w:ascii="Times New Roman" w:eastAsia="Times New Roman" w:hAnsi="Times New Roman" w:cs="Times New Roman"/>
                    <w:color w:val="000000"/>
                    <w:sz w:val="24"/>
                    <w:szCs w:val="24"/>
                  </w:rPr>
                </w:pPr>
                <w:sdt>
                  <w:sdtPr>
                    <w:tag w:val="goog_rdk_700"/>
                    <w:id w:val="-1142700148"/>
                  </w:sdtPr>
                  <w:sdtEndPr/>
                  <w:sdtContent>
                    <w:r w:rsidR="00364F45">
                      <w:rPr>
                        <w:rFonts w:ascii="Times New Roman" w:eastAsia="Times New Roman" w:hAnsi="Times New Roman" w:cs="Times New Roman"/>
                        <w:color w:val="000000"/>
                        <w:sz w:val="24"/>
                        <w:szCs w:val="24"/>
                      </w:rPr>
                      <w:t>ZingMP3 Premium</w:t>
                    </w:r>
                  </w:sdtContent>
                </w:sdt>
              </w:p>
            </w:sdtContent>
          </w:sdt>
        </w:tc>
        <w:tc>
          <w:tcPr>
            <w:tcW w:w="1683" w:type="dxa"/>
            <w:tcBorders>
              <w:top w:val="single" w:sz="4" w:space="0" w:color="000000"/>
              <w:left w:val="single" w:sz="4" w:space="0" w:color="000000"/>
              <w:bottom w:val="single" w:sz="4" w:space="0" w:color="000000"/>
              <w:right w:val="single" w:sz="4" w:space="0" w:color="000000"/>
            </w:tcBorders>
          </w:tcPr>
          <w:sdt>
            <w:sdtPr>
              <w:tag w:val="goog_rdk_703"/>
              <w:id w:val="1294253582"/>
            </w:sdtPr>
            <w:sdtEndPr/>
            <w:sdtContent>
              <w:p w14:paraId="00000135" w14:textId="77777777" w:rsidR="00312D72" w:rsidRDefault="00D542AC">
                <w:pPr>
                  <w:pBdr>
                    <w:top w:val="nil"/>
                    <w:left w:val="nil"/>
                    <w:bottom w:val="nil"/>
                    <w:right w:val="nil"/>
                    <w:between w:val="nil"/>
                  </w:pBdr>
                  <w:spacing w:before="120" w:after="0" w:line="360" w:lineRule="auto"/>
                  <w:jc w:val="center"/>
                  <w:rPr>
                    <w:rFonts w:ascii="Times New Roman" w:eastAsia="Times New Roman" w:hAnsi="Times New Roman" w:cs="Times New Roman"/>
                    <w:color w:val="000000"/>
                    <w:sz w:val="24"/>
                    <w:szCs w:val="24"/>
                  </w:rPr>
                </w:pPr>
                <w:sdt>
                  <w:sdtPr>
                    <w:tag w:val="goog_rdk_702"/>
                    <w:id w:val="1726149861"/>
                  </w:sdtPr>
                  <w:sdtEndPr/>
                  <w:sdtContent/>
                </w:sdt>
              </w:p>
            </w:sdtContent>
          </w:sdt>
        </w:tc>
        <w:tc>
          <w:tcPr>
            <w:tcW w:w="1674" w:type="dxa"/>
            <w:tcBorders>
              <w:top w:val="single" w:sz="4" w:space="0" w:color="000000"/>
              <w:left w:val="single" w:sz="4" w:space="0" w:color="000000"/>
              <w:bottom w:val="single" w:sz="4" w:space="0" w:color="000000"/>
              <w:right w:val="single" w:sz="4" w:space="0" w:color="000000"/>
            </w:tcBorders>
          </w:tcPr>
          <w:sdt>
            <w:sdtPr>
              <w:tag w:val="goog_rdk_705"/>
              <w:id w:val="-1127834759"/>
            </w:sdtPr>
            <w:sdtEndPr/>
            <w:sdtContent>
              <w:p w14:paraId="00000136" w14:textId="77777777" w:rsidR="00312D72" w:rsidRDefault="00D542AC">
                <w:pPr>
                  <w:pBdr>
                    <w:top w:val="nil"/>
                    <w:left w:val="nil"/>
                    <w:bottom w:val="nil"/>
                    <w:right w:val="nil"/>
                    <w:between w:val="nil"/>
                  </w:pBdr>
                  <w:spacing w:before="120" w:after="0" w:line="360" w:lineRule="auto"/>
                  <w:jc w:val="center"/>
                  <w:rPr>
                    <w:rFonts w:ascii="Times New Roman" w:eastAsia="Times New Roman" w:hAnsi="Times New Roman" w:cs="Times New Roman"/>
                    <w:color w:val="000000"/>
                    <w:sz w:val="24"/>
                    <w:szCs w:val="24"/>
                  </w:rPr>
                </w:pPr>
                <w:sdt>
                  <w:sdtPr>
                    <w:tag w:val="goog_rdk_704"/>
                    <w:id w:val="-1617632098"/>
                  </w:sdtPr>
                  <w:sdtEndPr/>
                  <w:sdtContent/>
                </w:sdt>
              </w:p>
            </w:sdtContent>
          </w:sdt>
        </w:tc>
        <w:tc>
          <w:tcPr>
            <w:tcW w:w="2319" w:type="dxa"/>
            <w:tcBorders>
              <w:top w:val="single" w:sz="4" w:space="0" w:color="000000"/>
              <w:left w:val="single" w:sz="4" w:space="0" w:color="000000"/>
              <w:bottom w:val="single" w:sz="4" w:space="0" w:color="000000"/>
              <w:right w:val="single" w:sz="4" w:space="0" w:color="000000"/>
            </w:tcBorders>
          </w:tcPr>
          <w:sdt>
            <w:sdtPr>
              <w:tag w:val="goog_rdk_707"/>
              <w:id w:val="312629501"/>
            </w:sdtPr>
            <w:sdtEndPr/>
            <w:sdtContent>
              <w:p w14:paraId="00000137" w14:textId="77777777" w:rsidR="00312D72" w:rsidRDefault="00D542AC">
                <w:pPr>
                  <w:pBdr>
                    <w:top w:val="nil"/>
                    <w:left w:val="nil"/>
                    <w:bottom w:val="nil"/>
                    <w:right w:val="nil"/>
                    <w:between w:val="nil"/>
                  </w:pBdr>
                  <w:spacing w:before="120" w:after="0" w:line="360" w:lineRule="auto"/>
                  <w:jc w:val="center"/>
                  <w:rPr>
                    <w:rFonts w:ascii="Times New Roman" w:eastAsia="Times New Roman" w:hAnsi="Times New Roman" w:cs="Times New Roman"/>
                    <w:color w:val="000000"/>
                    <w:sz w:val="24"/>
                    <w:szCs w:val="24"/>
                  </w:rPr>
                </w:pPr>
                <w:sdt>
                  <w:sdtPr>
                    <w:tag w:val="goog_rdk_706"/>
                    <w:id w:val="-1134248524"/>
                  </w:sdtPr>
                  <w:sdtEndPr/>
                  <w:sdtContent/>
                </w:sdt>
              </w:p>
            </w:sdtContent>
          </w:sdt>
        </w:tc>
        <w:tc>
          <w:tcPr>
            <w:tcW w:w="1794" w:type="dxa"/>
            <w:tcBorders>
              <w:top w:val="single" w:sz="4" w:space="0" w:color="000000"/>
              <w:left w:val="single" w:sz="4" w:space="0" w:color="000000"/>
              <w:bottom w:val="single" w:sz="4" w:space="0" w:color="000000"/>
              <w:right w:val="single" w:sz="4" w:space="0" w:color="000000"/>
            </w:tcBorders>
          </w:tcPr>
          <w:sdt>
            <w:sdtPr>
              <w:tag w:val="goog_rdk_709"/>
              <w:id w:val="274646056"/>
            </w:sdtPr>
            <w:sdtEndPr/>
            <w:sdtContent>
              <w:p w14:paraId="00000138" w14:textId="77777777" w:rsidR="00312D72" w:rsidRDefault="00D542AC">
                <w:pPr>
                  <w:pBdr>
                    <w:top w:val="nil"/>
                    <w:left w:val="nil"/>
                    <w:bottom w:val="nil"/>
                    <w:right w:val="nil"/>
                    <w:between w:val="nil"/>
                  </w:pBdr>
                  <w:spacing w:before="120" w:after="0" w:line="360" w:lineRule="auto"/>
                  <w:jc w:val="center"/>
                  <w:rPr>
                    <w:rFonts w:ascii="Times New Roman" w:eastAsia="Times New Roman" w:hAnsi="Times New Roman" w:cs="Times New Roman"/>
                    <w:color w:val="000000"/>
                    <w:sz w:val="24"/>
                    <w:szCs w:val="24"/>
                  </w:rPr>
                </w:pPr>
                <w:sdt>
                  <w:sdtPr>
                    <w:tag w:val="goog_rdk_708"/>
                    <w:id w:val="-1684745037"/>
                  </w:sdtPr>
                  <w:sdtEndPr/>
                  <w:sdtContent/>
                </w:sdt>
              </w:p>
            </w:sdtContent>
          </w:sdt>
        </w:tc>
      </w:tr>
      <w:tr w:rsidR="00312D72" w14:paraId="09D78545" w14:textId="77777777">
        <w:trPr>
          <w:trHeight w:val="514"/>
        </w:trPr>
        <w:tc>
          <w:tcPr>
            <w:tcW w:w="2250" w:type="dxa"/>
            <w:tcBorders>
              <w:top w:val="single" w:sz="4" w:space="0" w:color="000000"/>
              <w:left w:val="single" w:sz="4" w:space="0" w:color="000000"/>
              <w:bottom w:val="single" w:sz="4" w:space="0" w:color="000000"/>
              <w:right w:val="single" w:sz="4" w:space="0" w:color="000000"/>
            </w:tcBorders>
          </w:tcPr>
          <w:sdt>
            <w:sdtPr>
              <w:tag w:val="goog_rdk_711"/>
              <w:id w:val="-912451311"/>
            </w:sdtPr>
            <w:sdtEndPr/>
            <w:sdtContent>
              <w:p w14:paraId="00000139" w14:textId="77777777" w:rsidR="00312D72" w:rsidRDefault="00D542AC">
                <w:pPr>
                  <w:pBdr>
                    <w:top w:val="nil"/>
                    <w:left w:val="nil"/>
                    <w:bottom w:val="nil"/>
                    <w:right w:val="nil"/>
                    <w:between w:val="nil"/>
                  </w:pBdr>
                  <w:spacing w:before="120" w:after="0" w:line="360" w:lineRule="auto"/>
                  <w:ind w:right="29"/>
                  <w:jc w:val="both"/>
                  <w:rPr>
                    <w:rFonts w:ascii="Times New Roman" w:eastAsia="Times New Roman" w:hAnsi="Times New Roman" w:cs="Times New Roman"/>
                    <w:color w:val="000000"/>
                    <w:sz w:val="24"/>
                    <w:szCs w:val="24"/>
                  </w:rPr>
                </w:pPr>
                <w:sdt>
                  <w:sdtPr>
                    <w:tag w:val="goog_rdk_710"/>
                    <w:id w:val="-544979872"/>
                  </w:sdtPr>
                  <w:sdtEndPr/>
                  <w:sdtContent>
                    <w:proofErr w:type="spellStart"/>
                    <w:r w:rsidR="00364F45">
                      <w:rPr>
                        <w:rFonts w:ascii="Times New Roman" w:eastAsia="Times New Roman" w:hAnsi="Times New Roman" w:cs="Times New Roman"/>
                        <w:color w:val="000000"/>
                        <w:sz w:val="24"/>
                        <w:szCs w:val="24"/>
                      </w:rPr>
                      <w:t>zMelody</w:t>
                    </w:r>
                    <w:proofErr w:type="spellEnd"/>
                  </w:sdtContent>
                </w:sdt>
              </w:p>
            </w:sdtContent>
          </w:sdt>
        </w:tc>
        <w:tc>
          <w:tcPr>
            <w:tcW w:w="1683" w:type="dxa"/>
            <w:tcBorders>
              <w:top w:val="single" w:sz="4" w:space="0" w:color="000000"/>
              <w:left w:val="single" w:sz="4" w:space="0" w:color="000000"/>
              <w:bottom w:val="single" w:sz="4" w:space="0" w:color="000000"/>
              <w:right w:val="single" w:sz="4" w:space="0" w:color="000000"/>
            </w:tcBorders>
          </w:tcPr>
          <w:sdt>
            <w:sdtPr>
              <w:tag w:val="goog_rdk_713"/>
              <w:id w:val="166395939"/>
            </w:sdtPr>
            <w:sdtEndPr/>
            <w:sdtContent>
              <w:p w14:paraId="0000013A" w14:textId="77777777" w:rsidR="00312D72" w:rsidRDefault="00D542AC">
                <w:pPr>
                  <w:pBdr>
                    <w:top w:val="nil"/>
                    <w:left w:val="nil"/>
                    <w:bottom w:val="nil"/>
                    <w:right w:val="nil"/>
                    <w:between w:val="nil"/>
                  </w:pBdr>
                  <w:spacing w:before="120" w:after="0" w:line="360" w:lineRule="auto"/>
                  <w:jc w:val="center"/>
                  <w:rPr>
                    <w:rFonts w:ascii="Times New Roman" w:eastAsia="Times New Roman" w:hAnsi="Times New Roman" w:cs="Times New Roman"/>
                    <w:color w:val="000000"/>
                    <w:sz w:val="24"/>
                    <w:szCs w:val="24"/>
                  </w:rPr>
                </w:pPr>
                <w:sdt>
                  <w:sdtPr>
                    <w:tag w:val="goog_rdk_712"/>
                    <w:id w:val="97411208"/>
                  </w:sdtPr>
                  <w:sdtEndPr/>
                  <w:sdtContent/>
                </w:sdt>
              </w:p>
            </w:sdtContent>
          </w:sdt>
        </w:tc>
        <w:tc>
          <w:tcPr>
            <w:tcW w:w="1674" w:type="dxa"/>
            <w:tcBorders>
              <w:top w:val="single" w:sz="4" w:space="0" w:color="000000"/>
              <w:left w:val="single" w:sz="4" w:space="0" w:color="000000"/>
              <w:bottom w:val="single" w:sz="4" w:space="0" w:color="000000"/>
              <w:right w:val="single" w:sz="4" w:space="0" w:color="000000"/>
            </w:tcBorders>
          </w:tcPr>
          <w:sdt>
            <w:sdtPr>
              <w:tag w:val="goog_rdk_715"/>
              <w:id w:val="-1892581443"/>
            </w:sdtPr>
            <w:sdtEndPr/>
            <w:sdtContent>
              <w:p w14:paraId="0000013B" w14:textId="77777777" w:rsidR="00312D72" w:rsidRDefault="00D542AC">
                <w:pPr>
                  <w:pBdr>
                    <w:top w:val="nil"/>
                    <w:left w:val="nil"/>
                    <w:bottom w:val="nil"/>
                    <w:right w:val="nil"/>
                    <w:between w:val="nil"/>
                  </w:pBdr>
                  <w:spacing w:before="120" w:after="0" w:line="360" w:lineRule="auto"/>
                  <w:jc w:val="center"/>
                  <w:rPr>
                    <w:rFonts w:ascii="Times New Roman" w:eastAsia="Times New Roman" w:hAnsi="Times New Roman" w:cs="Times New Roman"/>
                    <w:color w:val="000000"/>
                    <w:sz w:val="24"/>
                    <w:szCs w:val="24"/>
                  </w:rPr>
                </w:pPr>
                <w:sdt>
                  <w:sdtPr>
                    <w:tag w:val="goog_rdk_714"/>
                    <w:id w:val="-1493394115"/>
                  </w:sdtPr>
                  <w:sdtEndPr/>
                  <w:sdtContent/>
                </w:sdt>
              </w:p>
            </w:sdtContent>
          </w:sdt>
        </w:tc>
        <w:tc>
          <w:tcPr>
            <w:tcW w:w="2319" w:type="dxa"/>
            <w:tcBorders>
              <w:top w:val="single" w:sz="4" w:space="0" w:color="000000"/>
              <w:left w:val="single" w:sz="4" w:space="0" w:color="000000"/>
              <w:bottom w:val="single" w:sz="4" w:space="0" w:color="000000"/>
              <w:right w:val="single" w:sz="4" w:space="0" w:color="000000"/>
            </w:tcBorders>
          </w:tcPr>
          <w:sdt>
            <w:sdtPr>
              <w:tag w:val="goog_rdk_717"/>
              <w:id w:val="1303696895"/>
            </w:sdtPr>
            <w:sdtEndPr/>
            <w:sdtContent>
              <w:p w14:paraId="0000013C" w14:textId="77777777" w:rsidR="00312D72" w:rsidRDefault="00D542AC">
                <w:pPr>
                  <w:pBdr>
                    <w:top w:val="nil"/>
                    <w:left w:val="nil"/>
                    <w:bottom w:val="nil"/>
                    <w:right w:val="nil"/>
                    <w:between w:val="nil"/>
                  </w:pBdr>
                  <w:spacing w:before="120" w:after="0" w:line="360" w:lineRule="auto"/>
                  <w:jc w:val="center"/>
                  <w:rPr>
                    <w:rFonts w:ascii="Times New Roman" w:eastAsia="Times New Roman" w:hAnsi="Times New Roman" w:cs="Times New Roman"/>
                    <w:color w:val="000000"/>
                    <w:sz w:val="24"/>
                    <w:szCs w:val="24"/>
                  </w:rPr>
                </w:pPr>
                <w:sdt>
                  <w:sdtPr>
                    <w:tag w:val="goog_rdk_716"/>
                    <w:id w:val="-151472395"/>
                  </w:sdtPr>
                  <w:sdtEndPr/>
                  <w:sdtContent/>
                </w:sdt>
              </w:p>
            </w:sdtContent>
          </w:sdt>
        </w:tc>
        <w:tc>
          <w:tcPr>
            <w:tcW w:w="1794" w:type="dxa"/>
            <w:tcBorders>
              <w:top w:val="single" w:sz="4" w:space="0" w:color="000000"/>
              <w:left w:val="single" w:sz="4" w:space="0" w:color="000000"/>
              <w:bottom w:val="single" w:sz="4" w:space="0" w:color="000000"/>
              <w:right w:val="single" w:sz="4" w:space="0" w:color="000000"/>
            </w:tcBorders>
          </w:tcPr>
          <w:sdt>
            <w:sdtPr>
              <w:tag w:val="goog_rdk_719"/>
              <w:id w:val="-1685820366"/>
            </w:sdtPr>
            <w:sdtEndPr/>
            <w:sdtContent>
              <w:p w14:paraId="0000013D" w14:textId="77777777" w:rsidR="00312D72" w:rsidRDefault="00D542AC">
                <w:pPr>
                  <w:pBdr>
                    <w:top w:val="nil"/>
                    <w:left w:val="nil"/>
                    <w:bottom w:val="nil"/>
                    <w:right w:val="nil"/>
                    <w:between w:val="nil"/>
                  </w:pBdr>
                  <w:spacing w:before="120" w:after="0" w:line="360" w:lineRule="auto"/>
                  <w:jc w:val="center"/>
                  <w:rPr>
                    <w:rFonts w:ascii="Times New Roman" w:eastAsia="Times New Roman" w:hAnsi="Times New Roman" w:cs="Times New Roman"/>
                    <w:color w:val="000000"/>
                    <w:sz w:val="24"/>
                    <w:szCs w:val="24"/>
                  </w:rPr>
                </w:pPr>
                <w:sdt>
                  <w:sdtPr>
                    <w:tag w:val="goog_rdk_718"/>
                    <w:id w:val="-1829357128"/>
                  </w:sdtPr>
                  <w:sdtEndPr/>
                  <w:sdtContent/>
                </w:sdt>
              </w:p>
            </w:sdtContent>
          </w:sdt>
        </w:tc>
      </w:tr>
      <w:tr w:rsidR="00312D72" w14:paraId="2C2056AC" w14:textId="77777777">
        <w:trPr>
          <w:trHeight w:val="260"/>
        </w:trPr>
        <w:tc>
          <w:tcPr>
            <w:tcW w:w="2250" w:type="dxa"/>
            <w:tcBorders>
              <w:top w:val="single" w:sz="4" w:space="0" w:color="000000"/>
              <w:left w:val="single" w:sz="4" w:space="0" w:color="000000"/>
              <w:bottom w:val="single" w:sz="4" w:space="0" w:color="000000"/>
              <w:right w:val="single" w:sz="4" w:space="0" w:color="000000"/>
            </w:tcBorders>
          </w:tcPr>
          <w:sdt>
            <w:sdtPr>
              <w:tag w:val="goog_rdk_721"/>
              <w:id w:val="-1015457228"/>
            </w:sdtPr>
            <w:sdtEndPr/>
            <w:sdtContent>
              <w:p w14:paraId="0000013E" w14:textId="77777777" w:rsidR="00312D72" w:rsidRDefault="00D542AC">
                <w:pPr>
                  <w:pBdr>
                    <w:top w:val="nil"/>
                    <w:left w:val="nil"/>
                    <w:bottom w:val="nil"/>
                    <w:right w:val="nil"/>
                    <w:between w:val="nil"/>
                  </w:pBdr>
                  <w:spacing w:before="120" w:after="0" w:line="360" w:lineRule="auto"/>
                  <w:ind w:right="29"/>
                  <w:jc w:val="both"/>
                  <w:rPr>
                    <w:rFonts w:ascii="Times New Roman" w:eastAsia="Times New Roman" w:hAnsi="Times New Roman" w:cs="Times New Roman"/>
                    <w:color w:val="000000"/>
                    <w:sz w:val="24"/>
                    <w:szCs w:val="24"/>
                  </w:rPr>
                </w:pPr>
                <w:sdt>
                  <w:sdtPr>
                    <w:tag w:val="goog_rdk_720"/>
                    <w:id w:val="-714624910"/>
                  </w:sdtPr>
                  <w:sdtEndPr/>
                  <w:sdtContent>
                    <w:proofErr w:type="spellStart"/>
                    <w:r w:rsidR="00364F45">
                      <w:rPr>
                        <w:rFonts w:ascii="Times New Roman" w:eastAsia="Times New Roman" w:hAnsi="Times New Roman" w:cs="Times New Roman"/>
                        <w:color w:val="000000"/>
                        <w:sz w:val="24"/>
                        <w:szCs w:val="24"/>
                      </w:rPr>
                      <w:t>zStyle</w:t>
                    </w:r>
                    <w:proofErr w:type="spellEnd"/>
                  </w:sdtContent>
                </w:sdt>
              </w:p>
            </w:sdtContent>
          </w:sdt>
        </w:tc>
        <w:tc>
          <w:tcPr>
            <w:tcW w:w="1683" w:type="dxa"/>
            <w:tcBorders>
              <w:top w:val="single" w:sz="4" w:space="0" w:color="000000"/>
              <w:left w:val="single" w:sz="4" w:space="0" w:color="000000"/>
              <w:bottom w:val="single" w:sz="4" w:space="0" w:color="000000"/>
              <w:right w:val="single" w:sz="4" w:space="0" w:color="000000"/>
            </w:tcBorders>
          </w:tcPr>
          <w:sdt>
            <w:sdtPr>
              <w:tag w:val="goog_rdk_723"/>
              <w:id w:val="-1093325307"/>
            </w:sdtPr>
            <w:sdtEndPr/>
            <w:sdtContent>
              <w:p w14:paraId="0000013F" w14:textId="77777777" w:rsidR="00312D72" w:rsidRDefault="00D542AC">
                <w:pPr>
                  <w:pBdr>
                    <w:top w:val="nil"/>
                    <w:left w:val="nil"/>
                    <w:bottom w:val="nil"/>
                    <w:right w:val="nil"/>
                    <w:between w:val="nil"/>
                  </w:pBdr>
                  <w:spacing w:before="120" w:after="0" w:line="360" w:lineRule="auto"/>
                  <w:jc w:val="center"/>
                  <w:rPr>
                    <w:rFonts w:ascii="Times New Roman" w:eastAsia="Times New Roman" w:hAnsi="Times New Roman" w:cs="Times New Roman"/>
                    <w:color w:val="000000"/>
                    <w:sz w:val="24"/>
                    <w:szCs w:val="24"/>
                  </w:rPr>
                </w:pPr>
                <w:sdt>
                  <w:sdtPr>
                    <w:tag w:val="goog_rdk_722"/>
                    <w:id w:val="-318433193"/>
                  </w:sdtPr>
                  <w:sdtEndPr/>
                  <w:sdtContent/>
                </w:sdt>
              </w:p>
            </w:sdtContent>
          </w:sdt>
        </w:tc>
        <w:tc>
          <w:tcPr>
            <w:tcW w:w="1674" w:type="dxa"/>
            <w:tcBorders>
              <w:top w:val="single" w:sz="4" w:space="0" w:color="000000"/>
              <w:left w:val="single" w:sz="4" w:space="0" w:color="000000"/>
              <w:bottom w:val="single" w:sz="4" w:space="0" w:color="000000"/>
              <w:right w:val="single" w:sz="4" w:space="0" w:color="000000"/>
            </w:tcBorders>
          </w:tcPr>
          <w:sdt>
            <w:sdtPr>
              <w:tag w:val="goog_rdk_725"/>
              <w:id w:val="1199171823"/>
            </w:sdtPr>
            <w:sdtEndPr/>
            <w:sdtContent>
              <w:p w14:paraId="00000140" w14:textId="77777777" w:rsidR="00312D72" w:rsidRDefault="00D542AC">
                <w:pPr>
                  <w:pBdr>
                    <w:top w:val="nil"/>
                    <w:left w:val="nil"/>
                    <w:bottom w:val="nil"/>
                    <w:right w:val="nil"/>
                    <w:between w:val="nil"/>
                  </w:pBdr>
                  <w:spacing w:before="120" w:after="0" w:line="360" w:lineRule="auto"/>
                  <w:jc w:val="center"/>
                  <w:rPr>
                    <w:rFonts w:ascii="Times New Roman" w:eastAsia="Times New Roman" w:hAnsi="Times New Roman" w:cs="Times New Roman"/>
                    <w:color w:val="000000"/>
                    <w:sz w:val="24"/>
                    <w:szCs w:val="24"/>
                  </w:rPr>
                </w:pPr>
                <w:sdt>
                  <w:sdtPr>
                    <w:tag w:val="goog_rdk_724"/>
                    <w:id w:val="1177446527"/>
                  </w:sdtPr>
                  <w:sdtEndPr/>
                  <w:sdtContent/>
                </w:sdt>
              </w:p>
            </w:sdtContent>
          </w:sdt>
        </w:tc>
        <w:tc>
          <w:tcPr>
            <w:tcW w:w="2319" w:type="dxa"/>
            <w:tcBorders>
              <w:top w:val="single" w:sz="4" w:space="0" w:color="000000"/>
              <w:left w:val="single" w:sz="4" w:space="0" w:color="000000"/>
              <w:bottom w:val="single" w:sz="4" w:space="0" w:color="000000"/>
              <w:right w:val="single" w:sz="4" w:space="0" w:color="000000"/>
            </w:tcBorders>
          </w:tcPr>
          <w:sdt>
            <w:sdtPr>
              <w:tag w:val="goog_rdk_727"/>
              <w:id w:val="-422614798"/>
            </w:sdtPr>
            <w:sdtEndPr/>
            <w:sdtContent>
              <w:p w14:paraId="00000141" w14:textId="77777777" w:rsidR="00312D72" w:rsidRDefault="00D542AC">
                <w:pPr>
                  <w:pBdr>
                    <w:top w:val="nil"/>
                    <w:left w:val="nil"/>
                    <w:bottom w:val="nil"/>
                    <w:right w:val="nil"/>
                    <w:between w:val="nil"/>
                  </w:pBdr>
                  <w:spacing w:before="120" w:after="0" w:line="360" w:lineRule="auto"/>
                  <w:jc w:val="center"/>
                  <w:rPr>
                    <w:rFonts w:ascii="Times New Roman" w:eastAsia="Times New Roman" w:hAnsi="Times New Roman" w:cs="Times New Roman"/>
                    <w:color w:val="000000"/>
                    <w:sz w:val="24"/>
                    <w:szCs w:val="24"/>
                  </w:rPr>
                </w:pPr>
                <w:sdt>
                  <w:sdtPr>
                    <w:tag w:val="goog_rdk_726"/>
                    <w:id w:val="-11648284"/>
                  </w:sdtPr>
                  <w:sdtEndPr/>
                  <w:sdtContent/>
                </w:sdt>
              </w:p>
            </w:sdtContent>
          </w:sdt>
        </w:tc>
        <w:tc>
          <w:tcPr>
            <w:tcW w:w="1794" w:type="dxa"/>
            <w:tcBorders>
              <w:top w:val="single" w:sz="4" w:space="0" w:color="000000"/>
              <w:left w:val="single" w:sz="4" w:space="0" w:color="000000"/>
              <w:bottom w:val="single" w:sz="4" w:space="0" w:color="000000"/>
              <w:right w:val="single" w:sz="4" w:space="0" w:color="000000"/>
            </w:tcBorders>
          </w:tcPr>
          <w:sdt>
            <w:sdtPr>
              <w:tag w:val="goog_rdk_729"/>
              <w:id w:val="1442427131"/>
            </w:sdtPr>
            <w:sdtEndPr/>
            <w:sdtContent>
              <w:p w14:paraId="00000142" w14:textId="77777777" w:rsidR="00312D72" w:rsidRDefault="00D542AC">
                <w:pPr>
                  <w:pBdr>
                    <w:top w:val="nil"/>
                    <w:left w:val="nil"/>
                    <w:bottom w:val="nil"/>
                    <w:right w:val="nil"/>
                    <w:between w:val="nil"/>
                  </w:pBdr>
                  <w:spacing w:before="120" w:after="0" w:line="360" w:lineRule="auto"/>
                  <w:jc w:val="center"/>
                  <w:rPr>
                    <w:rFonts w:ascii="Times New Roman" w:eastAsia="Times New Roman" w:hAnsi="Times New Roman" w:cs="Times New Roman"/>
                    <w:color w:val="000000"/>
                    <w:sz w:val="24"/>
                    <w:szCs w:val="24"/>
                  </w:rPr>
                </w:pPr>
                <w:sdt>
                  <w:sdtPr>
                    <w:tag w:val="goog_rdk_728"/>
                    <w:id w:val="-24239430"/>
                  </w:sdtPr>
                  <w:sdtEndPr/>
                  <w:sdtContent/>
                </w:sdt>
              </w:p>
            </w:sdtContent>
          </w:sdt>
        </w:tc>
      </w:tr>
      <w:tr w:rsidR="00312D72" w14:paraId="6FA9DD92" w14:textId="77777777">
        <w:trPr>
          <w:trHeight w:val="514"/>
        </w:trPr>
        <w:tc>
          <w:tcPr>
            <w:tcW w:w="9720" w:type="dxa"/>
            <w:gridSpan w:val="5"/>
            <w:tcBorders>
              <w:top w:val="single" w:sz="4" w:space="0" w:color="000000"/>
              <w:left w:val="single" w:sz="4" w:space="0" w:color="000000"/>
              <w:bottom w:val="single" w:sz="4" w:space="0" w:color="000000"/>
              <w:right w:val="single" w:sz="4" w:space="0" w:color="000000"/>
            </w:tcBorders>
          </w:tcPr>
          <w:sdt>
            <w:sdtPr>
              <w:tag w:val="goog_rdk_732"/>
              <w:id w:val="1961590983"/>
            </w:sdtPr>
            <w:sdtEndPr/>
            <w:sdtContent>
              <w:p w14:paraId="00000143" w14:textId="77777777" w:rsidR="00312D72" w:rsidRDefault="00D542AC">
                <w:pPr>
                  <w:pBdr>
                    <w:top w:val="nil"/>
                    <w:left w:val="nil"/>
                    <w:bottom w:val="nil"/>
                    <w:right w:val="nil"/>
                    <w:between w:val="nil"/>
                  </w:pBdr>
                  <w:spacing w:before="120" w:after="0" w:line="360" w:lineRule="auto"/>
                  <w:rPr>
                    <w:rFonts w:ascii="Times New Roman" w:eastAsia="Times New Roman" w:hAnsi="Times New Roman" w:cs="Times New Roman"/>
                    <w:color w:val="000000"/>
                    <w:sz w:val="24"/>
                    <w:szCs w:val="24"/>
                    <w:u w:val="single"/>
                  </w:rPr>
                </w:pPr>
                <w:sdt>
                  <w:sdtPr>
                    <w:tag w:val="goog_rdk_730"/>
                    <w:id w:val="1114545091"/>
                  </w:sdtPr>
                  <w:sdtEndPr/>
                  <w:sdtContent>
                    <w:proofErr w:type="spellStart"/>
                    <w:r w:rsidR="00364F45">
                      <w:rPr>
                        <w:rFonts w:ascii="Times New Roman" w:eastAsia="Times New Roman" w:hAnsi="Times New Roman" w:cs="Times New Roman"/>
                        <w:i/>
                        <w:iCs/>
                        <w:color w:val="000000"/>
                        <w:sz w:val="24"/>
                        <w:szCs w:val="24"/>
                        <w:u w:val="single"/>
                      </w:rPr>
                      <w:t>Bằng</w:t>
                    </w:r>
                    <w:proofErr w:type="spellEnd"/>
                    <w:r w:rsidR="00364F45">
                      <w:rPr>
                        <w:rFonts w:ascii="Times New Roman" w:eastAsia="Times New Roman" w:hAnsi="Times New Roman" w:cs="Times New Roman"/>
                        <w:i/>
                        <w:iCs/>
                        <w:color w:val="000000"/>
                        <w:sz w:val="24"/>
                        <w:szCs w:val="24"/>
                        <w:u w:val="single"/>
                      </w:rPr>
                      <w:t xml:space="preserve"> chữ: </w:t>
                    </w:r>
                  </w:sdtContent>
                </w:sdt>
                <w:sdt>
                  <w:sdtPr>
                    <w:tag w:val="goog_rdk_731"/>
                    <w:id w:val="1715913996"/>
                  </w:sdtPr>
                  <w:sdtEndPr/>
                  <w:sdtContent/>
                </w:sdt>
              </w:p>
            </w:sdtContent>
          </w:sdt>
        </w:tc>
      </w:tr>
    </w:tbl>
    <w:commentRangeStart w:id="328" w:displacedByCustomXml="next"/>
    <w:sdt>
      <w:sdtPr>
        <w:tag w:val="goog_rdk_745"/>
        <w:id w:val="176882574"/>
      </w:sdtPr>
      <w:sdtEndPr/>
      <w:sdtContent>
        <w:p w14:paraId="00000148" w14:textId="77777777" w:rsidR="00312D72" w:rsidRPr="00312D72" w:rsidRDefault="00D542AC">
          <w:pPr>
            <w:pBdr>
              <w:top w:val="nil"/>
              <w:left w:val="nil"/>
              <w:bottom w:val="nil"/>
              <w:right w:val="nil"/>
              <w:between w:val="nil"/>
            </w:pBdr>
            <w:spacing w:before="60" w:after="0" w:line="288" w:lineRule="auto"/>
            <w:jc w:val="both"/>
            <w:rPr>
              <w:i/>
              <w:iCs/>
              <w:color w:val="000000"/>
              <w:rPrChange w:id="329" w:author="Hang Phan" w:date="2026-05-25T13:54:00Z">
                <w:rPr>
                  <w:rFonts w:ascii="Times New Roman" w:eastAsia="Times New Roman" w:hAnsi="Times New Roman" w:cs="Times New Roman"/>
                  <w:b/>
                  <w:bCs/>
                  <w:sz w:val="24"/>
                  <w:szCs w:val="24"/>
                </w:rPr>
              </w:rPrChange>
            </w:rPr>
            <w:pPrChange w:id="330" w:author="Hang Phan" w:date="2026-05-25T13:54:00Z">
              <w:pPr>
                <w:spacing w:before="120" w:after="0" w:line="360" w:lineRule="auto"/>
                <w:jc w:val="both"/>
              </w:pPr>
            </w:pPrChange>
          </w:pPr>
          <w:sdt>
            <w:sdtPr>
              <w:tag w:val="goog_rdk_742"/>
              <w:id w:val="-755167724"/>
            </w:sdtPr>
            <w:sdtEndPr/>
            <w:sdtContent>
              <w:sdt>
                <w:sdtPr>
                  <w:tag w:val="goog_rdk_743"/>
                  <w:id w:val="156825144"/>
                </w:sdtPr>
                <w:sdtEndPr/>
                <w:sdtContent>
                  <w:ins w:id="331" w:author="Hang Phan" w:date="2026-05-25T13:54:00Z">
                    <w:r w:rsidR="00364F45">
                      <w:rPr>
                        <w:rFonts w:ascii="Times New Roman" w:eastAsia="Times New Roman" w:hAnsi="Times New Roman" w:cs="Times New Roman"/>
                        <w:i/>
                        <w:iCs/>
                        <w:sz w:val="24"/>
                        <w:szCs w:val="24"/>
                      </w:rPr>
                      <w:t xml:space="preserve">(*) Giá trên đã bao gồm thuế giá trị </w:t>
                    </w:r>
                    <w:proofErr w:type="spellStart"/>
                    <w:r w:rsidR="00364F45">
                      <w:rPr>
                        <w:rFonts w:ascii="Times New Roman" w:eastAsia="Times New Roman" w:hAnsi="Times New Roman" w:cs="Times New Roman"/>
                        <w:i/>
                        <w:iCs/>
                        <w:sz w:val="24"/>
                        <w:szCs w:val="24"/>
                      </w:rPr>
                      <w:t>gia</w:t>
                    </w:r>
                    <w:proofErr w:type="spellEnd"/>
                    <w:r w:rsidR="00364F45">
                      <w:rPr>
                        <w:rFonts w:ascii="Times New Roman" w:eastAsia="Times New Roman" w:hAnsi="Times New Roman" w:cs="Times New Roman"/>
                        <w:i/>
                        <w:iCs/>
                        <w:sz w:val="24"/>
                        <w:szCs w:val="24"/>
                      </w:rPr>
                      <w:t xml:space="preserve"> tăng (GTGT) 10%.</w:t>
                    </w:r>
                  </w:ins>
                </w:sdtContent>
              </w:sdt>
            </w:sdtContent>
          </w:sdt>
          <w:sdt>
            <w:sdtPr>
              <w:tag w:val="goog_rdk_744"/>
              <w:id w:val="-601058682"/>
            </w:sdtPr>
            <w:sdtEndPr/>
            <w:sdtContent/>
          </w:sdt>
          <w:commentRangeEnd w:id="328"/>
          <w:r w:rsidR="00B936F0">
            <w:rPr>
              <w:rStyle w:val="CommentReference"/>
            </w:rPr>
            <w:commentReference w:id="328"/>
          </w:r>
        </w:p>
      </w:sdtContent>
    </w:sdt>
    <w:sdt>
      <w:sdtPr>
        <w:tag w:val="goog_rdk_748"/>
        <w:id w:val="1428305058"/>
      </w:sdtPr>
      <w:sdtEndPr/>
      <w:sdtContent>
        <w:p w14:paraId="00000149" w14:textId="77777777" w:rsidR="00312D72" w:rsidRDefault="00D542AC">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sdt>
            <w:sdtPr>
              <w:tag w:val="goog_rdk_746"/>
              <w:id w:val="1851243412"/>
            </w:sdtPr>
            <w:sdtEndPr/>
            <w:sdtContent>
              <w:r w:rsidR="00364F45">
                <w:rPr>
                  <w:rFonts w:ascii="Times New Roman" w:eastAsia="Times New Roman" w:hAnsi="Times New Roman" w:cs="Times New Roman"/>
                  <w:b/>
                  <w:bCs/>
                  <w:color w:val="000000"/>
                  <w:sz w:val="24"/>
                  <w:szCs w:val="24"/>
                </w:rPr>
                <w:t>Điều 3: ĐIỀU KHOẢN CHUNG</w:t>
              </w:r>
            </w:sdtContent>
          </w:sdt>
          <w:sdt>
            <w:sdtPr>
              <w:tag w:val="goog_rdk_747"/>
              <w:id w:val="1136708321"/>
            </w:sdtPr>
            <w:sdtEndPr/>
            <w:sdtContent/>
          </w:sdt>
        </w:p>
      </w:sdtContent>
    </w:sdt>
    <w:sdt>
      <w:sdtPr>
        <w:tag w:val="goog_rdk_751"/>
        <w:id w:val="-1813730747"/>
      </w:sdtPr>
      <w:sdtEndPr/>
      <w:sdtContent>
        <w:p w14:paraId="0000014A" w14:textId="77777777" w:rsidR="00312D72" w:rsidRDefault="00D542AC">
          <w:pPr>
            <w:numPr>
              <w:ilvl w:val="1"/>
              <w:numId w:val="28"/>
            </w:numPr>
            <w:ind w:left="720" w:hanging="720"/>
            <w:jc w:val="both"/>
            <w:rPr>
              <w:rFonts w:ascii="Times New Roman" w:eastAsia="Times New Roman" w:hAnsi="Times New Roman" w:cs="Times New Roman"/>
              <w:sz w:val="24"/>
              <w:szCs w:val="24"/>
            </w:rPr>
          </w:pPr>
          <w:sdt>
            <w:sdtPr>
              <w:tag w:val="goog_rdk_749"/>
              <w:id w:val="-213079461"/>
            </w:sdtPr>
            <w:sdtEndPr/>
            <w:sdtContent>
              <w:r w:rsidR="00364F45">
                <w:rPr>
                  <w:rFonts w:ascii="Times New Roman" w:eastAsia="Times New Roman" w:hAnsi="Times New Roman" w:cs="Times New Roman"/>
                  <w:sz w:val="24"/>
                  <w:szCs w:val="24"/>
                </w:rPr>
                <w:t xml:space="preserve">Trong trường hợp Bên A có thay đổi về giá dịch vụ, Bên A sẽ thông báo </w:t>
              </w:r>
              <w:proofErr w:type="spellStart"/>
              <w:r w:rsidR="00364F45">
                <w:rPr>
                  <w:rFonts w:ascii="Times New Roman" w:eastAsia="Times New Roman" w:hAnsi="Times New Roman" w:cs="Times New Roman"/>
                  <w:sz w:val="24"/>
                  <w:szCs w:val="24"/>
                </w:rPr>
                <w:t>cho</w:t>
              </w:r>
              <w:proofErr w:type="spellEnd"/>
              <w:r w:rsidR="00364F45">
                <w:rPr>
                  <w:rFonts w:ascii="Times New Roman" w:eastAsia="Times New Roman" w:hAnsi="Times New Roman" w:cs="Times New Roman"/>
                  <w:sz w:val="24"/>
                  <w:szCs w:val="24"/>
                </w:rPr>
                <w:t xml:space="preserve"> Bên B trước 30 ngày kể từ ngày áp dụng.</w:t>
              </w:r>
            </w:sdtContent>
          </w:sdt>
          <w:sdt>
            <w:sdtPr>
              <w:tag w:val="goog_rdk_750"/>
              <w:id w:val="-1839865275"/>
            </w:sdtPr>
            <w:sdtEndPr/>
            <w:sdtContent/>
          </w:sdt>
        </w:p>
      </w:sdtContent>
    </w:sdt>
    <w:sdt>
      <w:sdtPr>
        <w:tag w:val="goog_rdk_754"/>
        <w:id w:val="-983044336"/>
      </w:sdtPr>
      <w:sdtEndPr/>
      <w:sdtContent>
        <w:p w14:paraId="0000014B" w14:textId="77777777" w:rsidR="00312D72" w:rsidRDefault="00D542AC">
          <w:pPr>
            <w:numPr>
              <w:ilvl w:val="1"/>
              <w:numId w:val="28"/>
            </w:numPr>
            <w:ind w:left="720" w:hanging="720"/>
            <w:jc w:val="both"/>
            <w:rPr>
              <w:rFonts w:ascii="Times New Roman" w:eastAsia="Times New Roman" w:hAnsi="Times New Roman" w:cs="Times New Roman"/>
              <w:sz w:val="24"/>
              <w:szCs w:val="24"/>
            </w:rPr>
          </w:pPr>
          <w:sdt>
            <w:sdtPr>
              <w:tag w:val="goog_rdk_752"/>
              <w:id w:val="2053867599"/>
            </w:sdtPr>
            <w:sdtEndPr/>
            <w:sdtContent>
              <w:r w:rsidR="00364F45">
                <w:rPr>
                  <w:rFonts w:ascii="Times New Roman" w:eastAsia="Times New Roman" w:hAnsi="Times New Roman" w:cs="Times New Roman"/>
                  <w:sz w:val="24"/>
                  <w:szCs w:val="24"/>
                </w:rPr>
                <w:t>Phụ Lục này là một phần không thể tách rời với Hợp Đồng số số ....../2026/ZVAS/VNG-   .............., ký ngày ......../........./2026. Phụ Lục có hiệu lực kể từ ngày ký, được lập thành 02 (</w:t>
              </w:r>
              <w:proofErr w:type="spellStart"/>
              <w:r w:rsidR="00364F45">
                <w:rPr>
                  <w:rFonts w:ascii="Times New Roman" w:eastAsia="Times New Roman" w:hAnsi="Times New Roman" w:cs="Times New Roman"/>
                  <w:sz w:val="24"/>
                  <w:szCs w:val="24"/>
                </w:rPr>
                <w:t>hai</w:t>
              </w:r>
              <w:proofErr w:type="spellEnd"/>
              <w:r w:rsidR="00364F45">
                <w:rPr>
                  <w:rFonts w:ascii="Times New Roman" w:eastAsia="Times New Roman" w:hAnsi="Times New Roman" w:cs="Times New Roman"/>
                  <w:sz w:val="24"/>
                  <w:szCs w:val="24"/>
                </w:rPr>
                <w:t>) bản có giá trị pháp lý như nhau, mỗi bên giữ 01 (một) bản.</w:t>
              </w:r>
            </w:sdtContent>
          </w:sdt>
          <w:sdt>
            <w:sdtPr>
              <w:tag w:val="goog_rdk_753"/>
              <w:id w:val="-157052391"/>
            </w:sdtPr>
            <w:sdtEndPr/>
            <w:sdtContent/>
          </w:sdt>
        </w:p>
      </w:sdtContent>
    </w:sdt>
    <w:sdt>
      <w:sdtPr>
        <w:tag w:val="goog_rdk_756"/>
        <w:id w:val="743203079"/>
      </w:sdtPr>
      <w:sdtEndPr/>
      <w:sdtContent>
        <w:p w14:paraId="0000014C" w14:textId="77777777" w:rsidR="00312D72" w:rsidRDefault="00D542AC">
          <w:pPr>
            <w:ind w:left="720"/>
            <w:jc w:val="both"/>
            <w:rPr>
              <w:rFonts w:ascii="Times New Roman" w:eastAsia="Times New Roman" w:hAnsi="Times New Roman" w:cs="Times New Roman"/>
              <w:sz w:val="24"/>
              <w:szCs w:val="24"/>
            </w:rPr>
          </w:pPr>
          <w:sdt>
            <w:sdtPr>
              <w:tag w:val="goog_rdk_755"/>
              <w:id w:val="1488946178"/>
            </w:sdtPr>
            <w:sdtEndPr/>
            <w:sdtContent/>
          </w:sdt>
        </w:p>
      </w:sdtContent>
    </w:sdt>
    <w:tbl>
      <w:tblPr>
        <w:tblStyle w:val="a7"/>
        <w:tblW w:w="11405" w:type="dxa"/>
        <w:jc w:val="center"/>
        <w:tblInd w:w="0" w:type="dxa"/>
        <w:tblLayout w:type="fixed"/>
        <w:tblLook w:val="0000" w:firstRow="0" w:lastRow="0" w:firstColumn="0" w:lastColumn="0" w:noHBand="0" w:noVBand="0"/>
      </w:tblPr>
      <w:tblGrid>
        <w:gridCol w:w="11169"/>
        <w:gridCol w:w="236"/>
      </w:tblGrid>
      <w:tr w:rsidR="00312D72" w14:paraId="1B844023" w14:textId="77777777">
        <w:trPr>
          <w:trHeight w:val="1136"/>
          <w:jc w:val="center"/>
        </w:trPr>
        <w:tc>
          <w:tcPr>
            <w:tcW w:w="11183" w:type="dxa"/>
          </w:tcPr>
          <w:sdt>
            <w:sdtPr>
              <w:tag w:val="goog_rdk_758"/>
              <w:id w:val="1878167153"/>
            </w:sdtPr>
            <w:sdtEndPr/>
            <w:sdtContent>
              <w:p w14:paraId="0000014D" w14:textId="77777777" w:rsidR="00312D72" w:rsidRDefault="00D542AC">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sdt>
                  <w:sdtPr>
                    <w:tag w:val="goog_rdk_757"/>
                    <w:id w:val="-620556266"/>
                  </w:sdtPr>
                  <w:sdtEndPr/>
                  <w:sdtContent/>
                </w:sdt>
              </w:p>
            </w:sdtContent>
          </w:sdt>
          <w:tbl>
            <w:tblPr>
              <w:tblStyle w:val="a8"/>
              <w:tblW w:w="10036" w:type="dxa"/>
              <w:jc w:val="center"/>
              <w:tblInd w:w="0" w:type="dxa"/>
              <w:tblLayout w:type="fixed"/>
              <w:tblLook w:val="0000" w:firstRow="0" w:lastRow="0" w:firstColumn="0" w:lastColumn="0" w:noHBand="0" w:noVBand="0"/>
            </w:tblPr>
            <w:tblGrid>
              <w:gridCol w:w="6001"/>
              <w:gridCol w:w="4035"/>
            </w:tblGrid>
            <w:tr w:rsidR="00312D72" w14:paraId="62A6291E" w14:textId="77777777">
              <w:trPr>
                <w:trHeight w:val="2601"/>
                <w:jc w:val="center"/>
              </w:trPr>
              <w:tc>
                <w:tcPr>
                  <w:tcW w:w="6001" w:type="dxa"/>
                </w:tcPr>
                <w:sdt>
                  <w:sdtPr>
                    <w:tag w:val="goog_rdk_761"/>
                    <w:id w:val="-884350666"/>
                  </w:sdtPr>
                  <w:sdtEndPr/>
                  <w:sdtContent>
                    <w:p w14:paraId="0000014E" w14:textId="77777777" w:rsidR="00312D72" w:rsidRDefault="00D542AC">
                      <w:pPr>
                        <w:spacing w:before="120" w:after="0" w:line="276" w:lineRule="auto"/>
                        <w:jc w:val="center"/>
                        <w:rPr>
                          <w:rFonts w:ascii="Times New Roman" w:eastAsia="Times New Roman" w:hAnsi="Times New Roman" w:cs="Times New Roman"/>
                          <w:sz w:val="24"/>
                          <w:szCs w:val="24"/>
                        </w:rPr>
                      </w:pPr>
                      <w:sdt>
                        <w:sdtPr>
                          <w:tag w:val="goog_rdk_759"/>
                          <w:id w:val="-529469631"/>
                        </w:sdtPr>
                        <w:sdtEndPr/>
                        <w:sdtContent>
                          <w:r w:rsidR="00364F45">
                            <w:rPr>
                              <w:rFonts w:ascii="Times New Roman" w:eastAsia="Times New Roman" w:hAnsi="Times New Roman" w:cs="Times New Roman"/>
                              <w:b/>
                              <w:bCs/>
                              <w:smallCaps/>
                              <w:sz w:val="24"/>
                              <w:szCs w:val="24"/>
                            </w:rPr>
                            <w:t>ĐẠI DIỆN BÊN A</w:t>
                          </w:r>
                        </w:sdtContent>
                      </w:sdt>
                      <w:sdt>
                        <w:sdtPr>
                          <w:tag w:val="goog_rdk_760"/>
                          <w:id w:val="320417609"/>
                        </w:sdtPr>
                        <w:sdtEndPr/>
                        <w:sdtContent/>
                      </w:sdt>
                    </w:p>
                  </w:sdtContent>
                </w:sdt>
                <w:sdt>
                  <w:sdtPr>
                    <w:tag w:val="goog_rdk_763"/>
                    <w:id w:val="-2026939406"/>
                  </w:sdtPr>
                  <w:sdtEndPr/>
                  <w:sdtContent>
                    <w:p w14:paraId="0000014F" w14:textId="77777777" w:rsidR="00312D72" w:rsidRDefault="00D542AC">
                      <w:pPr>
                        <w:spacing w:before="120" w:after="0" w:line="276" w:lineRule="auto"/>
                        <w:jc w:val="center"/>
                        <w:rPr>
                          <w:rFonts w:ascii="Times New Roman" w:eastAsia="Times New Roman" w:hAnsi="Times New Roman" w:cs="Times New Roman"/>
                          <w:sz w:val="24"/>
                          <w:szCs w:val="24"/>
                        </w:rPr>
                      </w:pPr>
                      <w:sdt>
                        <w:sdtPr>
                          <w:tag w:val="goog_rdk_762"/>
                          <w:id w:val="1474820444"/>
                        </w:sdtPr>
                        <w:sdtEndPr/>
                        <w:sdtContent/>
                      </w:sdt>
                    </w:p>
                  </w:sdtContent>
                </w:sdt>
                <w:sdt>
                  <w:sdtPr>
                    <w:tag w:val="goog_rdk_765"/>
                    <w:id w:val="1939145332"/>
                  </w:sdtPr>
                  <w:sdtEndPr/>
                  <w:sdtContent>
                    <w:p w14:paraId="00000150" w14:textId="77777777" w:rsidR="00312D72" w:rsidRDefault="00D542AC">
                      <w:pPr>
                        <w:spacing w:before="120" w:after="0" w:line="276" w:lineRule="auto"/>
                        <w:jc w:val="center"/>
                        <w:rPr>
                          <w:rFonts w:ascii="Times New Roman" w:eastAsia="Times New Roman" w:hAnsi="Times New Roman" w:cs="Times New Roman"/>
                          <w:sz w:val="24"/>
                          <w:szCs w:val="24"/>
                        </w:rPr>
                      </w:pPr>
                      <w:sdt>
                        <w:sdtPr>
                          <w:tag w:val="goog_rdk_764"/>
                          <w:id w:val="-1232685554"/>
                        </w:sdtPr>
                        <w:sdtEndPr/>
                        <w:sdtContent/>
                      </w:sdt>
                    </w:p>
                  </w:sdtContent>
                </w:sdt>
                <w:p w14:paraId="00000151" w14:textId="77777777" w:rsidR="00312D72" w:rsidRDefault="00312D72">
                  <w:pPr>
                    <w:spacing w:before="120" w:after="0" w:line="276" w:lineRule="auto"/>
                    <w:rPr>
                      <w:rFonts w:ascii="Times New Roman" w:eastAsia="Times New Roman" w:hAnsi="Times New Roman" w:cs="Times New Roman"/>
                      <w:sz w:val="24"/>
                      <w:szCs w:val="24"/>
                    </w:rPr>
                  </w:pPr>
                </w:p>
                <w:sdt>
                  <w:sdtPr>
                    <w:tag w:val="goog_rdk_768"/>
                    <w:id w:val="-506851047"/>
                  </w:sdtPr>
                  <w:sdtEndPr/>
                  <w:sdtContent>
                    <w:p w14:paraId="00000152" w14:textId="77777777" w:rsidR="00312D72" w:rsidRDefault="00D542AC">
                      <w:pPr>
                        <w:spacing w:before="120" w:after="0" w:line="276" w:lineRule="auto"/>
                        <w:jc w:val="center"/>
                        <w:rPr>
                          <w:rFonts w:ascii="Times New Roman" w:eastAsia="Times New Roman" w:hAnsi="Times New Roman" w:cs="Times New Roman"/>
                          <w:sz w:val="24"/>
                          <w:szCs w:val="24"/>
                        </w:rPr>
                      </w:pPr>
                      <w:sdt>
                        <w:sdtPr>
                          <w:tag w:val="goog_rdk_766"/>
                          <w:id w:val="-1613982161"/>
                        </w:sdtPr>
                        <w:sdtEndPr/>
                        <w:sdtContent>
                          <w:r w:rsidR="00364F45">
                            <w:rPr>
                              <w:rFonts w:ascii="Times New Roman" w:eastAsia="Times New Roman" w:hAnsi="Times New Roman" w:cs="Times New Roman"/>
                              <w:b/>
                              <w:bCs/>
                              <w:sz w:val="24"/>
                              <w:szCs w:val="24"/>
                            </w:rPr>
                            <w:t>TRẦN THỊ BẢO VÂN</w:t>
                          </w:r>
                        </w:sdtContent>
                      </w:sdt>
                      <w:sdt>
                        <w:sdtPr>
                          <w:tag w:val="goog_rdk_767"/>
                          <w:id w:val="-295823678"/>
                        </w:sdtPr>
                        <w:sdtEndPr/>
                        <w:sdtContent/>
                      </w:sdt>
                    </w:p>
                  </w:sdtContent>
                </w:sdt>
                <w:sdt>
                  <w:sdtPr>
                    <w:tag w:val="goog_rdk_771"/>
                    <w:id w:val="-1636754558"/>
                  </w:sdtPr>
                  <w:sdtEndPr/>
                  <w:sdtContent>
                    <w:p w14:paraId="00000153" w14:textId="77777777" w:rsidR="00312D72" w:rsidRDefault="00D542AC">
                      <w:pPr>
                        <w:spacing w:before="120" w:after="0" w:line="276" w:lineRule="auto"/>
                        <w:jc w:val="center"/>
                        <w:rPr>
                          <w:rFonts w:ascii="Times New Roman" w:eastAsia="Times New Roman" w:hAnsi="Times New Roman" w:cs="Times New Roman"/>
                          <w:sz w:val="24"/>
                          <w:szCs w:val="24"/>
                        </w:rPr>
                      </w:pPr>
                      <w:sdt>
                        <w:sdtPr>
                          <w:tag w:val="goog_rdk_769"/>
                          <w:id w:val="-1029481359"/>
                        </w:sdtPr>
                        <w:sdtEndPr/>
                        <w:sdtContent>
                          <w:r w:rsidR="00364F45">
                            <w:rPr>
                              <w:rFonts w:ascii="Times New Roman" w:eastAsia="Times New Roman" w:hAnsi="Times New Roman" w:cs="Times New Roman"/>
                              <w:b/>
                              <w:bCs/>
                              <w:sz w:val="24"/>
                              <w:szCs w:val="24"/>
                            </w:rPr>
                            <w:t>Giám Đốc Cấp Cao Phụ Trách Quan Hệ Đối Tác</w:t>
                          </w:r>
                        </w:sdtContent>
                      </w:sdt>
                      <w:sdt>
                        <w:sdtPr>
                          <w:tag w:val="goog_rdk_770"/>
                          <w:id w:val="-314514239"/>
                        </w:sdtPr>
                        <w:sdtEndPr/>
                        <w:sdtContent/>
                      </w:sdt>
                    </w:p>
                  </w:sdtContent>
                </w:sdt>
              </w:tc>
              <w:tc>
                <w:tcPr>
                  <w:tcW w:w="4035" w:type="dxa"/>
                </w:tcPr>
                <w:sdt>
                  <w:sdtPr>
                    <w:tag w:val="goog_rdk_774"/>
                    <w:id w:val="74104639"/>
                  </w:sdtPr>
                  <w:sdtEndPr/>
                  <w:sdtContent>
                    <w:p w14:paraId="00000154" w14:textId="77777777" w:rsidR="00312D72" w:rsidRDefault="00D542AC">
                      <w:pPr>
                        <w:spacing w:before="120" w:after="0" w:line="276" w:lineRule="auto"/>
                        <w:jc w:val="center"/>
                        <w:rPr>
                          <w:rFonts w:ascii="Times New Roman" w:eastAsia="Times New Roman" w:hAnsi="Times New Roman" w:cs="Times New Roman"/>
                          <w:sz w:val="24"/>
                          <w:szCs w:val="24"/>
                        </w:rPr>
                      </w:pPr>
                      <w:sdt>
                        <w:sdtPr>
                          <w:tag w:val="goog_rdk_772"/>
                          <w:id w:val="-532476695"/>
                        </w:sdtPr>
                        <w:sdtEndPr/>
                        <w:sdtContent>
                          <w:r w:rsidR="00364F45">
                            <w:rPr>
                              <w:rFonts w:ascii="Times New Roman" w:eastAsia="Times New Roman" w:hAnsi="Times New Roman" w:cs="Times New Roman"/>
                              <w:b/>
                              <w:bCs/>
                              <w:smallCaps/>
                              <w:sz w:val="24"/>
                              <w:szCs w:val="24"/>
                            </w:rPr>
                            <w:t xml:space="preserve"> ĐẠI DIỆN BÊN B</w:t>
                          </w:r>
                        </w:sdtContent>
                      </w:sdt>
                      <w:sdt>
                        <w:sdtPr>
                          <w:tag w:val="goog_rdk_773"/>
                          <w:id w:val="-485212684"/>
                        </w:sdtPr>
                        <w:sdtEndPr/>
                        <w:sdtContent/>
                      </w:sdt>
                    </w:p>
                  </w:sdtContent>
                </w:sdt>
                <w:sdt>
                  <w:sdtPr>
                    <w:tag w:val="goog_rdk_776"/>
                    <w:id w:val="464178015"/>
                  </w:sdtPr>
                  <w:sdtEndPr/>
                  <w:sdtContent>
                    <w:p w14:paraId="00000155" w14:textId="77777777" w:rsidR="00312D72" w:rsidRDefault="00D542AC">
                      <w:pPr>
                        <w:spacing w:before="120" w:after="0" w:line="276" w:lineRule="auto"/>
                        <w:jc w:val="center"/>
                        <w:rPr>
                          <w:rFonts w:ascii="Times New Roman" w:eastAsia="Times New Roman" w:hAnsi="Times New Roman" w:cs="Times New Roman"/>
                          <w:sz w:val="24"/>
                          <w:szCs w:val="24"/>
                        </w:rPr>
                      </w:pPr>
                      <w:sdt>
                        <w:sdtPr>
                          <w:tag w:val="goog_rdk_775"/>
                          <w:id w:val="1367914103"/>
                        </w:sdtPr>
                        <w:sdtEndPr/>
                        <w:sdtContent/>
                      </w:sdt>
                    </w:p>
                  </w:sdtContent>
                </w:sdt>
                <w:sdt>
                  <w:sdtPr>
                    <w:tag w:val="goog_rdk_778"/>
                    <w:id w:val="-1227364913"/>
                  </w:sdtPr>
                  <w:sdtEndPr/>
                  <w:sdtContent>
                    <w:p w14:paraId="00000156" w14:textId="77777777" w:rsidR="00312D72" w:rsidRDefault="00D542AC">
                      <w:pPr>
                        <w:spacing w:before="120" w:after="0" w:line="276" w:lineRule="auto"/>
                        <w:jc w:val="center"/>
                        <w:rPr>
                          <w:rFonts w:ascii="Times New Roman" w:eastAsia="Times New Roman" w:hAnsi="Times New Roman" w:cs="Times New Roman"/>
                          <w:sz w:val="24"/>
                          <w:szCs w:val="24"/>
                        </w:rPr>
                      </w:pPr>
                      <w:sdt>
                        <w:sdtPr>
                          <w:tag w:val="goog_rdk_777"/>
                          <w:id w:val="1594533395"/>
                        </w:sdtPr>
                        <w:sdtEndPr/>
                        <w:sdtContent/>
                      </w:sdt>
                    </w:p>
                  </w:sdtContent>
                </w:sdt>
                <w:sdt>
                  <w:sdtPr>
                    <w:tag w:val="goog_rdk_780"/>
                    <w:id w:val="167820328"/>
                  </w:sdtPr>
                  <w:sdtEndPr/>
                  <w:sdtContent>
                    <w:p w14:paraId="00000157" w14:textId="77777777" w:rsidR="00312D72" w:rsidRDefault="00D542AC">
                      <w:pPr>
                        <w:spacing w:before="120" w:after="0" w:line="276" w:lineRule="auto"/>
                        <w:jc w:val="center"/>
                        <w:rPr>
                          <w:rFonts w:ascii="Times New Roman" w:eastAsia="Times New Roman" w:hAnsi="Times New Roman" w:cs="Times New Roman"/>
                          <w:sz w:val="24"/>
                          <w:szCs w:val="24"/>
                        </w:rPr>
                      </w:pPr>
                      <w:sdt>
                        <w:sdtPr>
                          <w:tag w:val="goog_rdk_779"/>
                          <w:id w:val="938407811"/>
                        </w:sdtPr>
                        <w:sdtEndPr/>
                        <w:sdtContent/>
                      </w:sdt>
                    </w:p>
                  </w:sdtContent>
                </w:sdt>
                <w:sdt>
                  <w:sdtPr>
                    <w:tag w:val="goog_rdk_783"/>
                    <w:id w:val="-1025444296"/>
                  </w:sdtPr>
                  <w:sdtEndPr/>
                  <w:sdtContent>
                    <w:p w14:paraId="00000158" w14:textId="77777777" w:rsidR="00312D72" w:rsidRDefault="00D542AC">
                      <w:pPr>
                        <w:spacing w:before="120" w:after="0" w:line="276" w:lineRule="auto"/>
                        <w:jc w:val="center"/>
                        <w:rPr>
                          <w:rFonts w:ascii="Times New Roman" w:eastAsia="Times New Roman" w:hAnsi="Times New Roman" w:cs="Times New Roman"/>
                          <w:sz w:val="24"/>
                          <w:szCs w:val="24"/>
                        </w:rPr>
                      </w:pPr>
                      <w:sdt>
                        <w:sdtPr>
                          <w:tag w:val="goog_rdk_781"/>
                          <w:id w:val="1744789293"/>
                        </w:sdtPr>
                        <w:sdtEndPr/>
                        <w:sdtContent>
                          <w:r w:rsidR="00364F45">
                            <w:rPr>
                              <w:rFonts w:ascii="Times New Roman" w:eastAsia="Times New Roman" w:hAnsi="Times New Roman" w:cs="Times New Roman"/>
                              <w:b/>
                              <w:bCs/>
                              <w:sz w:val="24"/>
                              <w:szCs w:val="24"/>
                              <w:highlight w:val="yellow"/>
                            </w:rPr>
                            <w:t>Vui lòng điền</w:t>
                          </w:r>
                        </w:sdtContent>
                      </w:sdt>
                      <w:sdt>
                        <w:sdtPr>
                          <w:tag w:val="goog_rdk_782"/>
                          <w:id w:val="2108940308"/>
                        </w:sdtPr>
                        <w:sdtEndPr/>
                        <w:sdtContent/>
                      </w:sdt>
                    </w:p>
                  </w:sdtContent>
                </w:sdt>
                <w:sdt>
                  <w:sdtPr>
                    <w:tag w:val="goog_rdk_785"/>
                    <w:id w:val="-338958310"/>
                  </w:sdtPr>
                  <w:sdtEndPr/>
                  <w:sdtContent>
                    <w:p w14:paraId="00000159" w14:textId="77777777" w:rsidR="00312D72" w:rsidRDefault="00D542AC">
                      <w:pPr>
                        <w:spacing w:before="120" w:after="0" w:line="276" w:lineRule="auto"/>
                        <w:jc w:val="center"/>
                        <w:rPr>
                          <w:rFonts w:ascii="Times New Roman" w:eastAsia="Times New Roman" w:hAnsi="Times New Roman" w:cs="Times New Roman"/>
                          <w:sz w:val="24"/>
                          <w:szCs w:val="24"/>
                        </w:rPr>
                      </w:pPr>
                      <w:sdt>
                        <w:sdtPr>
                          <w:tag w:val="goog_rdk_784"/>
                          <w:id w:val="649060817"/>
                        </w:sdtPr>
                        <w:sdtEndPr/>
                        <w:sdtContent/>
                      </w:sdt>
                    </w:p>
                  </w:sdtContent>
                </w:sdt>
              </w:tc>
            </w:tr>
          </w:tbl>
          <w:sdt>
            <w:sdtPr>
              <w:tag w:val="goog_rdk_787"/>
              <w:id w:val="-447881045"/>
            </w:sdtPr>
            <w:sdtEndPr/>
            <w:sdtContent>
              <w:p w14:paraId="0000015A" w14:textId="77777777" w:rsidR="00312D72" w:rsidRDefault="00D542AC">
                <w:pPr>
                  <w:spacing w:before="120" w:after="0" w:line="276" w:lineRule="auto"/>
                  <w:rPr>
                    <w:rFonts w:ascii="Times New Roman" w:eastAsia="Times New Roman" w:hAnsi="Times New Roman" w:cs="Times New Roman"/>
                    <w:sz w:val="24"/>
                    <w:szCs w:val="24"/>
                  </w:rPr>
                </w:pPr>
                <w:sdt>
                  <w:sdtPr>
                    <w:tag w:val="goog_rdk_786"/>
                    <w:id w:val="2020288952"/>
                  </w:sdtPr>
                  <w:sdtEndPr/>
                  <w:sdtContent/>
                </w:sdt>
              </w:p>
            </w:sdtContent>
          </w:sdt>
        </w:tc>
        <w:tc>
          <w:tcPr>
            <w:tcW w:w="222" w:type="dxa"/>
          </w:tcPr>
          <w:sdt>
            <w:sdtPr>
              <w:tag w:val="goog_rdk_789"/>
              <w:id w:val="2000171224"/>
            </w:sdtPr>
            <w:sdtEndPr/>
            <w:sdtContent>
              <w:p w14:paraId="0000015B" w14:textId="77777777" w:rsidR="00312D72" w:rsidRDefault="00D542AC">
                <w:pPr>
                  <w:spacing w:before="120" w:after="0" w:line="276" w:lineRule="auto"/>
                  <w:rPr>
                    <w:rFonts w:ascii="Times New Roman" w:eastAsia="Times New Roman" w:hAnsi="Times New Roman" w:cs="Times New Roman"/>
                    <w:sz w:val="24"/>
                    <w:szCs w:val="24"/>
                  </w:rPr>
                </w:pPr>
                <w:sdt>
                  <w:sdtPr>
                    <w:tag w:val="goog_rdk_788"/>
                    <w:id w:val="-408524698"/>
                  </w:sdtPr>
                  <w:sdtEndPr/>
                  <w:sdtContent/>
                </w:sdt>
              </w:p>
            </w:sdtContent>
          </w:sdt>
        </w:tc>
      </w:tr>
    </w:tbl>
    <w:sdt>
      <w:sdtPr>
        <w:tag w:val="goog_rdk_791"/>
        <w:id w:val="1165353384"/>
      </w:sdtPr>
      <w:sdtEndPr/>
      <w:sdtContent>
        <w:p w14:paraId="0000015C" w14:textId="77777777" w:rsidR="00312D72" w:rsidRDefault="00D542AC">
          <w:pPr>
            <w:spacing w:before="120" w:after="0" w:line="276" w:lineRule="auto"/>
            <w:jc w:val="both"/>
            <w:rPr>
              <w:rFonts w:ascii="Times New Roman" w:eastAsia="Times New Roman" w:hAnsi="Times New Roman" w:cs="Times New Roman"/>
              <w:sz w:val="24"/>
              <w:szCs w:val="24"/>
            </w:rPr>
          </w:pPr>
          <w:sdt>
            <w:sdtPr>
              <w:tag w:val="goog_rdk_790"/>
              <w:id w:val="-770330372"/>
            </w:sdtPr>
            <w:sdtEndPr/>
            <w:sdtContent/>
          </w:sdt>
        </w:p>
      </w:sdtContent>
    </w:sdt>
    <w:sectPr w:rsidR="00312D72">
      <w:headerReference w:type="default" r:id="rId14"/>
      <w:footerReference w:type="default" r:id="rId15"/>
      <w:pgSz w:w="12240" w:h="15840"/>
      <w:pgMar w:top="1170" w:right="1080" w:bottom="810" w:left="1411" w:header="18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1" w:author="ZALO_Legal2" w:date="2026-06-04T15:25:00Z" w:initials="ZLG">
    <w:p w14:paraId="36AAFFE6" w14:textId="6680349F" w:rsidR="002A19DB" w:rsidRDefault="002A19DB">
      <w:pPr>
        <w:pStyle w:val="CommentText"/>
      </w:pPr>
      <w:r>
        <w:rPr>
          <w:rStyle w:val="CommentReference"/>
        </w:rPr>
        <w:annotationRef/>
      </w:r>
      <w:r>
        <w:t>@</w:t>
      </w:r>
      <w:proofErr w:type="gramStart"/>
      <w:r>
        <w:t>internal</w:t>
      </w:r>
      <w:proofErr w:type="gramEnd"/>
      <w:r>
        <w:t>: Quy trình phối hợp đặt hàng + bàn giao này LG k ý kiến, team xem xét thêm về timeline và flow để thống nhất và đảm bảo commit nha</w:t>
      </w:r>
    </w:p>
  </w:comment>
  <w:comment w:id="12" w:author="Linh. Hoàng Thị Thùy" w:date="2026-06-04T16:36:00Z" w:initials="LHTT">
    <w:p w14:paraId="5BC66456" w14:textId="35670E26" w:rsidR="003566FA" w:rsidRDefault="003566FA">
      <w:pPr>
        <w:pStyle w:val="CommentText"/>
      </w:pPr>
      <w:r>
        <w:rPr>
          <w:rStyle w:val="CommentReference"/>
        </w:rPr>
        <w:annotationRef/>
      </w:r>
      <w:r>
        <w:t>Timeline trong khả năng process của team</w:t>
      </w:r>
    </w:p>
  </w:comment>
  <w:comment w:id="82" w:author="Hang" w:date="2026-05-27T07:31:00Z" w:initials="">
    <w:p w14:paraId="0000015F" w14:textId="77777777" w:rsidR="007E516B" w:rsidRDefault="00865D5C" w:rsidP="007E516B">
      <w:pPr>
        <w:pStyle w:val="CommentText"/>
      </w:pPr>
      <w:r>
        <w:rPr>
          <w:rStyle w:val="CommentReference"/>
        </w:rPr>
        <w:annotationRef/>
      </w:r>
      <w:proofErr w:type="spellStart"/>
      <w:r w:rsidR="007E516B">
        <w:rPr>
          <w:color w:val="000000"/>
        </w:rPr>
        <w:t>Em</w:t>
      </w:r>
      <w:proofErr w:type="spellEnd"/>
      <w:r w:rsidR="007E516B">
        <w:rPr>
          <w:color w:val="000000"/>
        </w:rPr>
        <w:t xml:space="preserve"> </w:t>
      </w:r>
      <w:proofErr w:type="spellStart"/>
      <w:r w:rsidR="007E516B">
        <w:rPr>
          <w:color w:val="000000"/>
        </w:rPr>
        <w:t>xin</w:t>
      </w:r>
      <w:proofErr w:type="spellEnd"/>
      <w:r w:rsidR="007E516B">
        <w:rPr>
          <w:color w:val="000000"/>
        </w:rPr>
        <w:t xml:space="preserve"> nhờ chị Linh check lại với team Legal của Zalo liệu có thể có </w:t>
      </w:r>
      <w:proofErr w:type="spellStart"/>
      <w:r w:rsidR="007E516B">
        <w:rPr>
          <w:color w:val="000000"/>
        </w:rPr>
        <w:t>trư</w:t>
      </w:r>
      <w:proofErr w:type="spellEnd"/>
      <w:r w:rsidR="007E516B">
        <w:rPr>
          <w:color w:val="000000"/>
          <w:lang w:val="vi-VN"/>
        </w:rPr>
        <w:t>ờ</w:t>
      </w:r>
      <w:r w:rsidR="007E516B">
        <w:rPr>
          <w:color w:val="000000"/>
        </w:rPr>
        <w:t xml:space="preserve">ng hợp bàn giao lại mã trong </w:t>
      </w:r>
      <w:proofErr w:type="spellStart"/>
      <w:r w:rsidR="007E516B">
        <w:rPr>
          <w:color w:val="000000"/>
        </w:rPr>
        <w:t>trư</w:t>
      </w:r>
      <w:proofErr w:type="spellEnd"/>
      <w:r w:rsidR="007E516B">
        <w:rPr>
          <w:color w:val="000000"/>
          <w:lang w:val="vi-VN"/>
        </w:rPr>
        <w:t>ờ</w:t>
      </w:r>
      <w:r w:rsidR="007E516B">
        <w:rPr>
          <w:color w:val="000000"/>
        </w:rPr>
        <w:t xml:space="preserve">ng hợp phía </w:t>
      </w:r>
      <w:proofErr w:type="spellStart"/>
      <w:r w:rsidR="007E516B">
        <w:rPr>
          <w:color w:val="000000"/>
        </w:rPr>
        <w:t>GAPIT</w:t>
      </w:r>
      <w:proofErr w:type="spellEnd"/>
      <w:r w:rsidR="007E516B">
        <w:rPr>
          <w:color w:val="000000"/>
        </w:rPr>
        <w:t xml:space="preserve"> không tiếp tục kinh doanh mã code </w:t>
      </w:r>
      <w:proofErr w:type="spellStart"/>
      <w:r w:rsidR="007E516B">
        <w:rPr>
          <w:color w:val="000000"/>
        </w:rPr>
        <w:t>zVAS</w:t>
      </w:r>
      <w:proofErr w:type="spellEnd"/>
      <w:r w:rsidR="007E516B">
        <w:rPr>
          <w:color w:val="000000"/>
        </w:rPr>
        <w:t xml:space="preserve"> vẫn còn hạn mà chưa </w:t>
      </w:r>
      <w:proofErr w:type="spellStart"/>
      <w:r w:rsidR="007E516B">
        <w:rPr>
          <w:color w:val="000000"/>
        </w:rPr>
        <w:t>đư</w:t>
      </w:r>
      <w:proofErr w:type="spellEnd"/>
      <w:r w:rsidR="007E516B">
        <w:rPr>
          <w:color w:val="000000"/>
          <w:lang w:val="vi-VN"/>
        </w:rPr>
        <w:t>ợ</w:t>
      </w:r>
      <w:r w:rsidR="007E516B">
        <w:rPr>
          <w:color w:val="000000"/>
        </w:rPr>
        <w:t>c kích hoạt ạ.</w:t>
      </w:r>
    </w:p>
  </w:comment>
  <w:comment w:id="81" w:author="Linh. Hoàng Thị Thùy" w:date="2026-06-01T14:01:00Z" w:initials="LHTT">
    <w:p w14:paraId="262F13E7" w14:textId="769070A2" w:rsidR="00595026" w:rsidRDefault="00595026">
      <w:pPr>
        <w:pStyle w:val="CommentText"/>
      </w:pPr>
      <w:r>
        <w:rPr>
          <w:rStyle w:val="CommentReference"/>
        </w:rPr>
        <w:annotationRef/>
      </w:r>
      <w:r>
        <w:t>Hi Hằng,</w:t>
      </w:r>
      <w:r>
        <w:br/>
        <w:t xml:space="preserve">Mã code đã gửi đi bên A sẽ không hỗ trợ nhận lại </w:t>
      </w:r>
    </w:p>
  </w:comment>
  <w:comment w:id="177" w:author="ZALO_Legal2" w:date="2026-06-04T15:40:00Z" w:initials="ZLG">
    <w:p w14:paraId="22BDD14D" w14:textId="6DA560F1" w:rsidR="00B936F0" w:rsidRDefault="00B936F0">
      <w:pPr>
        <w:pStyle w:val="CommentText"/>
      </w:pPr>
      <w:r>
        <w:rPr>
          <w:rStyle w:val="CommentReference"/>
        </w:rPr>
        <w:annotationRef/>
      </w:r>
      <w:r>
        <w:t>@</w:t>
      </w:r>
      <w:proofErr w:type="gramStart"/>
      <w:r>
        <w:t>internal</w:t>
      </w:r>
      <w:proofErr w:type="gramEnd"/>
      <w:r>
        <w:t>: giá bao gồm VAT hay không thì team check thêm với FA nha</w:t>
      </w:r>
    </w:p>
  </w:comment>
  <w:comment w:id="200" w:author="Linh. Hoàng Thị Thùy" w:date="2026-06-01T14:08:00Z" w:initials="LHTT">
    <w:p w14:paraId="5929B865" w14:textId="1A96D70C" w:rsidR="0054371F" w:rsidRDefault="0054371F">
      <w:pPr>
        <w:pStyle w:val="CommentText"/>
      </w:pPr>
      <w:r>
        <w:rPr>
          <w:rStyle w:val="CommentReference"/>
        </w:rPr>
        <w:annotationRef/>
      </w:r>
      <w:r>
        <w:t xml:space="preserve">Không hỗ trợ hoàn trả code </w:t>
      </w:r>
      <w:proofErr w:type="spellStart"/>
      <w:r>
        <w:t>theo</w:t>
      </w:r>
      <w:proofErr w:type="spellEnd"/>
      <w:r>
        <w:t xml:space="preserve"> chính sách </w:t>
      </w:r>
      <w:proofErr w:type="spellStart"/>
      <w:r>
        <w:t>chung</w:t>
      </w:r>
      <w:proofErr w:type="spellEnd"/>
      <w:r>
        <w:t xml:space="preserve"> của Zalo ạ</w:t>
      </w:r>
    </w:p>
  </w:comment>
  <w:comment w:id="286" w:author="Linh. Hoàng Thị Thùy" w:date="2026-06-01T15:33:00Z" w:initials="LHTT">
    <w:p w14:paraId="37493BD7" w14:textId="15AE1CE8" w:rsidR="00402E0C" w:rsidRDefault="00402E0C">
      <w:pPr>
        <w:pStyle w:val="CommentText"/>
      </w:pPr>
      <w:r>
        <w:rPr>
          <w:rStyle w:val="CommentReference"/>
        </w:rPr>
        <w:annotationRef/>
      </w:r>
      <w:r>
        <w:t>Điều chỉnh giá đã kèm chiết khấu</w:t>
      </w:r>
    </w:p>
  </w:comment>
  <w:comment w:id="325" w:author="ZALO_Legal2" w:date="2026-06-04T15:44:00Z" w:initials="ZLG">
    <w:p w14:paraId="629453B7" w14:textId="387CEAF7" w:rsidR="00B936F0" w:rsidRDefault="00B936F0">
      <w:pPr>
        <w:pStyle w:val="CommentText"/>
      </w:pPr>
      <w:r>
        <w:rPr>
          <w:rStyle w:val="CommentReference"/>
        </w:rPr>
        <w:annotationRef/>
      </w:r>
      <w:r>
        <w:t>@</w:t>
      </w:r>
      <w:proofErr w:type="gramStart"/>
      <w:r>
        <w:t>internal</w:t>
      </w:r>
      <w:proofErr w:type="gramEnd"/>
      <w:r>
        <w:t>: Tương tự, vấn đề về thể hiện giá bao gồm hay k bao gồm VAT, team check với FA thêm nha</w:t>
      </w:r>
    </w:p>
  </w:comment>
  <w:comment w:id="328" w:author="ZALO_Legal2" w:date="2026-06-04T15:47:00Z" w:initials="ZLG">
    <w:p w14:paraId="0364BC04" w14:textId="18D7F0EF" w:rsidR="00B936F0" w:rsidRDefault="00B936F0">
      <w:pPr>
        <w:pStyle w:val="CommentText"/>
      </w:pPr>
      <w:r>
        <w:rPr>
          <w:rStyle w:val="CommentReference"/>
        </w:rPr>
        <w:annotationRef/>
      </w:r>
      <w:r>
        <w:t>@</w:t>
      </w:r>
      <w:proofErr w:type="gramStart"/>
      <w:r>
        <w:t>internal</w:t>
      </w:r>
      <w:proofErr w:type="gramEnd"/>
      <w:r>
        <w:t>: Tương tự</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6AAFFE6" w15:done="0"/>
  <w15:commentEx w15:paraId="5BC66456" w15:paraIdParent="36AAFFE6" w15:done="0"/>
  <w15:commentEx w15:paraId="0000015F" w15:done="0"/>
  <w15:commentEx w15:paraId="262F13E7" w15:paraIdParent="0000015F" w15:done="0"/>
  <w15:commentEx w15:paraId="22BDD14D" w15:done="0"/>
  <w15:commentEx w15:paraId="5929B865" w15:done="0"/>
  <w15:commentEx w15:paraId="37493BD7" w15:done="0"/>
  <w15:commentEx w15:paraId="629453B7" w15:done="0"/>
  <w15:commentEx w15:paraId="0364BC0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CC1763" w16cex:dateUtc="2026-06-04T08:25:00Z"/>
  <w16cex:commentExtensible w16cex:durableId="2DCC281D" w16cex:dateUtc="2026-06-04T09:36:00Z"/>
  <w16cex:commentExtensible w16cex:durableId="2DC80F47" w16cex:dateUtc="2026-06-01T07:01:00Z"/>
  <w16cex:commentExtensible w16cex:durableId="2DCC1AED" w16cex:dateUtc="2026-06-04T08:40:00Z"/>
  <w16cex:commentExtensible w16cex:durableId="2DC810D8" w16cex:dateUtc="2026-06-01T07:08:00Z"/>
  <w16cex:commentExtensible w16cex:durableId="2DC824BB" w16cex:dateUtc="2026-06-01T08:33:00Z"/>
  <w16cex:commentExtensible w16cex:durableId="2DCC1BCD" w16cex:dateUtc="2026-06-04T08:44:00Z"/>
  <w16cex:commentExtensible w16cex:durableId="2DCC1C9D" w16cex:dateUtc="2026-06-04T08: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6AAFFE6" w16cid:durableId="2DCC1763"/>
  <w16cid:commentId w16cid:paraId="5BC66456" w16cid:durableId="2DCC281D"/>
  <w16cid:commentId w16cid:paraId="0000015F" w16cid:durableId="0000015F"/>
  <w16cid:commentId w16cid:paraId="262F13E7" w16cid:durableId="2DC80F47"/>
  <w16cid:commentId w16cid:paraId="22BDD14D" w16cid:durableId="2DCC1AED"/>
  <w16cid:commentId w16cid:paraId="5929B865" w16cid:durableId="2DC810D8"/>
  <w16cid:commentId w16cid:paraId="37493BD7" w16cid:durableId="2DC824BB"/>
  <w16cid:commentId w16cid:paraId="629453B7" w16cid:durableId="2DCC1BCD"/>
  <w16cid:commentId w16cid:paraId="0364BC04" w16cid:durableId="2DCC1C9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47770D" w14:textId="77777777" w:rsidR="00D542AC" w:rsidRDefault="00D542AC">
      <w:pPr>
        <w:spacing w:after="0" w:line="240" w:lineRule="auto"/>
      </w:pPr>
      <w:r>
        <w:separator/>
      </w:r>
    </w:p>
  </w:endnote>
  <w:endnote w:type="continuationSeparator" w:id="0">
    <w:p w14:paraId="45A81226" w14:textId="77777777" w:rsidR="00D542AC" w:rsidRDefault="00D542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A6877BD2-CCC1-4BAB-9914-C53C42483A18}"/>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F0B6494E-2D1E-4672-B490-5CB0F0AB71E3}"/>
    <w:embedBold r:id="rId3" w:fontKey="{A1839C2B-A9B4-41A6-9AE3-9E1CA48ACADE}"/>
    <w:embedItalic r:id="rId4" w:fontKey="{4D240240-EAB9-4021-AAB4-062DD447613A}"/>
  </w:font>
  <w:font w:name="Georgia">
    <w:panose1 w:val="02040502050405020303"/>
    <w:charset w:val="00"/>
    <w:family w:val="roman"/>
    <w:pitch w:val="variable"/>
    <w:sig w:usb0="00000287" w:usb1="00000000" w:usb2="00000000" w:usb3="00000000" w:csb0="0000009F" w:csb1="00000000"/>
    <w:embedItalic r:id="rId5" w:fontKey="{0F34C955-250F-4580-9458-B734D8507D15}"/>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CDC7C530-C174-4683-B68D-07A4F20AF8C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5E" w14:textId="77777777" w:rsidR="00312D72" w:rsidRDefault="00312D72">
    <w:pPr>
      <w:pBdr>
        <w:top w:val="nil"/>
        <w:left w:val="nil"/>
        <w:bottom w:val="nil"/>
        <w:right w:val="nil"/>
        <w:between w:val="nil"/>
      </w:pBdr>
      <w:tabs>
        <w:tab w:val="center" w:pos="4680"/>
        <w:tab w:val="right" w:pos="9360"/>
      </w:tabs>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8C6633" w14:textId="77777777" w:rsidR="00D542AC" w:rsidRDefault="00D542AC">
      <w:pPr>
        <w:spacing w:after="0" w:line="240" w:lineRule="auto"/>
      </w:pPr>
      <w:r>
        <w:separator/>
      </w:r>
    </w:p>
  </w:footnote>
  <w:footnote w:type="continuationSeparator" w:id="0">
    <w:p w14:paraId="0C8AD8B4" w14:textId="77777777" w:rsidR="00D542AC" w:rsidRDefault="00D542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5D" w14:textId="77777777" w:rsidR="00312D72" w:rsidRDefault="00364F45">
    <w:pPr>
      <w:pBdr>
        <w:top w:val="nil"/>
        <w:left w:val="nil"/>
        <w:bottom w:val="nil"/>
        <w:right w:val="nil"/>
        <w:between w:val="nil"/>
      </w:pBdr>
      <w:spacing w:after="0" w:line="240" w:lineRule="auto"/>
      <w:ind w:left="792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114300" distR="114300" wp14:anchorId="4B1941E2" wp14:editId="2301613B">
          <wp:extent cx="1242695" cy="58991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242695" cy="58991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92311"/>
    <w:multiLevelType w:val="multilevel"/>
    <w:tmpl w:val="D4B6D270"/>
    <w:lvl w:ilvl="0">
      <w:start w:val="7"/>
      <w:numFmt w:val="decimal"/>
      <w:lvlText w:val="ĐIỀU %1."/>
      <w:lvlJc w:val="left"/>
      <w:pPr>
        <w:ind w:left="720" w:hanging="360"/>
      </w:pPr>
      <w:rPr>
        <w:i w:val="0"/>
        <w:i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 w15:restartNumberingAfterBreak="0">
    <w:nsid w:val="06051886"/>
    <w:multiLevelType w:val="multilevel"/>
    <w:tmpl w:val="DF0C6348"/>
    <w:lvl w:ilvl="0">
      <w:start w:val="1"/>
      <w:numFmt w:val="decimal"/>
      <w:lvlText w:val="10.%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15:restartNumberingAfterBreak="0">
    <w:nsid w:val="0A272C59"/>
    <w:multiLevelType w:val="multilevel"/>
    <w:tmpl w:val="FD96001A"/>
    <w:lvl w:ilvl="0">
      <w:start w:val="3"/>
      <w:numFmt w:val="decimal"/>
      <w:lvlText w:val="%1"/>
      <w:lvlJc w:val="left"/>
      <w:pPr>
        <w:ind w:left="360" w:hanging="360"/>
      </w:pPr>
      <w:rPr>
        <w:b w:val="0"/>
        <w:bCs w:val="0"/>
        <w:vertAlign w:val="baseline"/>
      </w:rPr>
    </w:lvl>
    <w:lvl w:ilvl="1">
      <w:start w:val="1"/>
      <w:numFmt w:val="decimal"/>
      <w:lvlText w:val="%1.%2"/>
      <w:lvlJc w:val="left"/>
      <w:pPr>
        <w:ind w:left="1080" w:hanging="360"/>
      </w:pPr>
      <w:rPr>
        <w:b w:val="0"/>
        <w:bCs w:val="0"/>
        <w:vertAlign w:val="baseline"/>
      </w:rPr>
    </w:lvl>
    <w:lvl w:ilvl="2">
      <w:start w:val="1"/>
      <w:numFmt w:val="decimal"/>
      <w:lvlText w:val="%1.%2.%3"/>
      <w:lvlJc w:val="left"/>
      <w:pPr>
        <w:ind w:left="2160" w:hanging="720"/>
      </w:pPr>
      <w:rPr>
        <w:b w:val="0"/>
        <w:bCs w:val="0"/>
        <w:vertAlign w:val="baseline"/>
      </w:rPr>
    </w:lvl>
    <w:lvl w:ilvl="3">
      <w:start w:val="1"/>
      <w:numFmt w:val="decimal"/>
      <w:lvlText w:val="%1.%2.%3.%4"/>
      <w:lvlJc w:val="left"/>
      <w:pPr>
        <w:ind w:left="2880" w:hanging="720"/>
      </w:pPr>
      <w:rPr>
        <w:b w:val="0"/>
        <w:bCs w:val="0"/>
        <w:vertAlign w:val="baseline"/>
      </w:rPr>
    </w:lvl>
    <w:lvl w:ilvl="4">
      <w:start w:val="1"/>
      <w:numFmt w:val="decimal"/>
      <w:lvlText w:val="%1.%2.%3.%4.%5"/>
      <w:lvlJc w:val="left"/>
      <w:pPr>
        <w:ind w:left="3960" w:hanging="1080"/>
      </w:pPr>
      <w:rPr>
        <w:b w:val="0"/>
        <w:bCs w:val="0"/>
        <w:vertAlign w:val="baseline"/>
      </w:rPr>
    </w:lvl>
    <w:lvl w:ilvl="5">
      <w:start w:val="1"/>
      <w:numFmt w:val="decimal"/>
      <w:lvlText w:val="%1.%2.%3.%4.%5.%6"/>
      <w:lvlJc w:val="left"/>
      <w:pPr>
        <w:ind w:left="4680" w:hanging="1080"/>
      </w:pPr>
      <w:rPr>
        <w:b w:val="0"/>
        <w:bCs w:val="0"/>
        <w:vertAlign w:val="baseline"/>
      </w:rPr>
    </w:lvl>
    <w:lvl w:ilvl="6">
      <w:start w:val="1"/>
      <w:numFmt w:val="decimal"/>
      <w:lvlText w:val="%1.%2.%3.%4.%5.%6.%7"/>
      <w:lvlJc w:val="left"/>
      <w:pPr>
        <w:ind w:left="5760" w:hanging="1440"/>
      </w:pPr>
      <w:rPr>
        <w:b w:val="0"/>
        <w:bCs w:val="0"/>
        <w:vertAlign w:val="baseline"/>
      </w:rPr>
    </w:lvl>
    <w:lvl w:ilvl="7">
      <w:start w:val="1"/>
      <w:numFmt w:val="decimal"/>
      <w:lvlText w:val="%1.%2.%3.%4.%5.%6.%7.%8"/>
      <w:lvlJc w:val="left"/>
      <w:pPr>
        <w:ind w:left="6480" w:hanging="1440"/>
      </w:pPr>
      <w:rPr>
        <w:b w:val="0"/>
        <w:bCs w:val="0"/>
        <w:vertAlign w:val="baseline"/>
      </w:rPr>
    </w:lvl>
    <w:lvl w:ilvl="8">
      <w:start w:val="1"/>
      <w:numFmt w:val="decimal"/>
      <w:lvlText w:val="%1.%2.%3.%4.%5.%6.%7.%8.%9"/>
      <w:lvlJc w:val="left"/>
      <w:pPr>
        <w:ind w:left="7560" w:hanging="1800"/>
      </w:pPr>
      <w:rPr>
        <w:b w:val="0"/>
        <w:bCs w:val="0"/>
        <w:vertAlign w:val="baseline"/>
      </w:rPr>
    </w:lvl>
  </w:abstractNum>
  <w:abstractNum w:abstractNumId="3" w15:restartNumberingAfterBreak="0">
    <w:nsid w:val="0F31776D"/>
    <w:multiLevelType w:val="multilevel"/>
    <w:tmpl w:val="113814AA"/>
    <w:lvl w:ilvl="0">
      <w:start w:val="10"/>
      <w:numFmt w:val="decimal"/>
      <w:lvlText w:val="ĐIỀU %1."/>
      <w:lvlJc w:val="left"/>
      <w:pPr>
        <w:ind w:left="436" w:hanging="360"/>
      </w:pPr>
      <w:rPr>
        <w:b/>
        <w:bC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1635289F"/>
    <w:multiLevelType w:val="multilevel"/>
    <w:tmpl w:val="A706FD50"/>
    <w:lvl w:ilvl="0">
      <w:start w:val="1"/>
      <w:numFmt w:val="lowerLetter"/>
      <w:lvlText w:val="(%1)"/>
      <w:lvlJc w:val="left"/>
      <w:pPr>
        <w:ind w:left="720"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15:restartNumberingAfterBreak="0">
    <w:nsid w:val="16F3239C"/>
    <w:multiLevelType w:val="multilevel"/>
    <w:tmpl w:val="AF20FAC2"/>
    <w:lvl w:ilvl="0">
      <w:start w:val="5"/>
      <w:numFmt w:val="decimal"/>
      <w:lvlText w:val="ĐIỀU %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15:restartNumberingAfterBreak="0">
    <w:nsid w:val="1E740118"/>
    <w:multiLevelType w:val="multilevel"/>
    <w:tmpl w:val="33B4D9C8"/>
    <w:lvl w:ilvl="0">
      <w:start w:val="5"/>
      <w:numFmt w:val="decimal"/>
      <w:lvlText w:val="%1"/>
      <w:lvlJc w:val="left"/>
      <w:pPr>
        <w:ind w:left="360" w:hanging="360"/>
      </w:pPr>
      <w:rPr>
        <w:vertAlign w:val="baseline"/>
      </w:rPr>
    </w:lvl>
    <w:lvl w:ilvl="1">
      <w:start w:val="2"/>
      <w:numFmt w:val="decimal"/>
      <w:lvlText w:val="%1.%2"/>
      <w:lvlJc w:val="left"/>
      <w:pPr>
        <w:ind w:left="360" w:hanging="36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800" w:hanging="1800"/>
      </w:pPr>
      <w:rPr>
        <w:vertAlign w:val="baseline"/>
      </w:rPr>
    </w:lvl>
  </w:abstractNum>
  <w:abstractNum w:abstractNumId="7" w15:restartNumberingAfterBreak="0">
    <w:nsid w:val="2C19752C"/>
    <w:multiLevelType w:val="multilevel"/>
    <w:tmpl w:val="F8F0A2E4"/>
    <w:lvl w:ilvl="0">
      <w:start w:val="1"/>
      <w:numFmt w:val="decimal"/>
      <w:lvlText w:val="9.%1"/>
      <w:lvlJc w:val="left"/>
      <w:pPr>
        <w:ind w:left="436" w:hanging="360"/>
      </w:pPr>
      <w:rPr>
        <w:vertAlign w:val="baseline"/>
      </w:rPr>
    </w:lvl>
    <w:lvl w:ilvl="1">
      <w:start w:val="1"/>
      <w:numFmt w:val="lowerLetter"/>
      <w:lvlText w:val="%2."/>
      <w:lvlJc w:val="left"/>
      <w:pPr>
        <w:ind w:left="1156" w:hanging="360"/>
      </w:pPr>
      <w:rPr>
        <w:vertAlign w:val="baseline"/>
      </w:rPr>
    </w:lvl>
    <w:lvl w:ilvl="2">
      <w:start w:val="1"/>
      <w:numFmt w:val="lowerRoman"/>
      <w:lvlText w:val="%3."/>
      <w:lvlJc w:val="right"/>
      <w:pPr>
        <w:ind w:left="1876" w:hanging="180"/>
      </w:pPr>
      <w:rPr>
        <w:vertAlign w:val="baseline"/>
      </w:rPr>
    </w:lvl>
    <w:lvl w:ilvl="3">
      <w:start w:val="1"/>
      <w:numFmt w:val="decimal"/>
      <w:lvlText w:val="%4."/>
      <w:lvlJc w:val="left"/>
      <w:pPr>
        <w:ind w:left="2596" w:hanging="360"/>
      </w:pPr>
      <w:rPr>
        <w:vertAlign w:val="baseline"/>
      </w:rPr>
    </w:lvl>
    <w:lvl w:ilvl="4">
      <w:start w:val="1"/>
      <w:numFmt w:val="lowerLetter"/>
      <w:lvlText w:val="%5."/>
      <w:lvlJc w:val="left"/>
      <w:pPr>
        <w:ind w:left="3316" w:hanging="360"/>
      </w:pPr>
      <w:rPr>
        <w:vertAlign w:val="baseline"/>
      </w:rPr>
    </w:lvl>
    <w:lvl w:ilvl="5">
      <w:start w:val="1"/>
      <w:numFmt w:val="lowerRoman"/>
      <w:lvlText w:val="%6."/>
      <w:lvlJc w:val="right"/>
      <w:pPr>
        <w:ind w:left="4036" w:hanging="180"/>
      </w:pPr>
      <w:rPr>
        <w:vertAlign w:val="baseline"/>
      </w:rPr>
    </w:lvl>
    <w:lvl w:ilvl="6">
      <w:start w:val="1"/>
      <w:numFmt w:val="decimal"/>
      <w:lvlText w:val="%7."/>
      <w:lvlJc w:val="left"/>
      <w:pPr>
        <w:ind w:left="4756" w:hanging="360"/>
      </w:pPr>
      <w:rPr>
        <w:vertAlign w:val="baseline"/>
      </w:rPr>
    </w:lvl>
    <w:lvl w:ilvl="7">
      <w:start w:val="1"/>
      <w:numFmt w:val="lowerLetter"/>
      <w:lvlText w:val="%8."/>
      <w:lvlJc w:val="left"/>
      <w:pPr>
        <w:ind w:left="5476" w:hanging="360"/>
      </w:pPr>
      <w:rPr>
        <w:vertAlign w:val="baseline"/>
      </w:rPr>
    </w:lvl>
    <w:lvl w:ilvl="8">
      <w:start w:val="1"/>
      <w:numFmt w:val="lowerRoman"/>
      <w:lvlText w:val="%9."/>
      <w:lvlJc w:val="right"/>
      <w:pPr>
        <w:ind w:left="6196" w:hanging="180"/>
      </w:pPr>
      <w:rPr>
        <w:vertAlign w:val="baseline"/>
      </w:rPr>
    </w:lvl>
  </w:abstractNum>
  <w:abstractNum w:abstractNumId="8" w15:restartNumberingAfterBreak="0">
    <w:nsid w:val="35CC1836"/>
    <w:multiLevelType w:val="multilevel"/>
    <w:tmpl w:val="09A8C2B2"/>
    <w:lvl w:ilvl="0">
      <w:start w:val="3"/>
      <w:numFmt w:val="decimal"/>
      <w:lvlText w:val="%1"/>
      <w:lvlJc w:val="left"/>
      <w:pPr>
        <w:ind w:left="360" w:hanging="360"/>
      </w:pPr>
      <w:rPr>
        <w:vertAlign w:val="baseline"/>
      </w:rPr>
    </w:lvl>
    <w:lvl w:ilvl="1">
      <w:start w:val="1"/>
      <w:numFmt w:val="decimal"/>
      <w:lvlText w:val="%1.%2"/>
      <w:lvlJc w:val="left"/>
      <w:pPr>
        <w:ind w:left="1080" w:hanging="360"/>
      </w:pPr>
      <w:rPr>
        <w:vertAlign w:val="baseline"/>
      </w:rPr>
    </w:lvl>
    <w:lvl w:ilvl="2">
      <w:start w:val="1"/>
      <w:numFmt w:val="decimal"/>
      <w:lvlText w:val="%1.%2.%3"/>
      <w:lvlJc w:val="left"/>
      <w:pPr>
        <w:ind w:left="2160" w:hanging="720"/>
      </w:pPr>
      <w:rPr>
        <w:vertAlign w:val="baseline"/>
      </w:rPr>
    </w:lvl>
    <w:lvl w:ilvl="3">
      <w:start w:val="1"/>
      <w:numFmt w:val="decimal"/>
      <w:lvlText w:val="%1.%2.%3.%4"/>
      <w:lvlJc w:val="left"/>
      <w:pPr>
        <w:ind w:left="2880" w:hanging="720"/>
      </w:pPr>
      <w:rPr>
        <w:vertAlign w:val="baseline"/>
      </w:rPr>
    </w:lvl>
    <w:lvl w:ilvl="4">
      <w:start w:val="1"/>
      <w:numFmt w:val="decimal"/>
      <w:lvlText w:val="%1.%2.%3.%4.%5"/>
      <w:lvlJc w:val="left"/>
      <w:pPr>
        <w:ind w:left="3960" w:hanging="1080"/>
      </w:pPr>
      <w:rPr>
        <w:vertAlign w:val="baseline"/>
      </w:rPr>
    </w:lvl>
    <w:lvl w:ilvl="5">
      <w:start w:val="1"/>
      <w:numFmt w:val="decimal"/>
      <w:lvlText w:val="%1.%2.%3.%4.%5.%6"/>
      <w:lvlJc w:val="left"/>
      <w:pPr>
        <w:ind w:left="4680" w:hanging="1080"/>
      </w:pPr>
      <w:rPr>
        <w:vertAlign w:val="baseline"/>
      </w:rPr>
    </w:lvl>
    <w:lvl w:ilvl="6">
      <w:start w:val="1"/>
      <w:numFmt w:val="decimal"/>
      <w:lvlText w:val="%1.%2.%3.%4.%5.%6.%7"/>
      <w:lvlJc w:val="left"/>
      <w:pPr>
        <w:ind w:left="5760" w:hanging="1440"/>
      </w:pPr>
      <w:rPr>
        <w:vertAlign w:val="baseline"/>
      </w:rPr>
    </w:lvl>
    <w:lvl w:ilvl="7">
      <w:start w:val="1"/>
      <w:numFmt w:val="decimal"/>
      <w:lvlText w:val="%1.%2.%3.%4.%5.%6.%7.%8"/>
      <w:lvlJc w:val="left"/>
      <w:pPr>
        <w:ind w:left="6480" w:hanging="1440"/>
      </w:pPr>
      <w:rPr>
        <w:vertAlign w:val="baseline"/>
      </w:rPr>
    </w:lvl>
    <w:lvl w:ilvl="8">
      <w:start w:val="1"/>
      <w:numFmt w:val="decimal"/>
      <w:lvlText w:val="%1.%2.%3.%4.%5.%6.%7.%8.%9"/>
      <w:lvlJc w:val="left"/>
      <w:pPr>
        <w:ind w:left="7560" w:hanging="1800"/>
      </w:pPr>
      <w:rPr>
        <w:vertAlign w:val="baseline"/>
      </w:rPr>
    </w:lvl>
  </w:abstractNum>
  <w:abstractNum w:abstractNumId="9" w15:restartNumberingAfterBreak="0">
    <w:nsid w:val="38D80262"/>
    <w:multiLevelType w:val="multilevel"/>
    <w:tmpl w:val="4822A468"/>
    <w:lvl w:ilvl="0">
      <w:start w:val="6"/>
      <w:numFmt w:val="decimal"/>
      <w:lvlText w:val="ĐIỀU %1."/>
      <w:lvlJc w:val="left"/>
      <w:pPr>
        <w:ind w:left="720" w:hanging="360"/>
      </w:pPr>
      <w:rPr>
        <w:b/>
        <w:bC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15:restartNumberingAfterBreak="0">
    <w:nsid w:val="39CE6135"/>
    <w:multiLevelType w:val="multilevel"/>
    <w:tmpl w:val="F96E891C"/>
    <w:lvl w:ilvl="0">
      <w:start w:val="1"/>
      <w:numFmt w:val="bullet"/>
      <w:lvlText w:val="●"/>
      <w:lvlJc w:val="left"/>
      <w:pPr>
        <w:ind w:left="1440" w:hanging="360"/>
      </w:pPr>
      <w:rPr>
        <w:rFonts w:ascii="Noto Sans Symbols" w:eastAsia="Noto Sans Symbols" w:hAnsi="Noto Sans Symbols" w:cs="Noto Sans Symbols"/>
        <w:vertAlign w:val="baseline"/>
      </w:rPr>
    </w:lvl>
    <w:lvl w:ilvl="1">
      <w:start w:val="1"/>
      <w:numFmt w:val="bullet"/>
      <w:lvlText w:val="o"/>
      <w:lvlJc w:val="left"/>
      <w:pPr>
        <w:ind w:left="2160" w:hanging="360"/>
      </w:pPr>
      <w:rPr>
        <w:rFonts w:ascii="Courier New" w:eastAsia="Courier New" w:hAnsi="Courier New" w:cs="Courier New"/>
        <w:vertAlign w:val="baseline"/>
      </w:rPr>
    </w:lvl>
    <w:lvl w:ilvl="2">
      <w:start w:val="1"/>
      <w:numFmt w:val="bullet"/>
      <w:lvlText w:val="▪"/>
      <w:lvlJc w:val="left"/>
      <w:pPr>
        <w:ind w:left="2880" w:hanging="360"/>
      </w:pPr>
      <w:rPr>
        <w:rFonts w:ascii="Noto Sans Symbols" w:eastAsia="Noto Sans Symbols" w:hAnsi="Noto Sans Symbols" w:cs="Noto Sans Symbols"/>
        <w:vertAlign w:val="baseline"/>
      </w:rPr>
    </w:lvl>
    <w:lvl w:ilvl="3">
      <w:start w:val="1"/>
      <w:numFmt w:val="bullet"/>
      <w:lvlText w:val="●"/>
      <w:lvlJc w:val="left"/>
      <w:pPr>
        <w:ind w:left="3600" w:hanging="360"/>
      </w:pPr>
      <w:rPr>
        <w:rFonts w:ascii="Noto Sans Symbols" w:eastAsia="Noto Sans Symbols" w:hAnsi="Noto Sans Symbols" w:cs="Noto Sans Symbols"/>
        <w:vertAlign w:val="baseline"/>
      </w:rPr>
    </w:lvl>
    <w:lvl w:ilvl="4">
      <w:start w:val="1"/>
      <w:numFmt w:val="bullet"/>
      <w:lvlText w:val="o"/>
      <w:lvlJc w:val="left"/>
      <w:pPr>
        <w:ind w:left="4320" w:hanging="360"/>
      </w:pPr>
      <w:rPr>
        <w:rFonts w:ascii="Courier New" w:eastAsia="Courier New" w:hAnsi="Courier New" w:cs="Courier New"/>
        <w:vertAlign w:val="baseline"/>
      </w:rPr>
    </w:lvl>
    <w:lvl w:ilvl="5">
      <w:start w:val="1"/>
      <w:numFmt w:val="bullet"/>
      <w:lvlText w:val="▪"/>
      <w:lvlJc w:val="left"/>
      <w:pPr>
        <w:ind w:left="5040" w:hanging="360"/>
      </w:pPr>
      <w:rPr>
        <w:rFonts w:ascii="Noto Sans Symbols" w:eastAsia="Noto Sans Symbols" w:hAnsi="Noto Sans Symbols" w:cs="Noto Sans Symbols"/>
        <w:vertAlign w:val="baseline"/>
      </w:rPr>
    </w:lvl>
    <w:lvl w:ilvl="6">
      <w:start w:val="1"/>
      <w:numFmt w:val="bullet"/>
      <w:lvlText w:val="●"/>
      <w:lvlJc w:val="left"/>
      <w:pPr>
        <w:ind w:left="5760" w:hanging="360"/>
      </w:pPr>
      <w:rPr>
        <w:rFonts w:ascii="Noto Sans Symbols" w:eastAsia="Noto Sans Symbols" w:hAnsi="Noto Sans Symbols" w:cs="Noto Sans Symbols"/>
        <w:vertAlign w:val="baseline"/>
      </w:rPr>
    </w:lvl>
    <w:lvl w:ilvl="7">
      <w:start w:val="1"/>
      <w:numFmt w:val="bullet"/>
      <w:lvlText w:val="o"/>
      <w:lvlJc w:val="left"/>
      <w:pPr>
        <w:ind w:left="6480" w:hanging="360"/>
      </w:pPr>
      <w:rPr>
        <w:rFonts w:ascii="Courier New" w:eastAsia="Courier New" w:hAnsi="Courier New" w:cs="Courier New"/>
        <w:vertAlign w:val="baseline"/>
      </w:rPr>
    </w:lvl>
    <w:lvl w:ilvl="8">
      <w:start w:val="1"/>
      <w:numFmt w:val="bullet"/>
      <w:lvlText w:val="▪"/>
      <w:lvlJc w:val="left"/>
      <w:pPr>
        <w:ind w:left="7200" w:hanging="360"/>
      </w:pPr>
      <w:rPr>
        <w:rFonts w:ascii="Noto Sans Symbols" w:eastAsia="Noto Sans Symbols" w:hAnsi="Noto Sans Symbols" w:cs="Noto Sans Symbols"/>
        <w:vertAlign w:val="baseline"/>
      </w:rPr>
    </w:lvl>
  </w:abstractNum>
  <w:abstractNum w:abstractNumId="11" w15:restartNumberingAfterBreak="0">
    <w:nsid w:val="424D43AD"/>
    <w:multiLevelType w:val="multilevel"/>
    <w:tmpl w:val="ED5CAA92"/>
    <w:lvl w:ilvl="0">
      <w:start w:val="10"/>
      <w:numFmt w:val="decimal"/>
      <w:lvlText w:val="%1"/>
      <w:lvlJc w:val="left"/>
      <w:pPr>
        <w:ind w:left="420" w:hanging="420"/>
      </w:pPr>
      <w:rPr>
        <w:vertAlign w:val="baseline"/>
      </w:rPr>
    </w:lvl>
    <w:lvl w:ilvl="1">
      <w:start w:val="2"/>
      <w:numFmt w:val="decimal"/>
      <w:lvlText w:val="%1.%2"/>
      <w:lvlJc w:val="left"/>
      <w:pPr>
        <w:ind w:left="420" w:hanging="42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800" w:hanging="1800"/>
      </w:pPr>
      <w:rPr>
        <w:vertAlign w:val="baseline"/>
      </w:rPr>
    </w:lvl>
  </w:abstractNum>
  <w:abstractNum w:abstractNumId="12" w15:restartNumberingAfterBreak="0">
    <w:nsid w:val="4762414A"/>
    <w:multiLevelType w:val="multilevel"/>
    <w:tmpl w:val="FFBA37D6"/>
    <w:lvl w:ilvl="0">
      <w:start w:val="1"/>
      <w:numFmt w:val="decimal"/>
      <w:lvlText w:val="8.%1"/>
      <w:lvlJc w:val="left"/>
      <w:pPr>
        <w:ind w:left="720" w:hanging="360"/>
      </w:pPr>
      <w:rPr>
        <w:b w:val="0"/>
        <w:bCs w:val="0"/>
        <w:i w:val="0"/>
        <w:i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3" w15:restartNumberingAfterBreak="0">
    <w:nsid w:val="4B44427E"/>
    <w:multiLevelType w:val="multilevel"/>
    <w:tmpl w:val="1D0E20A0"/>
    <w:lvl w:ilvl="0">
      <w:start w:val="1"/>
      <w:numFmt w:val="decimal"/>
      <w:lvlText w:val="4.%1."/>
      <w:lvlJc w:val="left"/>
      <w:pPr>
        <w:ind w:left="720" w:hanging="360"/>
      </w:pPr>
      <w:rPr>
        <w:b/>
        <w:bC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4" w15:restartNumberingAfterBreak="0">
    <w:nsid w:val="4C117945"/>
    <w:multiLevelType w:val="multilevel"/>
    <w:tmpl w:val="69543156"/>
    <w:lvl w:ilvl="0">
      <w:start w:val="1"/>
      <w:numFmt w:val="decimal"/>
      <w:lvlText w:val="ĐIỀU %1."/>
      <w:lvlJc w:val="left"/>
      <w:pPr>
        <w:ind w:left="720" w:hanging="360"/>
      </w:pPr>
      <w:rPr>
        <w:rFonts w:ascii="Times New Roman" w:eastAsia="Times New Roman" w:hAnsi="Times New Roman" w:cs="Times New Roman"/>
        <w:b/>
        <w:bC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5" w15:restartNumberingAfterBreak="0">
    <w:nsid w:val="50BC09E3"/>
    <w:multiLevelType w:val="multilevel"/>
    <w:tmpl w:val="FCE8DE18"/>
    <w:lvl w:ilvl="0">
      <w:start w:val="1"/>
      <w:numFmt w:val="decimal"/>
      <w:lvlText w:val="2.%1."/>
      <w:lvlJc w:val="left"/>
      <w:pPr>
        <w:ind w:left="720" w:hanging="360"/>
      </w:pPr>
      <w:rPr>
        <w:vertAlign w:val="baseline"/>
      </w:rPr>
    </w:lvl>
    <w:lvl w:ilvl="1">
      <w:start w:val="1"/>
      <w:numFmt w:val="lowerLetter"/>
      <w:lvlText w:val="(%2)"/>
      <w:lvlJc w:val="left"/>
      <w:pPr>
        <w:ind w:left="1440" w:hanging="360"/>
      </w:pPr>
      <w:rPr>
        <w:b w:val="0"/>
        <w:bCs w:val="0"/>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6" w15:restartNumberingAfterBreak="0">
    <w:nsid w:val="51462478"/>
    <w:multiLevelType w:val="multilevel"/>
    <w:tmpl w:val="FCE8DE18"/>
    <w:lvl w:ilvl="0">
      <w:start w:val="1"/>
      <w:numFmt w:val="decimal"/>
      <w:lvlText w:val="2.%1."/>
      <w:lvlJc w:val="left"/>
      <w:pPr>
        <w:ind w:left="720" w:hanging="360"/>
      </w:pPr>
      <w:rPr>
        <w:vertAlign w:val="baseline"/>
      </w:rPr>
    </w:lvl>
    <w:lvl w:ilvl="1">
      <w:start w:val="1"/>
      <w:numFmt w:val="lowerLetter"/>
      <w:lvlText w:val="(%2)"/>
      <w:lvlJc w:val="left"/>
      <w:pPr>
        <w:ind w:left="1440" w:hanging="360"/>
      </w:pPr>
      <w:rPr>
        <w:b w:val="0"/>
        <w:bCs w:val="0"/>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7" w15:restartNumberingAfterBreak="0">
    <w:nsid w:val="51D4049F"/>
    <w:multiLevelType w:val="multilevel"/>
    <w:tmpl w:val="F4B2F5E2"/>
    <w:lvl w:ilvl="0">
      <w:start w:val="1"/>
      <w:numFmt w:val="lowerLetter"/>
      <w:lvlText w:val="(%1)"/>
      <w:lvlJc w:val="left"/>
      <w:pPr>
        <w:ind w:left="720"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8" w15:restartNumberingAfterBreak="0">
    <w:nsid w:val="53B33E4B"/>
    <w:multiLevelType w:val="multilevel"/>
    <w:tmpl w:val="2AF427B6"/>
    <w:lvl w:ilvl="0">
      <w:start w:val="1"/>
      <w:numFmt w:val="decimal"/>
      <w:lvlText w:val="7.%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9" w15:restartNumberingAfterBreak="0">
    <w:nsid w:val="541C00E4"/>
    <w:multiLevelType w:val="multilevel"/>
    <w:tmpl w:val="C9E04AA4"/>
    <w:lvl w:ilvl="0">
      <w:start w:val="1"/>
      <w:numFmt w:val="decimal"/>
      <w:lvlText w:val="%1."/>
      <w:lvlJc w:val="left"/>
      <w:pPr>
        <w:ind w:left="360" w:hanging="360"/>
      </w:pPr>
      <w:rPr>
        <w:sz w:val="24"/>
        <w:szCs w:val="24"/>
        <w:vertAlign w:val="baseline"/>
      </w:rPr>
    </w:lvl>
    <w:lvl w:ilvl="1">
      <w:start w:val="1"/>
      <w:numFmt w:val="decimal"/>
      <w:lvlText w:val="%1.%2."/>
      <w:lvlJc w:val="left"/>
      <w:pPr>
        <w:ind w:left="862" w:hanging="720"/>
      </w:pPr>
      <w:rPr>
        <w:b/>
        <w:bCs/>
        <w:sz w:val="24"/>
        <w:szCs w:val="24"/>
        <w:vertAlign w:val="baseline"/>
      </w:rPr>
    </w:lvl>
    <w:lvl w:ilvl="2">
      <w:start w:val="1"/>
      <w:numFmt w:val="decimal"/>
      <w:lvlText w:val="%1.%2.%3."/>
      <w:lvlJc w:val="left"/>
      <w:pPr>
        <w:ind w:left="2160" w:hanging="720"/>
      </w:pPr>
      <w:rPr>
        <w:sz w:val="24"/>
        <w:szCs w:val="24"/>
        <w:vertAlign w:val="baseline"/>
      </w:rPr>
    </w:lvl>
    <w:lvl w:ilvl="3">
      <w:start w:val="1"/>
      <w:numFmt w:val="decimal"/>
      <w:lvlText w:val="%1.%2.%3.%4."/>
      <w:lvlJc w:val="left"/>
      <w:pPr>
        <w:ind w:left="3240" w:hanging="1080"/>
      </w:pPr>
      <w:rPr>
        <w:sz w:val="24"/>
        <w:szCs w:val="24"/>
        <w:vertAlign w:val="baseline"/>
      </w:rPr>
    </w:lvl>
    <w:lvl w:ilvl="4">
      <w:start w:val="1"/>
      <w:numFmt w:val="decimal"/>
      <w:lvlText w:val="%1.%2.%3.%4.%5."/>
      <w:lvlJc w:val="left"/>
      <w:pPr>
        <w:ind w:left="3960" w:hanging="1080"/>
      </w:pPr>
      <w:rPr>
        <w:sz w:val="24"/>
        <w:szCs w:val="24"/>
        <w:vertAlign w:val="baseline"/>
      </w:rPr>
    </w:lvl>
    <w:lvl w:ilvl="5">
      <w:start w:val="1"/>
      <w:numFmt w:val="decimal"/>
      <w:lvlText w:val="%1.%2.%3.%4.%5.%6."/>
      <w:lvlJc w:val="left"/>
      <w:pPr>
        <w:ind w:left="5040" w:hanging="1440"/>
      </w:pPr>
      <w:rPr>
        <w:sz w:val="24"/>
        <w:szCs w:val="24"/>
        <w:vertAlign w:val="baseline"/>
      </w:rPr>
    </w:lvl>
    <w:lvl w:ilvl="6">
      <w:start w:val="1"/>
      <w:numFmt w:val="decimal"/>
      <w:lvlText w:val="%1.%2.%3.%4.%5.%6.%7."/>
      <w:lvlJc w:val="left"/>
      <w:pPr>
        <w:ind w:left="5760" w:hanging="1440"/>
      </w:pPr>
      <w:rPr>
        <w:sz w:val="24"/>
        <w:szCs w:val="24"/>
        <w:vertAlign w:val="baseline"/>
      </w:rPr>
    </w:lvl>
    <w:lvl w:ilvl="7">
      <w:start w:val="1"/>
      <w:numFmt w:val="decimal"/>
      <w:lvlText w:val="%1.%2.%3.%4.%5.%6.%7.%8."/>
      <w:lvlJc w:val="left"/>
      <w:pPr>
        <w:ind w:left="6840" w:hanging="1800"/>
      </w:pPr>
      <w:rPr>
        <w:sz w:val="24"/>
        <w:szCs w:val="24"/>
        <w:vertAlign w:val="baseline"/>
      </w:rPr>
    </w:lvl>
    <w:lvl w:ilvl="8">
      <w:start w:val="1"/>
      <w:numFmt w:val="decimal"/>
      <w:lvlText w:val="%1.%2.%3.%4.%5.%6.%7.%8.%9."/>
      <w:lvlJc w:val="left"/>
      <w:pPr>
        <w:ind w:left="7560" w:hanging="1800"/>
      </w:pPr>
      <w:rPr>
        <w:sz w:val="24"/>
        <w:szCs w:val="24"/>
        <w:vertAlign w:val="baseline"/>
      </w:rPr>
    </w:lvl>
  </w:abstractNum>
  <w:abstractNum w:abstractNumId="20" w15:restartNumberingAfterBreak="0">
    <w:nsid w:val="581205A5"/>
    <w:multiLevelType w:val="multilevel"/>
    <w:tmpl w:val="58C86FEC"/>
    <w:lvl w:ilvl="0">
      <w:start w:val="7"/>
      <w:numFmt w:val="decimal"/>
      <w:lvlText w:val="%1"/>
      <w:lvlJc w:val="left"/>
      <w:pPr>
        <w:ind w:left="360" w:hanging="360"/>
      </w:pPr>
      <w:rPr>
        <w:color w:val="000000"/>
        <w:vertAlign w:val="baseline"/>
      </w:rPr>
    </w:lvl>
    <w:lvl w:ilvl="1">
      <w:start w:val="2"/>
      <w:numFmt w:val="decimal"/>
      <w:lvlText w:val="%1.%2"/>
      <w:lvlJc w:val="left"/>
      <w:pPr>
        <w:ind w:left="1069" w:hanging="360"/>
      </w:pPr>
      <w:rPr>
        <w:color w:val="000000"/>
        <w:vertAlign w:val="baseline"/>
      </w:rPr>
    </w:lvl>
    <w:lvl w:ilvl="2">
      <w:start w:val="1"/>
      <w:numFmt w:val="decimal"/>
      <w:lvlText w:val="%1.%2.%3"/>
      <w:lvlJc w:val="left"/>
      <w:pPr>
        <w:ind w:left="2138" w:hanging="720"/>
      </w:pPr>
      <w:rPr>
        <w:color w:val="000000"/>
        <w:vertAlign w:val="baseline"/>
      </w:rPr>
    </w:lvl>
    <w:lvl w:ilvl="3">
      <w:start w:val="1"/>
      <w:numFmt w:val="decimal"/>
      <w:lvlText w:val="%1.%2.%3.%4"/>
      <w:lvlJc w:val="left"/>
      <w:pPr>
        <w:ind w:left="2847" w:hanging="720"/>
      </w:pPr>
      <w:rPr>
        <w:color w:val="000000"/>
        <w:vertAlign w:val="baseline"/>
      </w:rPr>
    </w:lvl>
    <w:lvl w:ilvl="4">
      <w:start w:val="1"/>
      <w:numFmt w:val="decimal"/>
      <w:lvlText w:val="%1.%2.%3.%4.%5"/>
      <w:lvlJc w:val="left"/>
      <w:pPr>
        <w:ind w:left="3916" w:hanging="1080"/>
      </w:pPr>
      <w:rPr>
        <w:color w:val="000000"/>
        <w:vertAlign w:val="baseline"/>
      </w:rPr>
    </w:lvl>
    <w:lvl w:ilvl="5">
      <w:start w:val="1"/>
      <w:numFmt w:val="decimal"/>
      <w:lvlText w:val="%1.%2.%3.%4.%5.%6"/>
      <w:lvlJc w:val="left"/>
      <w:pPr>
        <w:ind w:left="4625" w:hanging="1080"/>
      </w:pPr>
      <w:rPr>
        <w:color w:val="000000"/>
        <w:vertAlign w:val="baseline"/>
      </w:rPr>
    </w:lvl>
    <w:lvl w:ilvl="6">
      <w:start w:val="1"/>
      <w:numFmt w:val="decimal"/>
      <w:lvlText w:val="%1.%2.%3.%4.%5.%6.%7"/>
      <w:lvlJc w:val="left"/>
      <w:pPr>
        <w:ind w:left="5694" w:hanging="1440"/>
      </w:pPr>
      <w:rPr>
        <w:color w:val="000000"/>
        <w:vertAlign w:val="baseline"/>
      </w:rPr>
    </w:lvl>
    <w:lvl w:ilvl="7">
      <w:start w:val="1"/>
      <w:numFmt w:val="decimal"/>
      <w:lvlText w:val="%1.%2.%3.%4.%5.%6.%7.%8"/>
      <w:lvlJc w:val="left"/>
      <w:pPr>
        <w:ind w:left="6403" w:hanging="1440"/>
      </w:pPr>
      <w:rPr>
        <w:color w:val="000000"/>
        <w:vertAlign w:val="baseline"/>
      </w:rPr>
    </w:lvl>
    <w:lvl w:ilvl="8">
      <w:start w:val="1"/>
      <w:numFmt w:val="decimal"/>
      <w:lvlText w:val="%1.%2.%3.%4.%5.%6.%7.%8.%9"/>
      <w:lvlJc w:val="left"/>
      <w:pPr>
        <w:ind w:left="7472" w:hanging="1800"/>
      </w:pPr>
      <w:rPr>
        <w:color w:val="000000"/>
        <w:vertAlign w:val="baseline"/>
      </w:rPr>
    </w:lvl>
  </w:abstractNum>
  <w:abstractNum w:abstractNumId="21" w15:restartNumberingAfterBreak="0">
    <w:nsid w:val="5B046B05"/>
    <w:multiLevelType w:val="multilevel"/>
    <w:tmpl w:val="ED7AF3E6"/>
    <w:lvl w:ilvl="0">
      <w:start w:val="1"/>
      <w:numFmt w:val="lowerLetter"/>
      <w:lvlText w:val="(%1)"/>
      <w:lvlJc w:val="left"/>
      <w:pPr>
        <w:ind w:left="928" w:hanging="360"/>
      </w:pPr>
      <w:rPr>
        <w:vertAlign w:val="baseline"/>
      </w:rPr>
    </w:lvl>
    <w:lvl w:ilvl="1">
      <w:start w:val="1"/>
      <w:numFmt w:val="lowerLetter"/>
      <w:lvlText w:val="%2."/>
      <w:lvlJc w:val="left"/>
      <w:pPr>
        <w:ind w:left="1648" w:hanging="360"/>
      </w:pPr>
      <w:rPr>
        <w:vertAlign w:val="baseline"/>
      </w:rPr>
    </w:lvl>
    <w:lvl w:ilvl="2">
      <w:start w:val="1"/>
      <w:numFmt w:val="lowerRoman"/>
      <w:lvlText w:val="%3."/>
      <w:lvlJc w:val="right"/>
      <w:pPr>
        <w:ind w:left="2368" w:hanging="180"/>
      </w:pPr>
      <w:rPr>
        <w:vertAlign w:val="baseline"/>
      </w:rPr>
    </w:lvl>
    <w:lvl w:ilvl="3">
      <w:start w:val="1"/>
      <w:numFmt w:val="decimal"/>
      <w:lvlText w:val="%4."/>
      <w:lvlJc w:val="left"/>
      <w:pPr>
        <w:ind w:left="3088" w:hanging="360"/>
      </w:pPr>
      <w:rPr>
        <w:vertAlign w:val="baseline"/>
      </w:rPr>
    </w:lvl>
    <w:lvl w:ilvl="4">
      <w:start w:val="1"/>
      <w:numFmt w:val="lowerLetter"/>
      <w:lvlText w:val="%5."/>
      <w:lvlJc w:val="left"/>
      <w:pPr>
        <w:ind w:left="3808" w:hanging="360"/>
      </w:pPr>
      <w:rPr>
        <w:vertAlign w:val="baseline"/>
      </w:rPr>
    </w:lvl>
    <w:lvl w:ilvl="5">
      <w:start w:val="1"/>
      <w:numFmt w:val="lowerRoman"/>
      <w:lvlText w:val="%6."/>
      <w:lvlJc w:val="right"/>
      <w:pPr>
        <w:ind w:left="4528" w:hanging="180"/>
      </w:pPr>
      <w:rPr>
        <w:vertAlign w:val="baseline"/>
      </w:rPr>
    </w:lvl>
    <w:lvl w:ilvl="6">
      <w:start w:val="1"/>
      <w:numFmt w:val="decimal"/>
      <w:lvlText w:val="%7."/>
      <w:lvlJc w:val="left"/>
      <w:pPr>
        <w:ind w:left="5248" w:hanging="360"/>
      </w:pPr>
      <w:rPr>
        <w:vertAlign w:val="baseline"/>
      </w:rPr>
    </w:lvl>
    <w:lvl w:ilvl="7">
      <w:start w:val="1"/>
      <w:numFmt w:val="lowerLetter"/>
      <w:lvlText w:val="%8."/>
      <w:lvlJc w:val="left"/>
      <w:pPr>
        <w:ind w:left="5968" w:hanging="360"/>
      </w:pPr>
      <w:rPr>
        <w:vertAlign w:val="baseline"/>
      </w:rPr>
    </w:lvl>
    <w:lvl w:ilvl="8">
      <w:start w:val="1"/>
      <w:numFmt w:val="lowerRoman"/>
      <w:lvlText w:val="%9."/>
      <w:lvlJc w:val="right"/>
      <w:pPr>
        <w:ind w:left="6688" w:hanging="180"/>
      </w:pPr>
      <w:rPr>
        <w:vertAlign w:val="baseline"/>
      </w:rPr>
    </w:lvl>
  </w:abstractNum>
  <w:abstractNum w:abstractNumId="22" w15:restartNumberingAfterBreak="0">
    <w:nsid w:val="600C039D"/>
    <w:multiLevelType w:val="multilevel"/>
    <w:tmpl w:val="9FD8A7C8"/>
    <w:lvl w:ilvl="0">
      <w:start w:val="1"/>
      <w:numFmt w:val="decimal"/>
      <w:lvlText w:val="2.%1."/>
      <w:lvlJc w:val="left"/>
      <w:pPr>
        <w:ind w:left="54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3" w15:restartNumberingAfterBreak="0">
    <w:nsid w:val="61FF4407"/>
    <w:multiLevelType w:val="multilevel"/>
    <w:tmpl w:val="11C6342A"/>
    <w:lvl w:ilvl="0">
      <w:start w:val="9"/>
      <w:numFmt w:val="decimal"/>
      <w:lvlText w:val="ĐIỀU %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4" w15:restartNumberingAfterBreak="0">
    <w:nsid w:val="653874BC"/>
    <w:multiLevelType w:val="multilevel"/>
    <w:tmpl w:val="883C0DC2"/>
    <w:lvl w:ilvl="0">
      <w:start w:val="6"/>
      <w:numFmt w:val="decimal"/>
      <w:lvlText w:val="%1"/>
      <w:lvlJc w:val="left"/>
      <w:pPr>
        <w:ind w:left="360" w:hanging="360"/>
      </w:pPr>
      <w:rPr>
        <w:vertAlign w:val="baseline"/>
      </w:rPr>
    </w:lvl>
    <w:lvl w:ilvl="1">
      <w:start w:val="1"/>
      <w:numFmt w:val="decimal"/>
      <w:lvlText w:val="%1.%2"/>
      <w:lvlJc w:val="left"/>
      <w:pPr>
        <w:ind w:left="360" w:hanging="36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800" w:hanging="1800"/>
      </w:pPr>
      <w:rPr>
        <w:vertAlign w:val="baseline"/>
      </w:rPr>
    </w:lvl>
  </w:abstractNum>
  <w:abstractNum w:abstractNumId="25" w15:restartNumberingAfterBreak="0">
    <w:nsid w:val="65606B44"/>
    <w:multiLevelType w:val="multilevel"/>
    <w:tmpl w:val="A706FD50"/>
    <w:lvl w:ilvl="0">
      <w:start w:val="1"/>
      <w:numFmt w:val="lowerLetter"/>
      <w:lvlText w:val="(%1)"/>
      <w:lvlJc w:val="left"/>
      <w:pPr>
        <w:ind w:left="720"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6" w15:restartNumberingAfterBreak="0">
    <w:nsid w:val="740F3AE5"/>
    <w:multiLevelType w:val="multilevel"/>
    <w:tmpl w:val="2392FDB8"/>
    <w:lvl w:ilvl="0">
      <w:start w:val="1"/>
      <w:numFmt w:val="decimal"/>
      <w:lvlText w:val="6.%1."/>
      <w:lvlJc w:val="left"/>
      <w:pPr>
        <w:ind w:left="720"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7" w15:restartNumberingAfterBreak="0">
    <w:nsid w:val="769A3B18"/>
    <w:multiLevelType w:val="multilevel"/>
    <w:tmpl w:val="695431DA"/>
    <w:lvl w:ilvl="0">
      <w:start w:val="1"/>
      <w:numFmt w:val="decimal"/>
      <w:lvlText w:val="%1."/>
      <w:lvlJc w:val="left"/>
      <w:pPr>
        <w:ind w:left="360" w:hanging="360"/>
      </w:pPr>
      <w:rPr>
        <w:sz w:val="24"/>
        <w:szCs w:val="24"/>
        <w:vertAlign w:val="baseline"/>
      </w:rPr>
    </w:lvl>
    <w:lvl w:ilvl="1">
      <w:start w:val="1"/>
      <w:numFmt w:val="decimal"/>
      <w:lvlText w:val="%1.%2."/>
      <w:lvlJc w:val="left"/>
      <w:pPr>
        <w:ind w:left="862" w:hanging="720"/>
      </w:pPr>
      <w:rPr>
        <w:b/>
        <w:bCs/>
        <w:sz w:val="24"/>
        <w:szCs w:val="24"/>
        <w:vertAlign w:val="baseline"/>
      </w:rPr>
    </w:lvl>
    <w:lvl w:ilvl="2">
      <w:start w:val="1"/>
      <w:numFmt w:val="decimal"/>
      <w:lvlText w:val="%1.%2.%3."/>
      <w:lvlJc w:val="left"/>
      <w:pPr>
        <w:ind w:left="2160" w:hanging="720"/>
      </w:pPr>
      <w:rPr>
        <w:sz w:val="24"/>
        <w:szCs w:val="24"/>
        <w:vertAlign w:val="baseline"/>
      </w:rPr>
    </w:lvl>
    <w:lvl w:ilvl="3">
      <w:start w:val="1"/>
      <w:numFmt w:val="decimal"/>
      <w:lvlText w:val="%1.%2.%3.%4."/>
      <w:lvlJc w:val="left"/>
      <w:pPr>
        <w:ind w:left="3240" w:hanging="1080"/>
      </w:pPr>
      <w:rPr>
        <w:sz w:val="24"/>
        <w:szCs w:val="24"/>
        <w:vertAlign w:val="baseline"/>
      </w:rPr>
    </w:lvl>
    <w:lvl w:ilvl="4">
      <w:start w:val="1"/>
      <w:numFmt w:val="decimal"/>
      <w:lvlText w:val="%1.%2.%3.%4.%5."/>
      <w:lvlJc w:val="left"/>
      <w:pPr>
        <w:ind w:left="3960" w:hanging="1080"/>
      </w:pPr>
      <w:rPr>
        <w:sz w:val="24"/>
        <w:szCs w:val="24"/>
        <w:vertAlign w:val="baseline"/>
      </w:rPr>
    </w:lvl>
    <w:lvl w:ilvl="5">
      <w:start w:val="1"/>
      <w:numFmt w:val="decimal"/>
      <w:lvlText w:val="%1.%2.%3.%4.%5.%6."/>
      <w:lvlJc w:val="left"/>
      <w:pPr>
        <w:ind w:left="5040" w:hanging="1440"/>
      </w:pPr>
      <w:rPr>
        <w:sz w:val="24"/>
        <w:szCs w:val="24"/>
        <w:vertAlign w:val="baseline"/>
      </w:rPr>
    </w:lvl>
    <w:lvl w:ilvl="6">
      <w:start w:val="1"/>
      <w:numFmt w:val="decimal"/>
      <w:lvlText w:val="%1.%2.%3.%4.%5.%6.%7."/>
      <w:lvlJc w:val="left"/>
      <w:pPr>
        <w:ind w:left="5760" w:hanging="1440"/>
      </w:pPr>
      <w:rPr>
        <w:sz w:val="24"/>
        <w:szCs w:val="24"/>
        <w:vertAlign w:val="baseline"/>
      </w:rPr>
    </w:lvl>
    <w:lvl w:ilvl="7">
      <w:start w:val="1"/>
      <w:numFmt w:val="decimal"/>
      <w:lvlText w:val="%1.%2.%3.%4.%5.%6.%7.%8."/>
      <w:lvlJc w:val="left"/>
      <w:pPr>
        <w:ind w:left="6840" w:hanging="1800"/>
      </w:pPr>
      <w:rPr>
        <w:sz w:val="24"/>
        <w:szCs w:val="24"/>
        <w:vertAlign w:val="baseline"/>
      </w:rPr>
    </w:lvl>
    <w:lvl w:ilvl="8">
      <w:start w:val="1"/>
      <w:numFmt w:val="decimal"/>
      <w:lvlText w:val="%1.%2.%3.%4.%5.%6.%7.%8.%9."/>
      <w:lvlJc w:val="left"/>
      <w:pPr>
        <w:ind w:left="7560" w:hanging="1800"/>
      </w:pPr>
      <w:rPr>
        <w:sz w:val="24"/>
        <w:szCs w:val="24"/>
        <w:vertAlign w:val="baseline"/>
      </w:rPr>
    </w:lvl>
  </w:abstractNum>
  <w:abstractNum w:abstractNumId="28" w15:restartNumberingAfterBreak="0">
    <w:nsid w:val="7DDA70E9"/>
    <w:multiLevelType w:val="multilevel"/>
    <w:tmpl w:val="BF4C6F58"/>
    <w:lvl w:ilvl="0">
      <w:start w:val="8"/>
      <w:numFmt w:val="decimal"/>
      <w:lvlText w:val="ĐIỀU %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9" w15:restartNumberingAfterBreak="0">
    <w:nsid w:val="7F024CA2"/>
    <w:multiLevelType w:val="multilevel"/>
    <w:tmpl w:val="4FB445EA"/>
    <w:lvl w:ilvl="0">
      <w:start w:val="3"/>
      <w:numFmt w:val="decimal"/>
      <w:lvlText w:val="%1"/>
      <w:lvlJc w:val="left"/>
      <w:pPr>
        <w:ind w:left="360" w:hanging="360"/>
      </w:pPr>
      <w:rPr>
        <w:b w:val="0"/>
        <w:bCs w:val="0"/>
        <w:vertAlign w:val="baseline"/>
      </w:rPr>
    </w:lvl>
    <w:lvl w:ilvl="1">
      <w:start w:val="1"/>
      <w:numFmt w:val="decimal"/>
      <w:lvlText w:val="%1.%2"/>
      <w:lvlJc w:val="left"/>
      <w:pPr>
        <w:ind w:left="360" w:hanging="360"/>
      </w:pPr>
      <w:rPr>
        <w:b w:val="0"/>
        <w:bCs w:val="0"/>
        <w:vertAlign w:val="baseline"/>
      </w:rPr>
    </w:lvl>
    <w:lvl w:ilvl="2">
      <w:start w:val="1"/>
      <w:numFmt w:val="decimal"/>
      <w:lvlText w:val="%1.%2.%3"/>
      <w:lvlJc w:val="left"/>
      <w:pPr>
        <w:ind w:left="720" w:hanging="720"/>
      </w:pPr>
      <w:rPr>
        <w:b w:val="0"/>
        <w:bCs w:val="0"/>
        <w:vertAlign w:val="baseline"/>
      </w:rPr>
    </w:lvl>
    <w:lvl w:ilvl="3">
      <w:start w:val="1"/>
      <w:numFmt w:val="decimal"/>
      <w:lvlText w:val="%1.%2.%3.%4"/>
      <w:lvlJc w:val="left"/>
      <w:pPr>
        <w:ind w:left="720" w:hanging="720"/>
      </w:pPr>
      <w:rPr>
        <w:b w:val="0"/>
        <w:bCs w:val="0"/>
        <w:vertAlign w:val="baseline"/>
      </w:rPr>
    </w:lvl>
    <w:lvl w:ilvl="4">
      <w:start w:val="1"/>
      <w:numFmt w:val="decimal"/>
      <w:lvlText w:val="%1.%2.%3.%4.%5"/>
      <w:lvlJc w:val="left"/>
      <w:pPr>
        <w:ind w:left="1080" w:hanging="1080"/>
      </w:pPr>
      <w:rPr>
        <w:b w:val="0"/>
        <w:bCs w:val="0"/>
        <w:vertAlign w:val="baseline"/>
      </w:rPr>
    </w:lvl>
    <w:lvl w:ilvl="5">
      <w:start w:val="1"/>
      <w:numFmt w:val="decimal"/>
      <w:lvlText w:val="%1.%2.%3.%4.%5.%6"/>
      <w:lvlJc w:val="left"/>
      <w:pPr>
        <w:ind w:left="1080" w:hanging="1080"/>
      </w:pPr>
      <w:rPr>
        <w:b w:val="0"/>
        <w:bCs w:val="0"/>
        <w:vertAlign w:val="baseline"/>
      </w:rPr>
    </w:lvl>
    <w:lvl w:ilvl="6">
      <w:start w:val="1"/>
      <w:numFmt w:val="decimal"/>
      <w:lvlText w:val="%1.%2.%3.%4.%5.%6.%7"/>
      <w:lvlJc w:val="left"/>
      <w:pPr>
        <w:ind w:left="1440" w:hanging="1440"/>
      </w:pPr>
      <w:rPr>
        <w:b w:val="0"/>
        <w:bCs w:val="0"/>
        <w:vertAlign w:val="baseline"/>
      </w:rPr>
    </w:lvl>
    <w:lvl w:ilvl="7">
      <w:start w:val="1"/>
      <w:numFmt w:val="decimal"/>
      <w:lvlText w:val="%1.%2.%3.%4.%5.%6.%7.%8"/>
      <w:lvlJc w:val="left"/>
      <w:pPr>
        <w:ind w:left="1440" w:hanging="1440"/>
      </w:pPr>
      <w:rPr>
        <w:b w:val="0"/>
        <w:bCs w:val="0"/>
        <w:vertAlign w:val="baseline"/>
      </w:rPr>
    </w:lvl>
    <w:lvl w:ilvl="8">
      <w:start w:val="1"/>
      <w:numFmt w:val="decimal"/>
      <w:lvlText w:val="%1.%2.%3.%4.%5.%6.%7.%8.%9"/>
      <w:lvlJc w:val="left"/>
      <w:pPr>
        <w:ind w:left="1800" w:hanging="1800"/>
      </w:pPr>
      <w:rPr>
        <w:b w:val="0"/>
        <w:bCs w:val="0"/>
        <w:vertAlign w:val="baseline"/>
      </w:rPr>
    </w:lvl>
  </w:abstractNum>
  <w:num w:numId="1">
    <w:abstractNumId w:val="24"/>
  </w:num>
  <w:num w:numId="2">
    <w:abstractNumId w:val="6"/>
  </w:num>
  <w:num w:numId="3">
    <w:abstractNumId w:val="22"/>
  </w:num>
  <w:num w:numId="4">
    <w:abstractNumId w:val="19"/>
  </w:num>
  <w:num w:numId="5">
    <w:abstractNumId w:val="14"/>
  </w:num>
  <w:num w:numId="6">
    <w:abstractNumId w:val="13"/>
  </w:num>
  <w:num w:numId="7">
    <w:abstractNumId w:val="15"/>
  </w:num>
  <w:num w:numId="8">
    <w:abstractNumId w:val="17"/>
  </w:num>
  <w:num w:numId="9">
    <w:abstractNumId w:val="26"/>
  </w:num>
  <w:num w:numId="10">
    <w:abstractNumId w:val="0"/>
  </w:num>
  <w:num w:numId="11">
    <w:abstractNumId w:val="18"/>
  </w:num>
  <w:num w:numId="12">
    <w:abstractNumId w:val="21"/>
  </w:num>
  <w:num w:numId="13">
    <w:abstractNumId w:val="28"/>
  </w:num>
  <w:num w:numId="14">
    <w:abstractNumId w:val="12"/>
  </w:num>
  <w:num w:numId="15">
    <w:abstractNumId w:val="23"/>
  </w:num>
  <w:num w:numId="16">
    <w:abstractNumId w:val="7"/>
  </w:num>
  <w:num w:numId="17">
    <w:abstractNumId w:val="3"/>
  </w:num>
  <w:num w:numId="18">
    <w:abstractNumId w:val="1"/>
  </w:num>
  <w:num w:numId="19">
    <w:abstractNumId w:val="11"/>
  </w:num>
  <w:num w:numId="20">
    <w:abstractNumId w:val="25"/>
  </w:num>
  <w:num w:numId="21">
    <w:abstractNumId w:val="10"/>
  </w:num>
  <w:num w:numId="22">
    <w:abstractNumId w:val="9"/>
  </w:num>
  <w:num w:numId="23">
    <w:abstractNumId w:val="5"/>
  </w:num>
  <w:num w:numId="24">
    <w:abstractNumId w:val="8"/>
  </w:num>
  <w:num w:numId="25">
    <w:abstractNumId w:val="20"/>
  </w:num>
  <w:num w:numId="26">
    <w:abstractNumId w:val="27"/>
  </w:num>
  <w:num w:numId="27">
    <w:abstractNumId w:val="29"/>
  </w:num>
  <w:num w:numId="28">
    <w:abstractNumId w:val="2"/>
  </w:num>
  <w:num w:numId="29">
    <w:abstractNumId w:val="4"/>
  </w:num>
  <w:num w:numId="30">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ZALO_Legal2">
    <w15:presenceInfo w15:providerId="None" w15:userId="ZALO_Legal2"/>
  </w15:person>
  <w15:person w15:author="Hang P.">
    <w15:presenceInfo w15:providerId="Windows Live" w15:userId="49d16432b13fdc34"/>
  </w15:person>
  <w15:person w15:author="Linh. Hoàng Thị Thùy">
    <w15:presenceInfo w15:providerId="AD" w15:userId="S::linhhtt@vng.com.vn::758799ce-112d-4bca-9ff9-7b48e1351bb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D72"/>
    <w:rsid w:val="002A19DB"/>
    <w:rsid w:val="00302E9A"/>
    <w:rsid w:val="00312D72"/>
    <w:rsid w:val="003566FA"/>
    <w:rsid w:val="00364F45"/>
    <w:rsid w:val="00402AE6"/>
    <w:rsid w:val="00402E0C"/>
    <w:rsid w:val="0054371F"/>
    <w:rsid w:val="00595026"/>
    <w:rsid w:val="007E516B"/>
    <w:rsid w:val="00865D5C"/>
    <w:rsid w:val="008E2351"/>
    <w:rsid w:val="00A2322A"/>
    <w:rsid w:val="00AE69C1"/>
    <w:rsid w:val="00B83DB9"/>
    <w:rsid w:val="00B936F0"/>
    <w:rsid w:val="00CB7E95"/>
    <w:rsid w:val="00D542AC"/>
    <w:rsid w:val="00DE62B0"/>
    <w:rsid w:val="00E3542D"/>
    <w:rsid w:val="00FF61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C106F"/>
  <w15:docId w15:val="{98E1EE8A-C560-4992-A97C-73CBE8366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865D5C"/>
    <w:pPr>
      <w:spacing w:after="0" w:line="240" w:lineRule="auto"/>
    </w:pPr>
  </w:style>
  <w:style w:type="paragraph" w:styleId="CommentSubject">
    <w:name w:val="annotation subject"/>
    <w:basedOn w:val="CommentText"/>
    <w:next w:val="CommentText"/>
    <w:link w:val="CommentSubjectChar"/>
    <w:uiPriority w:val="99"/>
    <w:semiHidden/>
    <w:unhideWhenUsed/>
    <w:rsid w:val="00595026"/>
    <w:rPr>
      <w:b/>
      <w:bCs/>
    </w:rPr>
  </w:style>
  <w:style w:type="character" w:customStyle="1" w:styleId="CommentSubjectChar">
    <w:name w:val="Comment Subject Char"/>
    <w:basedOn w:val="CommentTextChar"/>
    <w:link w:val="CommentSubject"/>
    <w:uiPriority w:val="99"/>
    <w:semiHidden/>
    <w:rsid w:val="0059502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zingmp3.vn/" TargetMode="External"/><Relationship Id="rId13" Type="http://schemas.openxmlformats.org/officeDocument/2006/relationships/hyperlink" Target="https://vng.com.vn/policy/sanction-aml-representation-warranty-2332/"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i59Z6sP1z43/Y99zYdQbRZvN0A==">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11</Pages>
  <Words>3706</Words>
  <Characters>21130</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Linh. Hoàng Thị Thùy</cp:lastModifiedBy>
  <cp:revision>9</cp:revision>
  <dcterms:created xsi:type="dcterms:W3CDTF">2026-05-29T05:27:00Z</dcterms:created>
  <dcterms:modified xsi:type="dcterms:W3CDTF">2026-06-04T09:38:00Z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26d52ce7-00e7-432d-981e-ce6f9e134aa4</vt:lpwstr>
  </property>
</Properties>
</file>