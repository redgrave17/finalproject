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09675" w14:textId="77777777" w:rsidR="00621478" w:rsidRPr="003463EE" w:rsidRDefault="00000000">
      <w:pPr>
        <w:jc w:val="center"/>
        <w:rPr>
          <w:rFonts w:cs="Times New Roman"/>
        </w:rPr>
      </w:pPr>
      <w:r w:rsidRPr="003463EE">
        <w:rPr>
          <w:rFonts w:cs="Times New Roman"/>
          <w:b/>
        </w:rPr>
        <w:t>CỘNG HÒA XÃ HỘI CHỦ NGHĨA VIỆT NAM</w:t>
      </w:r>
    </w:p>
    <w:p w14:paraId="6779080E" w14:textId="77777777" w:rsidR="00621478" w:rsidRPr="003463EE" w:rsidRDefault="00000000">
      <w:pPr>
        <w:jc w:val="center"/>
        <w:rPr>
          <w:rFonts w:cs="Times New Roman"/>
        </w:rPr>
      </w:pPr>
      <w:r w:rsidRPr="003463EE">
        <w:rPr>
          <w:rFonts w:cs="Times New Roman"/>
          <w:b/>
        </w:rPr>
        <w:t>Độc lập – Tự do – Hạnh phúc</w:t>
      </w:r>
    </w:p>
    <w:p w14:paraId="2936DD2D" w14:textId="77777777" w:rsidR="00621478" w:rsidRPr="003463EE" w:rsidRDefault="00000000">
      <w:pPr>
        <w:jc w:val="center"/>
        <w:rPr>
          <w:rFonts w:cs="Times New Roman"/>
        </w:rPr>
      </w:pPr>
      <w:r w:rsidRPr="003463EE">
        <w:rPr>
          <w:rFonts w:cs="Times New Roman"/>
          <w:b/>
        </w:rPr>
        <w:t>--------o0o--------</w:t>
      </w:r>
    </w:p>
    <w:p w14:paraId="38CFC3E4" w14:textId="77777777" w:rsidR="00621478" w:rsidRPr="003463EE" w:rsidRDefault="00000000">
      <w:pPr>
        <w:pStyle w:val="Heading1"/>
        <w:jc w:val="center"/>
        <w:rPr>
          <w:rFonts w:ascii="Times New Roman" w:hAnsi="Times New Roman" w:cs="Times New Roman"/>
        </w:rPr>
      </w:pPr>
      <w:r w:rsidRPr="003463EE">
        <w:rPr>
          <w:rFonts w:ascii="Times New Roman" w:hAnsi="Times New Roman" w:cs="Times New Roman"/>
        </w:rPr>
        <w:t>HỢP ĐỒNG CUNG CẤP DỊCH VỤ GIÁ TRỊ GIA TĂNG ZALO (zVAS)</w:t>
      </w:r>
    </w:p>
    <w:p w14:paraId="159AD2AE" w14:textId="77777777" w:rsidR="00621478" w:rsidRPr="003463EE" w:rsidRDefault="00000000">
      <w:pPr>
        <w:rPr>
          <w:rFonts w:cs="Times New Roman"/>
        </w:rPr>
      </w:pPr>
      <w:r w:rsidRPr="003463EE">
        <w:rPr>
          <w:rFonts w:cs="Times New Roman"/>
          <w:b/>
        </w:rPr>
        <w:t>Số: ……/2026/HĐDV-zVAS/GPT</w:t>
      </w:r>
    </w:p>
    <w:p w14:paraId="6F91104F" w14:textId="77777777" w:rsidR="00621478" w:rsidRPr="003463EE" w:rsidRDefault="00000000">
      <w:pPr>
        <w:rPr>
          <w:rFonts w:cs="Times New Roman"/>
        </w:rPr>
      </w:pPr>
      <w:r w:rsidRPr="003463EE">
        <w:rPr>
          <w:rFonts w:cs="Times New Roman"/>
          <w:b/>
        </w:rPr>
        <w:t>CĂN CỨ:</w:t>
      </w:r>
    </w:p>
    <w:p w14:paraId="2B2BA242" w14:textId="77777777" w:rsidR="00621478" w:rsidRPr="003463EE" w:rsidRDefault="00000000">
      <w:pPr>
        <w:pStyle w:val="ListBullet"/>
        <w:rPr>
          <w:rFonts w:cs="Times New Roman"/>
        </w:rPr>
      </w:pPr>
      <w:r w:rsidRPr="003463EE">
        <w:rPr>
          <w:rFonts w:cs="Times New Roman"/>
        </w:rPr>
        <w:t>Bộ luật Dân sự số 91/2015/QH13 ngày 24 tháng 11 năm 2015;</w:t>
      </w:r>
    </w:p>
    <w:p w14:paraId="43FC85AF" w14:textId="77777777" w:rsidR="00621478" w:rsidRPr="003463EE" w:rsidRDefault="00000000">
      <w:pPr>
        <w:pStyle w:val="ListBullet"/>
        <w:rPr>
          <w:rFonts w:cs="Times New Roman"/>
        </w:rPr>
      </w:pPr>
      <w:r w:rsidRPr="003463EE">
        <w:rPr>
          <w:rFonts w:cs="Times New Roman"/>
        </w:rPr>
        <w:t>Luật Thương mại số 36/2005/QH11 ngày 14 tháng 6 năm 2005;</w:t>
      </w:r>
    </w:p>
    <w:p w14:paraId="49A15DE5" w14:textId="30A88D0C" w:rsidR="00621478" w:rsidRPr="003463EE" w:rsidDel="00AA3343" w:rsidRDefault="00000000">
      <w:pPr>
        <w:pStyle w:val="ListBullet"/>
        <w:rPr>
          <w:del w:id="0" w:author="maiht" w:date="2026-06-19T10:02:00Z" w16du:dateUtc="2026-06-19T03:02:00Z"/>
          <w:rFonts w:cs="Times New Roman"/>
        </w:rPr>
      </w:pPr>
      <w:del w:id="1" w:author="maiht" w:date="2026-06-19T10:02:00Z" w16du:dateUtc="2026-06-19T03:02:00Z">
        <w:r w:rsidRPr="003463EE" w:rsidDel="00AA3343">
          <w:rPr>
            <w:rFonts w:cs="Times New Roman"/>
          </w:rPr>
          <w:delText>Luật Đấu thầu số 22/2023/QH15 ngày 23 tháng 6 năm 2023 và các văn bản hướng dẫn thi hành (áp dụng trong trường hợp Bên B là cơ quan, đơn vị sử dụng vốn nhà nước);</w:delText>
        </w:r>
      </w:del>
    </w:p>
    <w:p w14:paraId="4E9BF36E" w14:textId="77777777" w:rsidR="00621478" w:rsidRPr="003463EE" w:rsidRDefault="00000000">
      <w:pPr>
        <w:pStyle w:val="ListBullet"/>
        <w:rPr>
          <w:rFonts w:cs="Times New Roman"/>
        </w:rPr>
      </w:pPr>
      <w:r w:rsidRPr="003463EE">
        <w:rPr>
          <w:rFonts w:cs="Times New Roman"/>
        </w:rPr>
        <w:t>Luật Giao dịch điện tử số 20/2023/QH15 ngày 22 tháng 6 năm 2023;</w:t>
      </w:r>
    </w:p>
    <w:p w14:paraId="4FD6A99D" w14:textId="48BE64C8" w:rsidR="00621478" w:rsidRPr="003463EE" w:rsidDel="00AA3343" w:rsidRDefault="00000000">
      <w:pPr>
        <w:pStyle w:val="ListBullet"/>
        <w:rPr>
          <w:del w:id="2" w:author="maiht" w:date="2026-06-19T10:02:00Z" w16du:dateUtc="2026-06-19T03:02:00Z"/>
          <w:rFonts w:cs="Times New Roman"/>
        </w:rPr>
      </w:pPr>
      <w:del w:id="3" w:author="maiht" w:date="2026-06-19T10:02:00Z" w16du:dateUtc="2026-06-19T03:02:00Z">
        <w:r w:rsidRPr="003463EE" w:rsidDel="00AA3343">
          <w:rPr>
            <w:rFonts w:cs="Times New Roman"/>
          </w:rPr>
          <w:delText>Luật Quản lý thuế số 38/2019/QH14 và Nghị định số 123/2020/NĐ-CP ngày 19 tháng 10 năm 2020 quy định về hóa đơn, chứng từ (được sửa đổi, bổ sung);</w:delText>
        </w:r>
      </w:del>
    </w:p>
    <w:p w14:paraId="7935C007" w14:textId="77777777" w:rsidR="00621478" w:rsidRPr="003463EE" w:rsidRDefault="00000000">
      <w:pPr>
        <w:pStyle w:val="ListBullet"/>
        <w:rPr>
          <w:rFonts w:cs="Times New Roman"/>
        </w:rPr>
      </w:pPr>
      <w:r w:rsidRPr="003463EE">
        <w:rPr>
          <w:rFonts w:cs="Times New Roman"/>
        </w:rPr>
        <w:t>Luật An toàn thông tin mạng số 86/2015/QH13; Luật An ninh mạng số 24/2018/QH14;</w:t>
      </w:r>
    </w:p>
    <w:p w14:paraId="1E14BE23" w14:textId="77777777" w:rsidR="00621478" w:rsidRPr="003463EE" w:rsidRDefault="00000000">
      <w:pPr>
        <w:pStyle w:val="ListBullet"/>
        <w:rPr>
          <w:rFonts w:cs="Times New Roman"/>
        </w:rPr>
      </w:pPr>
      <w:r w:rsidRPr="003463EE">
        <w:rPr>
          <w:rFonts w:cs="Times New Roman"/>
        </w:rPr>
        <w:t>Luật Bảo vệ Dữ liệu Cá nhân số 91/2025/QH15 và Nghị định số 356/2025/NĐ-CP;</w:t>
      </w:r>
    </w:p>
    <w:p w14:paraId="1CCF0648" w14:textId="77777777" w:rsidR="00621478" w:rsidRPr="003463EE" w:rsidRDefault="00000000">
      <w:pPr>
        <w:pStyle w:val="ListBullet"/>
        <w:rPr>
          <w:rFonts w:cs="Times New Roman"/>
        </w:rPr>
      </w:pPr>
      <w:r w:rsidRPr="003463EE">
        <w:rPr>
          <w:rFonts w:cs="Times New Roman"/>
        </w:rPr>
        <w:t>Nhu cầu của Bên A và năng lực cung cấp dịch vụ của Bên B.</w:t>
      </w:r>
    </w:p>
    <w:p w14:paraId="4D30A929" w14:textId="77777777" w:rsidR="00621478" w:rsidRPr="003463EE" w:rsidRDefault="00000000">
      <w:pPr>
        <w:rPr>
          <w:rFonts w:cs="Times New Roman"/>
        </w:rPr>
      </w:pPr>
      <w:r w:rsidRPr="003463EE">
        <w:rPr>
          <w:rFonts w:cs="Times New Roman"/>
        </w:rPr>
        <w:t>Hôm nay, ngày …… tháng …… năm 2026, tại …………………………………, chúng tôi gồm các Bên dưới đây:</w:t>
      </w:r>
    </w:p>
    <w:p w14:paraId="5ED65BCA" w14:textId="77777777" w:rsidR="00621478" w:rsidRPr="003463EE" w:rsidRDefault="00000000">
      <w:pPr>
        <w:pStyle w:val="Heading3"/>
        <w:rPr>
          <w:rFonts w:ascii="Times New Roman" w:hAnsi="Times New Roman" w:cs="Times New Roman"/>
        </w:rPr>
      </w:pPr>
      <w:commentRangeStart w:id="4"/>
      <w:r w:rsidRPr="003463EE">
        <w:rPr>
          <w:rFonts w:ascii="Times New Roman" w:hAnsi="Times New Roman" w:cs="Times New Roman"/>
          <w:highlight w:val="yellow"/>
        </w:rPr>
        <w:t>BÊN SỬ DỤNG DỊCH VỤ (BÊN A): ……………………………………………………</w:t>
      </w:r>
      <w:commentRangeEnd w:id="4"/>
      <w:r w:rsidR="00150603">
        <w:rPr>
          <w:rStyle w:val="CommentReference"/>
          <w:rFonts w:ascii="Times New Roman" w:eastAsiaTheme="minorEastAsia" w:hAnsi="Times New Roman" w:cstheme="minorBidi"/>
          <w:b w:val="0"/>
          <w:bCs w:val="0"/>
          <w:color w:val="auto"/>
        </w:rPr>
      </w:r>
    </w:p>
    <w:p w14:paraId="608C42AD" w14:textId="77777777" w:rsidR="00621478" w:rsidRPr="003463EE" w:rsidRDefault="00000000">
      <w:pPr>
        <w:pStyle w:val="ListBullet"/>
        <w:rPr>
          <w:rFonts w:cs="Times New Roman"/>
        </w:rPr>
      </w:pPr>
      <w:r w:rsidRPr="003463EE">
        <w:rPr>
          <w:rFonts w:cs="Times New Roman"/>
          <w:highlight w:val="yellow"/>
        </w:rPr>
        <w:t>Trụ sở: ……………………………………………………………………………………</w:t>
      </w:r>
    </w:p>
    <w:p w14:paraId="7FE6CF12" w14:textId="6E4AF10B" w:rsidR="00621478" w:rsidRPr="003463EE" w:rsidRDefault="00000000">
      <w:pPr>
        <w:pStyle w:val="ListBullet"/>
        <w:rPr>
          <w:rFonts w:cs="Times New Roman"/>
        </w:rPr>
      </w:pPr>
      <w:r w:rsidRPr="003463EE">
        <w:rPr>
          <w:rFonts w:cs="Times New Roman"/>
          <w:highlight w:val="yellow"/>
        </w:rPr>
        <w:t>Điện thoại: ……………………………      Mã số thuế: ……………………………</w:t>
      </w:r>
      <w:ins w:id="5" w:author="maiht" w:date="2026-06-19T10:03:00Z" w16du:dateUtc="2026-06-19T03:03:00Z">
        <w:r w:rsidR="00AA3343">
          <w:rPr>
            <w:rFonts w:cs="Times New Roman"/>
          </w:rPr>
          <w:t xml:space="preserve">Phòng 2106, </w:t>
        </w:r>
      </w:ins>
      <w:r w:rsidRPr="003463EE">
        <w:rPr>
          <w:rFonts w:cs="Times New Roman"/>
        </w:rPr>
      </w:r>
    </w:p>
    <w:p w14:paraId="54A2D8C7" w14:textId="77777777" w:rsidR="00621478" w:rsidRPr="003463EE" w:rsidRDefault="00000000">
      <w:pPr>
        <w:pStyle w:val="ListBullet"/>
        <w:rPr>
          <w:rFonts w:cs="Times New Roman"/>
        </w:rPr>
      </w:pPr>
      <w:r w:rsidRPr="003463EE">
        <w:rPr>
          <w:rFonts w:cs="Times New Roman"/>
          <w:highlight w:val="yellow"/>
        </w:rPr>
        <w:t>Số tài khoản: ……………………………      Tại ngân hàng: ……………………………</w:t>
      </w:r>
    </w:p>
    <w:p w14:paraId="06633239" w14:textId="77777777" w:rsidR="00621478" w:rsidRPr="003463EE" w:rsidRDefault="00000000">
      <w:pPr>
        <w:pStyle w:val="ListBullet"/>
        <w:rPr>
          <w:rFonts w:cs="Times New Roman"/>
        </w:rPr>
      </w:pPr>
      <w:r w:rsidRPr="003463EE">
        <w:rPr>
          <w:rFonts w:cs="Times New Roman"/>
          <w:highlight w:val="yellow"/>
        </w:rPr>
        <w:t>Đại diện theo pháp luật: ……………………………      Chức vụ: ……………………</w:t>
      </w:r>
    </w:p>
    <w:p w14:paraId="268A65B6" w14:textId="77777777" w:rsidR="00621478" w:rsidRPr="003463EE" w:rsidRDefault="00000000">
      <w:pPr>
        <w:pStyle w:val="ListBullet"/>
        <w:rPr>
          <w:rFonts w:cs="Times New Roman"/>
        </w:rPr>
      </w:pPr>
      <w:r w:rsidRPr="003463EE">
        <w:rPr>
          <w:rFonts w:cs="Times New Roman"/>
          <w:highlight w:val="yellow"/>
        </w:rPr>
        <w:t>Giấy ủy quyền (nếu có): ……………………………………………………………………</w:t>
      </w:r>
    </w:p>
    <w:p w14:paraId="266CC904" w14:textId="77777777" w:rsidR="00621478" w:rsidRPr="003463EE" w:rsidRDefault="00000000">
      <w:pPr>
        <w:pStyle w:val="ListBullet"/>
        <w:rPr>
          <w:rFonts w:cs="Times New Roman"/>
        </w:rPr>
      </w:pPr>
      <w:r w:rsidRPr="003463EE">
        <w:rPr>
          <w:rFonts w:cs="Times New Roman"/>
          <w:highlight w:val="yellow"/>
        </w:rPr>
        <w:t>(sau đây gọi tắt là “Bên A” hoặc “Khách hàng”); và</w:t>
      </w:r>
    </w:p>
    <w:p w14:paraId="36686663" w14:textId="77777777" w:rsidR="00621478" w:rsidRPr="003463EE" w:rsidRDefault="00000000">
      <w:pPr>
        <w:rPr>
          <w:rFonts w:cs="Times New Roman"/>
        </w:rPr>
      </w:pPr>
      <w:r w:rsidRPr="003463EE">
        <w:rPr>
          <w:rFonts w:cs="Times New Roman"/>
          <w:highlight w:val="yellow"/>
        </w:rPr>
        <w:t>BÊN CUNG CẤP DỊCH VỤ (BÊN B): CÔNG TY CỔ PHẦN GAPIT</w:t>
      </w:r>
      <w:r w:rsidRPr="003463EE">
        <w:rPr>
          <w:rFonts w:cs="Times New Roman"/>
          <w:b/>
        </w:rPr>
      </w:r>
      <w:r w:rsidRPr="003463EE">
        <w:rPr>
          <w:rFonts w:cs="Times New Roman"/>
        </w:rPr>
      </w:r>
      <w:r w:rsidRPr="003463EE">
        <w:rPr>
          <w:rFonts w:cs="Times New Roman"/>
          <w:b/>
        </w:rPr>
      </w:r>
      <w:r w:rsidRPr="003463EE">
        <w:rPr>
          <w:rFonts w:cs="Times New Roman"/>
        </w:rPr>
      </w:r>
    </w:p>
    <w:p w14:paraId="5E2CA5D3" w14:textId="77777777" w:rsidR="00621478" w:rsidRPr="003463EE" w:rsidRDefault="00000000">
      <w:pPr>
        <w:pStyle w:val="Heading3"/>
        <w:rPr>
          <w:rFonts w:ascii="Times New Roman" w:hAnsi="Times New Roman" w:cs="Times New Roman"/>
        </w:rPr>
      </w:pPr>
      <w:r w:rsidRPr="003463EE">
        <w:rPr>
          <w:rFonts w:ascii="Times New Roman" w:hAnsi="Times New Roman" w:cs="Times New Roman"/>
          <w:highlight w:val="yellow"/>
        </w:rPr>
        <w:t>Trụ sở: Phòng 902, tầng 9, D10 Giảng Võ, Phường Giảng Võ, Thành phố Hà Nội, Việt Nam</w:t>
      </w:r>
    </w:p>
    <w:p w14:paraId="71E282E4" w14:textId="77777777" w:rsidR="00621478" w:rsidRPr="003463EE" w:rsidRDefault="00000000">
      <w:pPr>
        <w:pStyle w:val="ListBullet"/>
        <w:rPr>
          <w:rFonts w:cs="Times New Roman"/>
        </w:rPr>
      </w:pPr>
      <w:r w:rsidRPr="003463EE">
        <w:rPr>
          <w:rFonts w:cs="Times New Roman"/>
          <w:highlight w:val="yellow"/>
        </w:rPr>
        <w:t>Địa chỉ giao dịch: Tầng 21, tòa Vinaconex – Số 459C Bạch Mai, phường Bạch Mai, Thành phố Hà Nội</w:t>
      </w:r>
    </w:p>
    <w:p w14:paraId="19C44C9B" w14:textId="77777777" w:rsidR="00621478" w:rsidRPr="003463EE" w:rsidRDefault="00000000">
      <w:pPr>
        <w:pStyle w:val="ListBullet"/>
        <w:rPr>
          <w:rFonts w:cs="Times New Roman"/>
        </w:rPr>
      </w:pPr>
      <w:r w:rsidRPr="003463EE">
        <w:rPr>
          <w:rFonts w:cs="Times New Roman"/>
          <w:highlight w:val="yellow"/>
        </w:rPr>
        <w:t>Điện thoại: 02435121928 – Hotline: 1900 633 155</w:t>
      </w:r>
    </w:p>
    <w:p w14:paraId="1ABB9FD1" w14:textId="77777777" w:rsidR="00621478" w:rsidRPr="003463EE" w:rsidRDefault="00000000">
      <w:pPr>
        <w:pStyle w:val="ListBullet"/>
        <w:rPr>
          <w:rFonts w:cs="Times New Roman"/>
        </w:rPr>
      </w:pPr>
      <w:r w:rsidRPr="003463EE">
        <w:rPr>
          <w:rFonts w:cs="Times New Roman"/>
          <w:highlight w:val="yellow"/>
        </w:rPr>
        <w:t>Mã số thuế: 0101816595</w:t>
      </w:r>
    </w:p>
    <w:p w14:paraId="2AEECFAC" w14:textId="77777777" w:rsidR="00621478" w:rsidRPr="003463EE" w:rsidRDefault="00000000">
      <w:pPr>
        <w:pStyle w:val="ListBullet"/>
        <w:rPr>
          <w:rFonts w:cs="Times New Roman"/>
        </w:rPr>
      </w:pPr>
      <w:r w:rsidRPr="003463EE">
        <w:rPr>
          <w:rFonts w:cs="Times New Roman"/>
          <w:highlight w:val="yellow"/>
        </w:rPr>
        <w:t>Số tài khoản: 110601258000 – Ngân hàng TMCP Công Thương Việt Nam (Vietinbank)</w:t>
      </w:r>
    </w:p>
    <w:p w14:paraId="26A1BC8C" w14:textId="77777777" w:rsidR="00621478" w:rsidRPr="003463EE" w:rsidRDefault="00000000">
      <w:pPr>
        <w:pStyle w:val="ListBullet"/>
        <w:rPr>
          <w:rFonts w:cs="Times New Roman"/>
        </w:rPr>
      </w:pPr>
      <w:r w:rsidRPr="003463EE">
        <w:rPr>
          <w:rFonts w:cs="Times New Roman"/>
          <w:highlight w:val="yellow"/>
        </w:rPr>
        <w:t>Đại diện theo pháp luật: Ông Nguyễn Văn Long – Chức vụ: Giám đốc</w:t>
      </w:r>
    </w:p>
    <w:p w14:paraId="25CB1024" w14:textId="77777777" w:rsidR="00621478" w:rsidRPr="003463EE" w:rsidRDefault="00000000">
      <w:pPr>
        <w:rPr>
          <w:rFonts w:cs="Times New Roman"/>
        </w:rPr>
      </w:pPr>
      <w:r w:rsidRPr="003463EE">
        <w:rPr>
          <w:rFonts w:cs="Times New Roman"/>
          <w:highlight w:val="yellow"/>
        </w:rPr>
        <w:t>(sau đây gọi tắt là “Bên B” hoặc “Bên cung cấp”)</w:t>
      </w:r>
      <w:r w:rsidRPr="003463EE">
        <w:rPr>
          <w:rFonts w:cs="Times New Roman"/>
          <w:b/>
        </w:rPr>
      </w:r>
      <w:r w:rsidRPr="003463EE">
        <w:rPr>
          <w:rFonts w:cs="Times New Roman"/>
        </w:rPr>
      </w:r>
      <w:r w:rsidRPr="003463EE">
        <w:rPr>
          <w:rFonts w:cs="Times New Roman"/>
          <w:b/>
        </w:rPr>
      </w:r>
      <w:r w:rsidRPr="003463EE">
        <w:rPr>
          <w:rFonts w:cs="Times New Roman"/>
        </w:rPr>
      </w:r>
    </w:p>
    <w:p w14:paraId="7A370147" w14:textId="77777777" w:rsidR="00621478" w:rsidRPr="003463EE" w:rsidRDefault="00000000">
      <w:pPr>
        <w:rPr>
          <w:rFonts w:cs="Times New Roman"/>
        </w:rPr>
      </w:pPr>
      <w:r w:rsidRPr="003463EE">
        <w:rPr>
          <w:rFonts w:cs="Times New Roman"/>
          <w:highlight w:val="yellow"/>
        </w:rPr>
        <w:t>Bên A và Bên B sau đây gọi riêng là “Bên”, gọi chung là “Hai Bên”.</w:t>
      </w:r>
      <w:r w:rsidRPr="003463EE">
        <w:rPr>
          <w:rFonts w:cs="Times New Roman"/>
          <w:b/>
        </w:rPr>
      </w:r>
      <w:r w:rsidRPr="003463EE">
        <w:rPr>
          <w:rFonts w:cs="Times New Roman"/>
        </w:rPr>
      </w:r>
      <w:r w:rsidRPr="003463EE">
        <w:rPr>
          <w:rFonts w:cs="Times New Roman"/>
          <w:b/>
        </w:rPr>
      </w:r>
      <w:r w:rsidRPr="003463EE">
        <w:rPr>
          <w:rFonts w:cs="Times New Roman"/>
        </w:rPr>
      </w:r>
    </w:p>
    <w:p w14:paraId="2B38F695" w14:textId="77777777" w:rsidR="00621478" w:rsidRPr="003463EE" w:rsidRDefault="00000000">
      <w:pPr>
        <w:rPr>
          <w:rFonts w:cs="Times New Roman"/>
        </w:rPr>
      </w:pPr>
      <w:r w:rsidRPr="003463EE">
        <w:rPr>
          <w:rFonts w:cs="Times New Roman"/>
          <w:b/>
        </w:rPr>
        <w:t>XÉT RẰNG:</w:t>
      </w:r>
    </w:p>
    <w:p w14:paraId="43587A49" w14:textId="77777777" w:rsidR="00621478" w:rsidRPr="003463EE" w:rsidRDefault="00000000">
      <w:pPr>
        <w:pStyle w:val="ListBullet"/>
        <w:rPr>
          <w:rFonts w:cs="Times New Roman"/>
        </w:rPr>
      </w:pPr>
      <w:r w:rsidRPr="003463EE">
        <w:rPr>
          <w:rFonts w:cs="Times New Roman"/>
        </w:rPr>
        <w:t>Bên B là doanh nghiệp được thành lập hợp pháp tại Việt Nam, là Đại lý phân phối được ủy quyền chính thức (Authorized Reseller Agent) của Công ty Cổ phần Tập đoàn VNG đối với các dịch vụ giá trị gia tăng trên nền tảng Zalo và ZingMP3 (“Dịch vụ zVAS”), có đầy đủ năng lực cung cấp Dịch vụ zVAS và các dịch vụ hỗ trợ kèm theo cho khách hàng doanh nghiệp, tổ chức;</w:t>
      </w:r>
      <w:commentRangeStart w:id="6"/>
      <w:r w:rsidRPr="003463EE">
        <w:rPr>
          <w:rFonts w:cs="Times New Roman"/>
          <w:b/>
        </w:rPr>
      </w:r>
      <w:r w:rsidRPr="003463EE">
        <w:rPr>
          <w:rFonts w:cs="Times New Roman"/>
        </w:rPr>
      </w:r>
      <w:commentRangeEnd w:id="6"/>
      <w:r w:rsidR="00083D38">
        <w:rPr>
          <w:rStyle w:val="CommentReference"/>
        </w:rPr>
      </w:r>
      <w:r w:rsidRPr="003463EE">
        <w:rPr>
          <w:rFonts w:cs="Times New Roman"/>
        </w:rPr>
      </w:r>
    </w:p>
    <w:p>
      <w:r>
        <w:rPr>
          <w:b/>
          <w:color w:val="C00000"/>
          <w:sz w:val="20"/>
        </w:rPr>
        <w:t xml:space="preserve">【ĐỀ XUẤT/GÓP Ý】 </w:t>
      </w:r>
      <w:r>
        <w:rPr>
          <w:highlight w:val="yellow"/>
        </w:rPr>
        <w:t>Cần xác nhận: đề nghị đính kèm/bổ sung văn bản chứng nhận GAPIT là Đại lý phân phối được ủy quyền chính thức (Authorized Reseller Agent) của VNG đối với Dịch vụ zVAS làm cơ sở pháp lý cho tư cách cung cấp dịch vụ.</w:t>
      </w:r>
    </w:p>
    <w:p w14:paraId="3458194A" w14:textId="77777777" w:rsidR="00621478" w:rsidRPr="003463EE" w:rsidRDefault="00000000">
      <w:pPr>
        <w:pStyle w:val="ListBullet"/>
        <w:rPr>
          <w:rFonts w:cs="Times New Roman"/>
        </w:rPr>
      </w:pPr>
      <w:r w:rsidRPr="003463EE">
        <w:rPr>
          <w:rFonts w:cs="Times New Roman"/>
        </w:rPr>
        <w:t>Bên A là doanh nghiệp/tổ chức/cơ quan được thành lập, hoạt động hợp pháp tại Việt Nam, có nhu cầu sử dụng Dịch vụ zVAS phục vụ hoạt động kinh doanh, chăm sóc khách hàng, lưu trữ dữ liệu và nâng cao nhận diện thương hiệu trên nền tảng Zalo;</w:t>
      </w:r>
    </w:p>
    <w:p w14:paraId="32CEEC66" w14:textId="77777777" w:rsidR="00621478" w:rsidRPr="003463EE" w:rsidRDefault="00000000">
      <w:pPr>
        <w:pStyle w:val="ListBullet"/>
        <w:rPr>
          <w:rFonts w:cs="Times New Roman"/>
        </w:rPr>
      </w:pPr>
      <w:r w:rsidRPr="003463EE">
        <w:rPr>
          <w:rFonts w:cs="Times New Roman"/>
        </w:rPr>
        <w:t>Trên cơ sở tự nguyện, bình đẳng và thiện chí, Hai Bên thống nhất ký kết Hợp đồng Cung cấp Dịch vụ (“</w:t>
      </w:r>
      <w:r w:rsidRPr="003463EE">
        <w:rPr>
          <w:rFonts w:cs="Times New Roman"/>
          <w:b/>
        </w:rPr>
        <w:t>Hợp đồng</w:t>
      </w:r>
      <w:r w:rsidRPr="003463EE">
        <w:rPr>
          <w:rFonts w:cs="Times New Roman"/>
        </w:rPr>
        <w:t>”) này với các điều khoản và điều kiện sau đây.</w:t>
      </w:r>
    </w:p>
    <w:p w14:paraId="474FC797" w14:textId="77777777" w:rsidR="00621478" w:rsidRPr="003463EE" w:rsidRDefault="00000000">
      <w:pPr>
        <w:pStyle w:val="Heading2"/>
        <w:rPr>
          <w:rFonts w:ascii="Times New Roman" w:hAnsi="Times New Roman" w:cs="Times New Roman"/>
        </w:rPr>
      </w:pPr>
      <w:r w:rsidRPr="003463EE">
        <w:rPr>
          <w:rFonts w:ascii="Times New Roman" w:hAnsi="Times New Roman" w:cs="Times New Roman"/>
        </w:rPr>
        <w:t>ĐIỀU 1: ĐỐI TƯỢNG VÀ PHẠM VI HỢP ĐỒNG</w:t>
      </w:r>
    </w:p>
    <w:p w14:paraId="5AA8D115" w14:textId="77777777" w:rsidR="00621478" w:rsidRPr="003463EE" w:rsidRDefault="00000000">
      <w:pPr>
        <w:rPr>
          <w:rFonts w:cs="Times New Roman"/>
        </w:rPr>
      </w:pPr>
      <w:r w:rsidRPr="003463EE">
        <w:rPr>
          <w:rFonts w:cs="Times New Roman"/>
        </w:rPr>
        <w:t>1.1. Bên B cung cấp cho Bên A Dịch vụ zVAS dưới dạng Mã code zVAS theo chủng loại, gói, số lượng, thời hạn và đơn giá quy định tại Phụ lục 01 đính kèm Hợp đồng, kèm theo các dịch vụ hỗ trợ quy định tại Điều 3.</w:t>
      </w:r>
      <w:r w:rsidRPr="003463EE">
        <w:rPr>
          <w:rFonts w:cs="Times New Roman"/>
          <w:b/>
        </w:rPr>
      </w:r>
      <w:r w:rsidRPr="003463EE">
        <w:rPr>
          <w:rFonts w:cs="Times New Roman"/>
        </w:rPr>
      </w:r>
    </w:p>
    <w:p w14:paraId="1969FBAE" w14:textId="77777777" w:rsidR="00621478" w:rsidRPr="003463EE" w:rsidRDefault="00000000">
      <w:pPr>
        <w:rPr>
          <w:rFonts w:cs="Times New Roman"/>
        </w:rPr>
      </w:pPr>
      <w:r w:rsidRPr="003463EE">
        <w:rPr>
          <w:rFonts w:cs="Times New Roman"/>
        </w:rPr>
        <w:t>1.2. Bên A thanh toán cho Bên B giá trị Hợp đồng theo quy định tại Điều 4 và Điều 5, và sử dụng Dịch vụ zVAS đúng mục đích, đúng hướng dẫn của Bên B và nhà phát hành.</w:t>
      </w:r>
    </w:p>
    <w:p w14:paraId="11E90F04" w14:textId="77777777" w:rsidR="00621478" w:rsidRPr="003463EE" w:rsidRDefault="00000000">
      <w:pPr>
        <w:rPr>
          <w:rFonts w:cs="Times New Roman"/>
        </w:rPr>
      </w:pPr>
      <w:r w:rsidRPr="003463EE">
        <w:rPr>
          <w:rFonts w:cs="Times New Roman"/>
        </w:rPr>
        <w:t>1.3. Phạm vi cung cấp không bao gồm các hạng mục phát triển phần mềm riêng, tích hợp hệ thống theo yêu cầu đặc thù hoặc các dịch vụ khác không được nêu tại Hợp đồng và các Phụ lục, trừ khi Hai Bên có thỏa thuận bổ sung bằng văn bản.</w:t>
      </w:r>
    </w:p>
    <w:p w14:paraId="34F1C6E6" w14:textId="77777777" w:rsidR="00621478" w:rsidRPr="003463EE" w:rsidRDefault="00000000">
      <w:pPr>
        <w:pStyle w:val="Heading2"/>
        <w:rPr>
          <w:rFonts w:ascii="Times New Roman" w:hAnsi="Times New Roman" w:cs="Times New Roman"/>
        </w:rPr>
      </w:pPr>
      <w:r w:rsidRPr="003463EE">
        <w:rPr>
          <w:rFonts w:ascii="Times New Roman" w:hAnsi="Times New Roman" w:cs="Times New Roman"/>
        </w:rPr>
        <w:t>ĐIỀU 2: GIẢI THÍCH TỪ NGỮ</w:t>
      </w:r>
    </w:p>
    <w:p w14:paraId="3A68331B" w14:textId="77777777" w:rsidR="00621478" w:rsidRPr="003463EE" w:rsidRDefault="00000000">
      <w:pPr>
        <w:rPr>
          <w:rFonts w:cs="Times New Roman"/>
        </w:rPr>
      </w:pPr>
      <w:r w:rsidRPr="003463EE">
        <w:rPr>
          <w:rFonts w:cs="Times New Roman"/>
        </w:rPr>
        <w:t>2.1. “Dịch vụ zVAS” là các dịch vụ giá trị gia tăng do Công ty Cổ phần Tập đoàn VNG phát hành trên nền tảng Zalo và ZingMP3 dành cho Người Dùng Cuối đã có tài khoản thường của Zalo và/hoặc ZingMP3, được Bên B phân phối, bao gồm nhưng không giới hạn: zBusiness (Zalo Business), zCloud (Zalo Cloud), zStyle, zMelody, ZingMP3 Plus và ZingMP3 Premium.</w:t>
      </w:r>
      <w:r w:rsidRPr="003463EE">
        <w:rPr>
          <w:rFonts w:cs="Times New Roman"/>
          <w:b/>
        </w:rPr>
      </w:r>
      <w:r w:rsidRPr="003463EE">
        <w:rPr>
          <w:rFonts w:cs="Times New Roman"/>
        </w:rPr>
      </w:r>
      <w:r w:rsidRPr="003463EE">
        <w:rPr>
          <w:rFonts w:cs="Times New Roman"/>
        </w:rPr>
      </w:r>
      <w:r w:rsidRPr="003463EE">
        <w:rPr>
          <w:rFonts w:cs="Times New Roman"/>
          <w:b/>
        </w:rPr>
      </w:r>
      <w:r w:rsidRPr="003463EE">
        <w:rPr>
          <w:rFonts w:cs="Times New Roman"/>
        </w:rPr>
      </w:r>
      <w:r w:rsidRPr="003463EE">
        <w:rPr>
          <w:rFonts w:cs="Times New Roman"/>
          <w:b/>
        </w:rPr>
      </w:r>
      <w:r w:rsidRPr="003463EE">
        <w:rPr>
          <w:rFonts w:cs="Times New Roman"/>
        </w:rPr>
      </w:r>
      <w:r w:rsidRPr="003463EE">
        <w:rPr>
          <w:rFonts w:cs="Times New Roman"/>
          <w:b/>
        </w:rPr>
      </w:r>
      <w:r w:rsidRPr="003463EE">
        <w:rPr>
          <w:rFonts w:cs="Times New Roman"/>
        </w:rPr>
      </w:r>
      <w:r w:rsidRPr="003463EE">
        <w:rPr>
          <w:rFonts w:cs="Times New Roman"/>
          <w:b/>
        </w:rPr>
      </w:r>
      <w:r w:rsidRPr="003463EE">
        <w:rPr>
          <w:rFonts w:cs="Times New Roman"/>
        </w:rPr>
      </w:r>
      <w:r w:rsidRPr="003463EE">
        <w:rPr>
          <w:rFonts w:cs="Times New Roman"/>
          <w:b/>
        </w:rPr>
      </w:r>
      <w:r w:rsidRPr="003463EE">
        <w:rPr>
          <w:rFonts w:cs="Times New Roman"/>
        </w:rPr>
      </w:r>
      <w:r w:rsidRPr="003463EE">
        <w:rPr>
          <w:rFonts w:cs="Times New Roman"/>
          <w:b/>
        </w:rPr>
      </w:r>
      <w:r w:rsidRPr="003463EE">
        <w:rPr>
          <w:rFonts w:cs="Times New Roman"/>
        </w:rPr>
      </w:r>
    </w:p>
    <w:p w14:paraId="4A7D6C93" w14:textId="77777777" w:rsidR="00621478" w:rsidRPr="003463EE" w:rsidRDefault="00000000">
      <w:pPr>
        <w:rPr>
          <w:rFonts w:cs="Times New Roman"/>
        </w:rPr>
      </w:pPr>
      <w:r w:rsidRPr="003463EE">
        <w:rPr>
          <w:rFonts w:cs="Times New Roman"/>
        </w:rPr>
        <w:t>2.2. “</w:t>
      </w:r>
      <w:r w:rsidRPr="003463EE">
        <w:rPr>
          <w:rFonts w:cs="Times New Roman"/>
          <w:b/>
        </w:rPr>
        <w:t>Mã code zVAS</w:t>
      </w:r>
      <w:r w:rsidRPr="003463EE">
        <w:rPr>
          <w:rFonts w:cs="Times New Roman"/>
        </w:rPr>
        <w:t>” là dãy mã số, ký tự, dữ liệu điện tử (có thể in) dùng để nạp/kích hoạt vào tài khoản Zalo và/hoặc ZingMP3 của Người Dùng Cuối; từ đó tài khoản được sử dụng các tính năng nâng cao tương ứng của Dịch vụ zVAS.</w:t>
      </w:r>
    </w:p>
    <w:p w14:paraId="48BB0E1B" w14:textId="77777777" w:rsidR="00621478" w:rsidRPr="003463EE" w:rsidRDefault="00000000">
      <w:pPr>
        <w:rPr>
          <w:rFonts w:cs="Times New Roman"/>
        </w:rPr>
      </w:pPr>
      <w:r w:rsidRPr="003463EE">
        <w:rPr>
          <w:rFonts w:cs="Times New Roman"/>
        </w:rPr>
        <w:t>2.3. “</w:t>
      </w:r>
      <w:r w:rsidRPr="003463EE">
        <w:rPr>
          <w:rFonts w:cs="Times New Roman"/>
          <w:b/>
        </w:rPr>
        <w:t>Mệnh giá code zVAS</w:t>
      </w:r>
      <w:r w:rsidRPr="003463EE">
        <w:rPr>
          <w:rFonts w:cs="Times New Roman"/>
        </w:rPr>
        <w:t>” là giá trị tương ứng bằng tiền của Mã code cho từng dịch vụ thuộc Dịch vụ zVAS, tương ứng với gói và thời gian sử dụng sau khi kích hoạt thành công.</w:t>
      </w:r>
    </w:p>
    <w:p w14:paraId="4B18FF52" w14:textId="77777777" w:rsidR="00621478" w:rsidRPr="003463EE" w:rsidRDefault="00000000">
      <w:pPr>
        <w:rPr>
          <w:rFonts w:cs="Times New Roman"/>
        </w:rPr>
      </w:pPr>
      <w:r w:rsidRPr="003463EE">
        <w:rPr>
          <w:rFonts w:cs="Times New Roman"/>
        </w:rPr>
        <w:t>2.4. “</w:t>
      </w:r>
      <w:r w:rsidRPr="003463EE">
        <w:rPr>
          <w:rFonts w:cs="Times New Roman"/>
          <w:b/>
        </w:rPr>
        <w:t>Thời hạn Gói</w:t>
      </w:r>
      <w:r w:rsidRPr="003463EE">
        <w:rPr>
          <w:rFonts w:cs="Times New Roman"/>
        </w:rPr>
        <w:t>” là hạn sử dụng của Dịch vụ zVAS tính từ thời điểm kích hoạt Mã code zVAS thành công, quy định theo từng gói tại Phụ lục 01.</w:t>
      </w:r>
    </w:p>
    <w:p w14:paraId="1907BAA4" w14:textId="77777777" w:rsidR="00621478" w:rsidRPr="003463EE" w:rsidRDefault="00000000">
      <w:pPr>
        <w:rPr>
          <w:rFonts w:cs="Times New Roman"/>
        </w:rPr>
      </w:pPr>
      <w:r w:rsidRPr="003463EE">
        <w:rPr>
          <w:rFonts w:cs="Times New Roman"/>
        </w:rPr>
        <w:t>2.5. “Người Dùng Cuối” là cá nhân/tài khoản do Bên A chỉ định, sở hữu tài khoản Zalo/ZingMP3 sử dụng Dịch vụ zVAS do Bên B cung cấp.</w:t>
      </w:r>
      <w:r w:rsidRPr="003463EE">
        <w:rPr>
          <w:rFonts w:cs="Times New Roman"/>
          <w:b/>
        </w:rPr>
      </w:r>
      <w:r w:rsidRPr="003463EE">
        <w:rPr>
          <w:rFonts w:cs="Times New Roman"/>
        </w:rPr>
      </w:r>
    </w:p>
    <w:p w14:paraId="588FF4DA" w14:textId="77777777" w:rsidR="00621478" w:rsidRPr="003463EE" w:rsidRDefault="00000000">
      <w:pPr>
        <w:rPr>
          <w:rFonts w:cs="Times New Roman"/>
        </w:rPr>
      </w:pPr>
      <w:r w:rsidRPr="003463EE">
        <w:rPr>
          <w:rFonts w:cs="Times New Roman"/>
        </w:rPr>
        <w:t>2.6. “</w:t>
      </w:r>
      <w:r w:rsidRPr="003463EE">
        <w:rPr>
          <w:rFonts w:cs="Times New Roman"/>
          <w:b/>
        </w:rPr>
        <w:t>Ngày làm việc</w:t>
      </w:r>
      <w:r w:rsidRPr="003463EE">
        <w:rPr>
          <w:rFonts w:cs="Times New Roman"/>
        </w:rPr>
        <w:t>” là các ngày không bao gồm thứ Bảy, Chủ nhật và các ngày lễ, tết tại Việt Nam theo quy định của pháp luật.</w:t>
      </w:r>
    </w:p>
    <w:p w14:paraId="25B12FC8" w14:textId="77777777" w:rsidR="00621478" w:rsidRPr="003463EE" w:rsidRDefault="00000000">
      <w:pPr>
        <w:rPr>
          <w:rFonts w:cs="Times New Roman"/>
        </w:rPr>
      </w:pPr>
      <w:r w:rsidRPr="003463EE">
        <w:rPr>
          <w:rFonts w:cs="Times New Roman"/>
        </w:rPr>
        <w:t>2.7. “Hóa đơn” là hóa đơn điện tử giá trị gia tăng hợp lệ do Bên B phát hành theo quy định của Luật Quản lý thuế và Nghị định số 123/2020/NĐ-CP.</w:t>
      </w:r>
      <w:r w:rsidRPr="003463EE">
        <w:rPr>
          <w:rFonts w:cs="Times New Roman"/>
          <w:b/>
        </w:rPr>
      </w:r>
      <w:r w:rsidRPr="003463EE">
        <w:rPr>
          <w:rFonts w:cs="Times New Roman"/>
        </w:rPr>
      </w:r>
    </w:p>
    <w:p w14:paraId="1982C44E" w14:textId="77777777" w:rsidR="00621478" w:rsidRPr="003463EE" w:rsidRDefault="00000000">
      <w:pPr>
        <w:rPr>
          <w:rFonts w:cs="Times New Roman"/>
        </w:rPr>
      </w:pPr>
      <w:r w:rsidRPr="003463EE">
        <w:rPr>
          <w:rFonts w:cs="Times New Roman"/>
        </w:rPr>
        <w:t>2.8. “</w:t>
      </w:r>
      <w:r w:rsidRPr="003463EE">
        <w:rPr>
          <w:rFonts w:cs="Times New Roman"/>
          <w:b/>
        </w:rPr>
        <w:t>Sự Kiện Bất Khả Kháng</w:t>
      </w:r>
      <w:r w:rsidRPr="003463EE">
        <w:rPr>
          <w:rFonts w:cs="Times New Roman"/>
        </w:rPr>
        <w:t>” là sự kiện xảy ra một cách khách quan, không thể lường trước được và không thể khắc phục được mặc dù đã áp dụng mọi biện pháp cần thiết và khả năng cho phép, theo quy định tại Điều 156 Bộ luật Dân sự, bao gồm nhưng không giới hạn: thiên tai, hỏa hoạn, lũ lụt, dịch bệnh, chiến tranh, bạo loạn, khủng bố; quyết định hoặc thay đổi chính sách, pháp luật của cơ quan nhà nước có thẩm quyền; sự cố hạ tầng viễn thông, internet, điện lưới, hệ thống của nhà phát hành (VNG) nằm ngoài khả năng kiểm soát hợp lý của một Bên.</w:t>
      </w:r>
    </w:p>
    <w:p w14:paraId="48B1A41A" w14:textId="77777777" w:rsidR="00621478" w:rsidRPr="003463EE" w:rsidRDefault="00000000">
      <w:pPr>
        <w:pStyle w:val="Heading2"/>
        <w:rPr>
          <w:rFonts w:ascii="Times New Roman" w:hAnsi="Times New Roman" w:cs="Times New Roman"/>
        </w:rPr>
      </w:pPr>
      <w:r w:rsidRPr="003463EE">
        <w:rPr>
          <w:rFonts w:ascii="Times New Roman" w:hAnsi="Times New Roman" w:cs="Times New Roman"/>
        </w:rPr>
        <w:t>ĐIỀU 3: MÔ TẢ DỊCH VỤ VÀ PHẠM VI CUNG CẤP CỦA BÊN B</w:t>
      </w:r>
    </w:p>
    <w:p w14:paraId="61F14306" w14:textId="77777777" w:rsidR="00621478" w:rsidRPr="003463EE" w:rsidRDefault="00000000">
      <w:pPr>
        <w:rPr>
          <w:rFonts w:cs="Times New Roman"/>
        </w:rPr>
      </w:pPr>
      <w:r w:rsidRPr="003463EE">
        <w:rPr>
          <w:rFonts w:cs="Times New Roman"/>
        </w:rPr>
        <w:t xml:space="preserve">3.1. </w:t>
      </w:r>
      <w:r w:rsidRPr="003463EE">
        <w:rPr>
          <w:rFonts w:cs="Times New Roman"/>
          <w:b/>
        </w:rPr>
        <w:t>Danh mục Dịch vụ zVAS:</w:t>
      </w:r>
    </w:p>
    <w:p w14:paraId="7FA52540" w14:textId="77777777" w:rsidR="00621478" w:rsidRPr="003463EE" w:rsidRDefault="00000000">
      <w:pPr>
        <w:pStyle w:val="ListBullet"/>
        <w:rPr>
          <w:rFonts w:cs="Times New Roman"/>
        </w:rPr>
      </w:pPr>
      <w:r w:rsidRPr="003463EE">
        <w:rPr>
          <w:rFonts w:cs="Times New Roman"/>
          <w:b/>
        </w:rPr>
        <w:t>zBusiness (Zalo Business):</w:t>
      </w:r>
      <w:r w:rsidRPr="003463EE">
        <w:rPr>
          <w:rFonts w:cs="Times New Roman"/>
        </w:rPr>
        <w:t xml:space="preserve"> tài khoản Zalo được nâng cấp với bộ tính năng kinh doanh mở rộng: Nhãn Business (Label Business), danh bạ tới 5.000 liên hệ, tạo/tham gia tới 2.000 nhóm chat và quản lý cộng đồng (100–1.000 thành viên), Trang giới thiệu (Start Page), Auto Reply &amp; Quick Message, BroadCast (gửi đồng loạt tới 50 khách hàng) &amp; Catalog sản phẩm, mở nhiều cửa sổ chat trên Zalo PC.</w:t>
      </w:r>
    </w:p>
    <w:p w14:paraId="7D9313EA" w14:textId="77777777" w:rsidR="00621478" w:rsidRPr="003463EE" w:rsidRDefault="00000000">
      <w:pPr>
        <w:pStyle w:val="ListBullet"/>
        <w:rPr>
          <w:rFonts w:cs="Times New Roman"/>
        </w:rPr>
      </w:pPr>
      <w:r w:rsidRPr="003463EE">
        <w:rPr>
          <w:rFonts w:cs="Times New Roman"/>
          <w:b/>
        </w:rPr>
        <w:t>zCloud (Zalo Cloud):</w:t>
      </w:r>
      <w:r w:rsidRPr="003463EE">
        <w:rPr>
          <w:rFonts w:cs="Times New Roman"/>
        </w:rPr>
        <w:t xml:space="preserve"> dịch vụ lưu trữ đám mây bảo toàn dữ liệu trò chuyện Zalo (tự động sao lưu ảnh/video/file/tin nhắn thoại; bảo toàn khi đổi thiết bị; giải phóng bộ nhớ; lưu trữ tại máy chủ Việt Nam, bảo vệ bằng mã PIN), cung cấp theo các gói 10 GB, 100 GB, 500 GB và 1 TB (gói 500 GB/1 TB hỗ trợ chia sẻ Family tối đa 4 thành viên).</w:t>
      </w:r>
    </w:p>
    <w:p w14:paraId="0E6FE807" w14:textId="77777777" w:rsidR="00621478" w:rsidRPr="003463EE" w:rsidRDefault="00000000">
      <w:pPr>
        <w:pStyle w:val="ListBullet"/>
        <w:rPr>
          <w:rFonts w:cs="Times New Roman"/>
        </w:rPr>
      </w:pPr>
      <w:r w:rsidRPr="003463EE">
        <w:rPr>
          <w:rFonts w:cs="Times New Roman"/>
          <w:b/>
        </w:rPr>
        <w:lastRenderedPageBreak/>
        <w:t>zStyle:</w:t>
      </w:r>
      <w:r w:rsidRPr="003463EE">
        <w:rPr>
          <w:rFonts w:cs="Times New Roman"/>
        </w:rPr>
        <w:t xml:space="preserve"> nhóm tính năng tăng nhận diện thương hiệu (background cuộc gọi &amp; profile, AI Avatar &amp; zSticker AI, nhạc chuông/nhạc chờ từ kho nhạc) và </w:t>
      </w:r>
      <w:r w:rsidRPr="003463EE">
        <w:rPr>
          <w:rFonts w:cs="Times New Roman"/>
          <w:b/>
        </w:rPr>
        <w:t>Nhạc chờ Thương hiệu Doanh nghiệp</w:t>
      </w:r>
      <w:r w:rsidRPr="003463EE">
        <w:rPr>
          <w:rFonts w:cs="Times New Roman"/>
        </w:rPr>
        <w:t xml:space="preserve"> (đăng ký nhạc chờ riêng cho doanh nghiệp, upload qua Zing).</w:t>
      </w:r>
    </w:p>
    <w:p w14:paraId="76251D4C" w14:textId="77777777" w:rsidR="00621478" w:rsidRPr="003463EE" w:rsidRDefault="00000000">
      <w:pPr>
        <w:pStyle w:val="ListBullet"/>
        <w:rPr>
          <w:rFonts w:cs="Times New Roman"/>
        </w:rPr>
      </w:pPr>
      <w:r w:rsidRPr="003463EE">
        <w:rPr>
          <w:rFonts w:cs="Times New Roman"/>
          <w:b/>
        </w:rPr>
        <w:t>zMelody / ZingMP3 Plus / ZingMP3 Premium:</w:t>
      </w:r>
      <w:r w:rsidRPr="003463EE">
        <w:rPr>
          <w:rFonts w:cs="Times New Roman"/>
        </w:rPr>
        <w:t xml:space="preserve"> dịch vụ nhạc chờ cuộc gọi trên Zalo và dịch vụ tài khoản nghe nhạc chất lượng cao, không quảng cáo (Plus), bổ sung kho nhạc Premium (Premium) trên nền tảng ZingMP3.</w:t>
      </w:r>
    </w:p>
    <w:p w14:paraId="08E1D4C3" w14:textId="77777777" w:rsidR="00621478" w:rsidRPr="003463EE" w:rsidRDefault="00000000">
      <w:pPr>
        <w:rPr>
          <w:rFonts w:cs="Times New Roman"/>
        </w:rPr>
      </w:pPr>
      <w:r w:rsidRPr="003463EE">
        <w:rPr>
          <w:rFonts w:cs="Times New Roman"/>
        </w:rPr>
        <w:t xml:space="preserve">Mô tả tính năng chi tiết, gói, Thời hạn Gói và đơn giá tại </w:t>
      </w:r>
      <w:r w:rsidRPr="003463EE">
        <w:rPr>
          <w:rFonts w:cs="Times New Roman"/>
          <w:b/>
        </w:rPr>
        <w:t>Phụ lục 01</w:t>
      </w:r>
      <w:r w:rsidRPr="003463EE">
        <w:rPr>
          <w:rFonts w:cs="Times New Roman"/>
        </w:rPr>
        <w:t>.</w:t>
      </w:r>
    </w:p>
    <w:p w14:paraId="5AAC02E6" w14:textId="77777777" w:rsidR="00621478" w:rsidRPr="003463EE" w:rsidRDefault="00000000">
      <w:pPr>
        <w:rPr>
          <w:rFonts w:cs="Times New Roman"/>
        </w:rPr>
      </w:pPr>
      <w:r w:rsidRPr="003463EE">
        <w:rPr>
          <w:rFonts w:cs="Times New Roman"/>
        </w:rPr>
        <w:t>3.2. Dịch vụ hỗ trợ Bên B cung cấp kèm theo trong suốt thời hạn Hợp đồng, không thu thêm phí ngoài giá trị Hợp đồng:</w:t>
      </w:r>
      <w:r w:rsidRPr="003463EE">
        <w:rPr>
          <w:rFonts w:cs="Times New Roman"/>
          <w:b/>
        </w:rPr>
      </w:r>
      <w:r w:rsidRPr="003463EE">
        <w:rPr>
          <w:rFonts w:cs="Times New Roman"/>
        </w:rPr>
      </w:r>
    </w:p>
    <w:p w14:paraId="13F80507" w14:textId="77777777" w:rsidR="00621478" w:rsidRPr="003463EE" w:rsidRDefault="00000000">
      <w:pPr>
        <w:pStyle w:val="ListBullet"/>
        <w:rPr>
          <w:rFonts w:cs="Times New Roman"/>
        </w:rPr>
      </w:pPr>
      <w:r w:rsidRPr="003463EE">
        <w:rPr>
          <w:rFonts w:cs="Times New Roman"/>
          <w:b/>
        </w:rPr>
        <w:t>Tư vấn lựa chọn gói: phân tích nhu cầu của Bên A và đề xuất gói dịch vụ phù hợp nhất về chi phí và tính năng;</w:t>
      </w:r>
      <w:r w:rsidRPr="003463EE">
        <w:rPr>
          <w:rFonts w:cs="Times New Roman"/>
        </w:rPr>
      </w:r>
    </w:p>
    <w:p w14:paraId="2CE59E5C" w14:textId="77777777" w:rsidR="00621478" w:rsidRPr="003463EE" w:rsidRDefault="00000000">
      <w:pPr>
        <w:pStyle w:val="ListBullet"/>
        <w:rPr>
          <w:rFonts w:cs="Times New Roman"/>
        </w:rPr>
      </w:pPr>
      <w:r w:rsidRPr="003463EE">
        <w:rPr>
          <w:rFonts w:cs="Times New Roman"/>
          <w:b/>
        </w:rPr>
        <w:t>Hỗ trợ kích hoạt: hướng dẫn từng bước kích hoạt dịch vụ và hỗ trợ onboarding cho cán bộ, nhân viên của Bên A;</w:t>
      </w:r>
      <w:r w:rsidRPr="003463EE">
        <w:rPr>
          <w:rFonts w:cs="Times New Roman"/>
        </w:rPr>
      </w:r>
    </w:p>
    <w:p w14:paraId="7FF8E777" w14:textId="77777777" w:rsidR="00621478" w:rsidRPr="003463EE" w:rsidRDefault="00000000">
      <w:pPr>
        <w:pStyle w:val="ListBullet"/>
        <w:rPr>
          <w:rFonts w:cs="Times New Roman"/>
        </w:rPr>
      </w:pPr>
      <w:r w:rsidRPr="003463EE">
        <w:rPr>
          <w:rFonts w:cs="Times New Roman"/>
          <w:b/>
        </w:rPr>
        <w:t>Chăm sóc khách hàng &amp; kỹ thuật:</w:t>
      </w:r>
      <w:r w:rsidRPr="003463EE">
        <w:rPr>
          <w:rFonts w:cs="Times New Roman"/>
        </w:rPr>
        <w:t xml:space="preserve"> là đầu mối tiếp nhận, xử lý vấn đề cấp 1; phối hợp với đội ngũ Zalo/VNG khi cần leo thang hỗ trợ kỹ thuật;</w:t>
      </w:r>
    </w:p>
    <w:p w14:paraId="0AD4BB57" w14:textId="77777777" w:rsidR="00621478" w:rsidRPr="003463EE" w:rsidRDefault="00000000">
      <w:pPr>
        <w:pStyle w:val="ListBullet"/>
        <w:rPr>
          <w:rFonts w:cs="Times New Roman"/>
        </w:rPr>
      </w:pPr>
      <w:r w:rsidRPr="003463EE">
        <w:rPr>
          <w:rFonts w:cs="Times New Roman"/>
          <w:b/>
        </w:rPr>
        <w:t>Xuất hóa đơn GTGT: xuất hóa đơn điện tử theo yêu cầu của Bên A, hỗ trợ hồ sơ phục vụ quyết toán.</w:t>
      </w:r>
      <w:r w:rsidRPr="003463EE">
        <w:rPr>
          <w:rFonts w:cs="Times New Roman"/>
        </w:rPr>
      </w:r>
    </w:p>
    <w:p w14:paraId="1E23BCDE" w14:textId="77777777" w:rsidR="00621478" w:rsidRPr="003463EE" w:rsidRDefault="00000000">
      <w:pPr>
        <w:rPr>
          <w:rFonts w:cs="Times New Roman"/>
        </w:rPr>
      </w:pPr>
      <w:r w:rsidRPr="003463EE">
        <w:rPr>
          <w:rFonts w:cs="Times New Roman"/>
        </w:rPr>
        <w:t>3.3. Người Dùng Cuối kích hoạt Mã code zVAS theo hướng dẫn của Bên B tại địa chỉ zbox.vn/activate-code (đăng nhập đúng tài khoản Zalo/ZingMP3 → nhập Mã code → kích hoạt). Bên B bảo đảm Mã code bàn giao là hợp lệ, chưa sử dụng và có thể sử dụng đúng quy định.</w:t>
      </w:r>
      <w:r w:rsidRPr="003463EE">
        <w:rPr>
          <w:rFonts w:cs="Times New Roman"/>
          <w:b/>
        </w:rPr>
      </w:r>
      <w:r w:rsidRPr="003463EE">
        <w:rPr>
          <w:rFonts w:cs="Times New Roman"/>
        </w:rPr>
      </w:r>
    </w:p>
    <w:p w14:paraId="5C115655" w14:textId="77777777" w:rsidR="00621478" w:rsidRPr="003463EE" w:rsidRDefault="00000000">
      <w:pPr>
        <w:pStyle w:val="Heading2"/>
        <w:rPr>
          <w:rFonts w:ascii="Times New Roman" w:hAnsi="Times New Roman" w:cs="Times New Roman"/>
        </w:rPr>
      </w:pPr>
      <w:r w:rsidRPr="003463EE">
        <w:rPr>
          <w:rFonts w:ascii="Times New Roman" w:hAnsi="Times New Roman" w:cs="Times New Roman"/>
        </w:rPr>
        <w:t>ĐIỀU 4: GIÁ TRỊ HỢP ĐỒNG, ĐƠN GIÁ VÀ THUẾ</w:t>
      </w:r>
    </w:p>
    <w:p w14:paraId="2029D1DF" w14:textId="77777777" w:rsidR="00621478" w:rsidRPr="003463EE" w:rsidRDefault="00000000">
      <w:pPr>
        <w:rPr>
          <w:rFonts w:cs="Times New Roman"/>
        </w:rPr>
      </w:pPr>
      <w:r w:rsidRPr="003463EE">
        <w:rPr>
          <w:rFonts w:cs="Times New Roman"/>
        </w:rPr>
        <w:t xml:space="preserve">4.1. Đơn giá, số lượng, mức chiết khấu (nếu có) và thành tiền của từng dịch vụ được quy định chi tiết tại </w:t>
      </w:r>
      <w:r w:rsidRPr="003463EE">
        <w:rPr>
          <w:rFonts w:cs="Times New Roman"/>
          <w:b/>
        </w:rPr>
        <w:t>Phụ lục 01</w:t>
      </w:r>
      <w:r w:rsidRPr="003463EE">
        <w:rPr>
          <w:rFonts w:cs="Times New Roman"/>
        </w:rPr>
        <w:t>. Đơn giá niêm yết đã bao gồm thuế giá trị gia tăng (GTGT) 10%, trừ trường hợp được ghi chú khác tại Phụ lục 01 (ví dụ: gói Nhạc chờ Doanh nghiệp).</w:t>
      </w:r>
    </w:p>
    <w:p w14:paraId="678CB17F" w14:textId="7DE4B07D" w:rsidR="00621478" w:rsidRPr="003463EE" w:rsidRDefault="00000000">
      <w:pPr>
        <w:rPr>
          <w:rFonts w:cs="Times New Roman"/>
        </w:rPr>
      </w:pPr>
      <w:r w:rsidRPr="003463EE">
        <w:rPr>
          <w:rFonts w:cs="Times New Roman"/>
        </w:rPr>
        <w:t xml:space="preserve">4.2. </w:t>
      </w:r>
      <w:r w:rsidRPr="003463EE">
        <w:rPr>
          <w:rFonts w:cs="Times New Roman"/>
          <w:b/>
        </w:rPr>
        <w:t>Tổng giá trị Hợp đồng</w:t>
      </w:r>
      <w:r w:rsidRPr="003463EE">
        <w:rPr>
          <w:rFonts w:cs="Times New Roman"/>
        </w:rPr>
        <w:t xml:space="preserve"> (đã bao gồm thuế GTGT 10%) là: </w:t>
      </w:r>
      <w:r w:rsidRPr="003463EE">
        <w:rPr>
          <w:rFonts w:cs="Times New Roman"/>
          <w:b/>
        </w:rPr>
        <w:t>……………………… VNĐ</w:t>
      </w:r>
      <w:r w:rsidR="003463EE">
        <w:rPr>
          <w:rFonts w:cs="Times New Roman"/>
        </w:rPr>
        <w:t xml:space="preserve"> </w:t>
      </w:r>
      <w:r w:rsidRPr="003463EE">
        <w:rPr>
          <w:rFonts w:cs="Times New Roman"/>
        </w:rPr>
        <w:t xml:space="preserve">(Bằng chữ: </w:t>
      </w:r>
      <w:r w:rsidR="003463EE">
        <w:rPr>
          <w:rFonts w:cs="Times New Roman"/>
        </w:rPr>
        <w:t>……</w:t>
      </w:r>
      <w:r w:rsidRPr="003463EE">
        <w:rPr>
          <w:rFonts w:cs="Times New Roman"/>
        </w:rPr>
        <w:t>…………………………………………………………………).</w:t>
      </w:r>
    </w:p>
    <w:p w14:paraId="1B823B91" w14:textId="77777777" w:rsidR="00621478" w:rsidRPr="003463EE" w:rsidRDefault="00000000">
      <w:pPr>
        <w:rPr>
          <w:rFonts w:cs="Times New Roman"/>
        </w:rPr>
      </w:pPr>
      <w:r w:rsidRPr="003463EE">
        <w:rPr>
          <w:rFonts w:cs="Times New Roman"/>
        </w:rPr>
        <w:t>4.3. Tổng giá trị Hợp đồng nêu trên đã bao gồm toàn bộ chi phí để Bên B cung cấp Dịch vụ zVAS và các dịch vụ hỗ trợ theo Điều 3, các loại thuế, phí theo quy định của pháp luật. Bên A không phải thanh toán thêm bất kỳ khoản nào ngoài Tổng giá trị Hợp đồng, trừ trường hợp Hai Bên ký phụ lục bổ sung.</w:t>
      </w:r>
    </w:p>
    <w:p w14:paraId="6E33E8C3" w14:textId="77777777" w:rsidR="00621478" w:rsidRPr="003463EE" w:rsidRDefault="00000000">
      <w:pPr>
        <w:rPr>
          <w:rFonts w:cs="Times New Roman"/>
        </w:rPr>
      </w:pPr>
      <w:r w:rsidRPr="003463EE">
        <w:rPr>
          <w:rFonts w:cs="Times New Roman"/>
        </w:rPr>
        <w:t xml:space="preserve">4.4. </w:t>
      </w:r>
      <w:r w:rsidRPr="003463EE">
        <w:rPr>
          <w:rFonts w:cs="Times New Roman"/>
          <w:b/>
        </w:rPr>
        <w:t>Chính sách chiết khấu theo số lượng</w:t>
      </w:r>
      <w:r w:rsidRPr="003463EE">
        <w:rPr>
          <w:rFonts w:cs="Times New Roman"/>
        </w:rPr>
        <w:t xml:space="preserve"> áp dụng đối với khách hàng doanh nghiệp/tổ chức được quy định tại Phụ lục 01. Giá trị chiết khấu (nếu có) được thể hiện trên Hóa đơn theo đúng quy định pháp luật về thuế.</w:t>
      </w:r>
    </w:p>
    <w:p w14:paraId="58757ECB" w14:textId="77777777" w:rsidR="00621478" w:rsidRPr="003463EE" w:rsidRDefault="00000000">
      <w:pPr>
        <w:rPr>
          <w:rFonts w:cs="Times New Roman"/>
        </w:rPr>
      </w:pPr>
      <w:r w:rsidRPr="003463EE">
        <w:rPr>
          <w:rFonts w:cs="Times New Roman"/>
        </w:rPr>
        <w:t>4.5. Trường hợp Bên B điều chỉnh giá niêm yết của Dịch vụ zVAS, Bên B thông báo cho Bên A trước 30 (ba mươi) ngày kể từ ngày áp dụng. Việc điều chỉnh giá không ảnh hưởng đến đơn giá và Tổng giá trị của các đơn hàng đã được Hai Bên xác nhận và/hoặc đã thanh toán theo Hợp đồng.</w:t>
      </w:r>
    </w:p>
    <w:p w14:paraId="2E8E18A0" w14:textId="77777777" w:rsidR="00621478" w:rsidRPr="003463EE" w:rsidRDefault="00000000">
      <w:pPr>
        <w:pStyle w:val="Heading2"/>
        <w:rPr>
          <w:rFonts w:ascii="Times New Roman" w:hAnsi="Times New Roman" w:cs="Times New Roman"/>
        </w:rPr>
      </w:pPr>
      <w:r w:rsidRPr="003463EE">
        <w:rPr>
          <w:rFonts w:ascii="Times New Roman" w:hAnsi="Times New Roman" w:cs="Times New Roman"/>
        </w:rPr>
        <w:t>ĐIỀU 5: PHƯƠNG THỨC VÀ THỜI HẠN THANH TOÁN</w:t>
      </w:r>
    </w:p>
    <w:p w14:paraId="1C5374AA" w14:textId="77777777" w:rsidR="00621478" w:rsidRPr="003463EE" w:rsidRDefault="00000000">
      <w:pPr>
        <w:rPr>
          <w:rFonts w:cs="Times New Roman"/>
        </w:rPr>
      </w:pPr>
      <w:r w:rsidRPr="003463EE">
        <w:rPr>
          <w:rFonts w:cs="Times New Roman"/>
        </w:rPr>
        <w:t xml:space="preserve">5.1. </w:t>
      </w:r>
      <w:r w:rsidRPr="003463EE">
        <w:rPr>
          <w:rFonts w:cs="Times New Roman"/>
          <w:b/>
        </w:rPr>
        <w:t>Đồng tiền thanh toán:</w:t>
      </w:r>
      <w:r w:rsidRPr="003463EE">
        <w:rPr>
          <w:rFonts w:cs="Times New Roman"/>
        </w:rPr>
        <w:t xml:space="preserve"> Đồng Việt Nam (VNĐ).</w:t>
      </w:r>
    </w:p>
    <w:p w14:paraId="48AF5C9F" w14:textId="77777777" w:rsidR="00621478" w:rsidRPr="003463EE" w:rsidRDefault="00000000">
      <w:pPr>
        <w:rPr>
          <w:rFonts w:cs="Times New Roman"/>
        </w:rPr>
      </w:pPr>
      <w:r w:rsidRPr="003463EE">
        <w:rPr>
          <w:rFonts w:cs="Times New Roman"/>
        </w:rPr>
        <w:t>5.2. Hình thức thanh toán: chuyển khoản vào tài khoản của Bên B nêu tại phần đầu Hợp đồng. Bên B không thu tiền mặt. Mọi khoản thanh toán được xác định là hoàn tất khi tiền được ghi có vào tài khoản của Bên B.</w:t>
      </w:r>
      <w:r w:rsidRPr="003463EE">
        <w:rPr>
          <w:rFonts w:cs="Times New Roman"/>
          <w:b/>
        </w:rPr>
      </w:r>
      <w:r w:rsidRPr="003463EE">
        <w:rPr>
          <w:rFonts w:cs="Times New Roman"/>
        </w:rPr>
      </w:r>
    </w:p>
    <w:p w14:paraId="0A8128D1" w14:textId="77777777" w:rsidR="00621478" w:rsidRPr="003463EE" w:rsidRDefault="00000000">
      <w:pPr>
        <w:rPr>
          <w:rFonts w:cs="Times New Roman"/>
        </w:rPr>
      </w:pPr>
      <w:r w:rsidRPr="003463EE">
        <w:rPr>
          <w:rFonts w:cs="Times New Roman"/>
        </w:rPr>
        <w:t>5.3. Tiến độ thanh toán: Bên A thanh toán 100% Tổng giá trị Hợp đồng (hoặc giá trị từng đơn hàng theo Phụ lục 01) trong vòng …… (……) ngày làm việc kể từ ngày ký Hợp đồng/Phụ lục và trước thời điểm Bên B bàn giao Mã code zVAS. Hai Bên có thể thỏa thuận tiến độ thanh toán theo từng đợt/đơn hàng tại Phụ lục 01.</w:t>
      </w:r>
      <w:r w:rsidRPr="003463EE">
        <w:rPr>
          <w:rFonts w:cs="Times New Roman"/>
          <w:b/>
        </w:rPr>
      </w:r>
      <w:r w:rsidRPr="003463EE">
        <w:rPr>
          <w:rFonts w:cs="Times New Roman"/>
        </w:rPr>
      </w:r>
    </w:p>
    <w:p w14:paraId="1807805E" w14:textId="77777777" w:rsidR="00621478" w:rsidRPr="003463EE" w:rsidRDefault="00000000">
      <w:pPr>
        <w:rPr>
          <w:rFonts w:cs="Times New Roman"/>
        </w:rPr>
      </w:pPr>
      <w:r w:rsidRPr="003463EE">
        <w:rPr>
          <w:rFonts w:cs="Times New Roman"/>
        </w:rPr>
        <w:t>5.4. Xuất hóa đơn: Bên B xuất Hóa đơn điện tử GTGT hợp lệ (thuế suất 10%) tương ứng với giá trị đã thanh toán, trong vòng 03 (ba) đến 05 (năm) ngày làm việc kể từ ngày nhận đủ thanh toán, theo đúng quy định của Nghị định số 123/2020/NĐ-CP.</w:t>
      </w:r>
      <w:r w:rsidRPr="003463EE">
        <w:rPr>
          <w:rFonts w:cs="Times New Roman"/>
          <w:b/>
        </w:rPr>
      </w:r>
      <w:r w:rsidRPr="003463EE">
        <w:rPr>
          <w:rFonts w:cs="Times New Roman"/>
        </w:rPr>
      </w:r>
    </w:p>
    <w:p w14:paraId="72D45097" w14:textId="77777777" w:rsidR="00621478" w:rsidRPr="003463EE" w:rsidRDefault="00000000">
      <w:pPr>
        <w:rPr>
          <w:rFonts w:cs="Times New Roman"/>
        </w:rPr>
      </w:pPr>
      <w:r w:rsidRPr="003463EE">
        <w:rPr>
          <w:rFonts w:cs="Times New Roman"/>
          <w:highlight w:val="yellow"/>
        </w:rPr>
        <w:t>5.5. Cơ chế trả trước: Hợp đồng vận hành theo cơ chế trả trước — Bên B chỉ bàn giao/kích hoạt Mã code sau khi Bên A đã thanh toán đủ theo Điều 5.3. Do đó Hai Bên không áp dụng lãi chậm thanh toán; trường hợp Bên A chưa thanh toán thì Bên B chưa có nghĩa vụ bàn giao/kích hoạt Mã code. Hai Bên chỉ áp dụng lãi chậm thanh toán nếu có thỏa thuận riêng bằng văn bản.</w:t>
      </w:r>
      <w:r w:rsidRPr="003463EE">
        <w:rPr>
          <w:rFonts w:cs="Times New Roman"/>
          <w:b/>
        </w:rPr>
      </w:r>
      <w:r w:rsidRPr="003463EE">
        <w:rPr>
          <w:rFonts w:cs="Times New Roman"/>
        </w:rPr>
      </w:r>
      <w:commentRangeStart w:id="7"/>
      <w:r w:rsidRPr="003463EE">
        <w:rPr>
          <w:rFonts w:cs="Times New Roman"/>
        </w:rPr>
      </w:r>
      <w:commentRangeEnd w:id="7"/>
      <w:r w:rsidR="00150603">
        <w:rPr>
          <w:rStyle w:val="CommentReference"/>
        </w:rPr>
      </w:r>
    </w:p>
    <w:p w14:paraId="5624A4C5" w14:textId="77777777" w:rsidR="00621478" w:rsidRPr="003463EE" w:rsidRDefault="00000000">
      <w:pPr>
        <w:pStyle w:val="Heading2"/>
        <w:rPr>
          <w:rFonts w:ascii="Times New Roman" w:hAnsi="Times New Roman" w:cs="Times New Roman"/>
        </w:rPr>
      </w:pPr>
      <w:r w:rsidRPr="003463EE">
        <w:rPr>
          <w:rFonts w:ascii="Times New Roman" w:hAnsi="Times New Roman" w:cs="Times New Roman"/>
        </w:rPr>
        <w:t>ĐIỀU 6: BÀN GIAO MÃ CODE, KÍCH HOẠT VÀ NGHIỆM THU</w:t>
      </w:r>
    </w:p>
    <w:p w14:paraId="56D1F368" w14:textId="77777777" w:rsidR="00621478" w:rsidRPr="003463EE" w:rsidRDefault="00000000">
      <w:pPr>
        <w:rPr>
          <w:rFonts w:cs="Times New Roman"/>
        </w:rPr>
      </w:pPr>
      <w:r w:rsidRPr="003463EE">
        <w:rPr>
          <w:rFonts w:cs="Times New Roman"/>
        </w:rPr>
        <w:t>6.1. Bên B bàn giao Mã code zVAS cho Bên A qua thư điện tử và/hoặc Zalo OA và/hoặc phương thức khác do Hai Bên thỏa thuận, trong vòng 03 (ba) ngày làm việc kể từ khi nhận đủ thanh toán theo Điều 5. Việc bàn giao thực hiện theo từng đơn hàng (không tách lẻ Mã code trong một đơn).</w:t>
      </w:r>
    </w:p>
    <w:p w14:paraId="4F73AE74" w14:textId="77777777" w:rsidR="00621478" w:rsidRPr="003463EE" w:rsidRDefault="00000000">
      <w:pPr>
        <w:rPr>
          <w:rFonts w:cs="Times New Roman"/>
        </w:rPr>
      </w:pPr>
      <w:r w:rsidRPr="003463EE">
        <w:rPr>
          <w:rFonts w:cs="Times New Roman"/>
        </w:rPr>
        <w:t>6.2. Biên bản bàn giao và nghiệm thu: Khi hoàn tất bàn giao, Hai Bên lập Biên bản bàn giao – nghiệm thu (theo mẫu tại Phụ lục 03) xác nhận chủng loại, số lượng và tình trạng Mã code. Bên A có 05 (năm) ngày làm việc kể từ ngày nhận để kiểm tra. Quá thời hạn trên mà Bên A không có ý kiến bằng văn bản thì Mã code được coi là đã bàn giao và nghiệm thu đạt yêu cầu.</w:t>
      </w:r>
      <w:r w:rsidRPr="003463EE">
        <w:rPr>
          <w:rFonts w:cs="Times New Roman"/>
          <w:b/>
        </w:rPr>
      </w:r>
      <w:r w:rsidRPr="003463EE">
        <w:rPr>
          <w:rFonts w:cs="Times New Roman"/>
        </w:rPr>
      </w:r>
      <w:r w:rsidRPr="003463EE">
        <w:rPr>
          <w:rFonts w:cs="Times New Roman"/>
          <w:b/>
        </w:rPr>
      </w:r>
      <w:r w:rsidRPr="003463EE">
        <w:rPr>
          <w:rFonts w:cs="Times New Roman"/>
        </w:rPr>
      </w:r>
    </w:p>
    <w:p w14:paraId="23F87188" w14:textId="77777777" w:rsidR="00621478" w:rsidRDefault="00000000">
      <w:pPr>
        <w:rPr>
          <w:ins w:id="8" w:author="maiht" w:date="2026-06-19T16:15:00Z" w16du:dateUtc="2026-06-19T09:15:00Z"/>
          <w:rFonts w:cs="Times New Roman"/>
        </w:rPr>
      </w:pPr>
      <w:r w:rsidRPr="003463EE">
        <w:rPr>
          <w:rFonts w:cs="Times New Roman"/>
        </w:rPr>
        <w:t>6.3. Người Dùng Cuối kích hoạt Mã code theo hướng dẫn tại Điều 3.3. Bên B hỗ trợ, hướng dẫn Bên A và Người Dùng Cuối trong quá trình kích hoạt.</w:t>
      </w:r>
    </w:p>
    <w:p w14:paraId="754543D0" w14:textId="1594266E" w:rsidR="00150603" w:rsidRPr="003463EE" w:rsidRDefault="00150603">
      <w:pPr>
        <w:rPr>
          <w:rFonts w:cs="Times New Roman"/>
        </w:rPr>
      </w:pPr>
      <w:ins w:id="9" w:author="maiht" w:date="2026-06-19T16:15:00Z" w16du:dateUtc="2026-06-19T09:15:00Z">
        <w:r>
          <w:rPr>
            <w:rFonts w:cs="Times New Roman"/>
          </w:rPr>
          <w:lastRenderedPageBreak/>
          <w:t xml:space="preserve">6.4. </w:t>
        </w:r>
      </w:ins>
      <w:ins w:id="10" w:author="maiht" w:date="2026-06-19T16:15:00Z">
        <w:r w:rsidRPr="00150603">
          <w:rPr>
            <w:rFonts w:cs="Times New Roman"/>
          </w:rPr>
          <w:t>Kể từ thời điểm Bên A gửi Mã code đến địa chỉ email, Zalo OA hoặc phương thức liên lạc đã được Bên B đăng ký, mọi rủi ro liên quan đến việc quản lý, bảo mật, thất lạc, lộ lọt hoặc sử dụng trái phép Mã code thuộc trách nhiệm của Bên B.</w:t>
        </w:r>
      </w:ins>
    </w:p>
    <w:p w14:paraId="0D283CA3" w14:textId="77777777" w:rsidR="00621478" w:rsidRPr="003463EE" w:rsidRDefault="00000000">
      <w:pPr>
        <w:pStyle w:val="Heading2"/>
        <w:rPr>
          <w:rFonts w:ascii="Times New Roman" w:hAnsi="Times New Roman" w:cs="Times New Roman"/>
        </w:rPr>
      </w:pPr>
      <w:r w:rsidRPr="003463EE">
        <w:rPr>
          <w:rFonts w:ascii="Times New Roman" w:hAnsi="Times New Roman" w:cs="Times New Roman"/>
        </w:rPr>
        <w:t>ĐIỀU 7: CHẤT LƯỢNG DỊCH VỤ, BẢO HÀNH VÀ HỖ TRỢ KỸ THUẬT (SLA)</w:t>
      </w:r>
    </w:p>
    <w:p w14:paraId="5BAADE9A" w14:textId="77777777" w:rsidR="00621478" w:rsidRPr="003463EE" w:rsidRDefault="00000000">
      <w:pPr>
        <w:rPr>
          <w:rFonts w:cs="Times New Roman"/>
        </w:rPr>
      </w:pPr>
      <w:r w:rsidRPr="003463EE">
        <w:rPr>
          <w:rFonts w:cs="Times New Roman"/>
        </w:rPr>
        <w:t>7.1. Bên B chịu trách nhiệm bảo đảm chất lượng, tính năng và hoạt động ổn định của Dịch vụ zVAS trong suốt Thời hạn Gói, theo đúng mô tả dịch vụ tại thời điểm giao kết Hợp đồng.</w:t>
      </w:r>
    </w:p>
    <w:p w14:paraId="452AAC49" w14:textId="77777777" w:rsidR="00621478" w:rsidRPr="003463EE" w:rsidRDefault="00000000">
      <w:pPr>
        <w:rPr>
          <w:rFonts w:cs="Times New Roman"/>
        </w:rPr>
      </w:pPr>
      <w:r w:rsidRPr="003463EE">
        <w:rPr>
          <w:rFonts w:cs="Times New Roman"/>
        </w:rPr>
        <w:t>7.2. Mã code lỗi: Trường hợp Mã code zVAS bị lỗi, không thể sử dụng được, hoặc đã bị sử dụng trước thời điểm bàn giao, Bên B hỗ trợ hủy/thu hồi và cung cấp lại Mã code khác trong vòng tối đa 24 (hai mươi bốn) Giờ làm việc kể từ khi tiếp nhận yêu cầu hợp lệ của Bên A.</w:t>
      </w:r>
      <w:r w:rsidRPr="003463EE">
        <w:rPr>
          <w:rFonts w:cs="Times New Roman"/>
          <w:b/>
        </w:rPr>
      </w:r>
      <w:r w:rsidRPr="003463EE">
        <w:rPr>
          <w:rFonts w:cs="Times New Roman"/>
        </w:rPr>
      </w:r>
    </w:p>
    <w:p w14:paraId="11204D68" w14:textId="77777777" w:rsidR="00621478" w:rsidRPr="003463EE" w:rsidRDefault="00000000">
      <w:pPr>
        <w:rPr>
          <w:rFonts w:cs="Times New Roman"/>
        </w:rPr>
      </w:pPr>
      <w:r w:rsidRPr="003463EE">
        <w:rPr>
          <w:rFonts w:cs="Times New Roman"/>
        </w:rPr>
        <w:t>7.3. SLA hỗ trợ của Bên B: thời gian phản hồi ban đầu ≤ 24 (hai mươi bốn) Giờ làm việc; thời gian xử lý/giải quyết ≤ 02 (hai) ngày làm việc kể từ khi nhận đủ thông tin hợp lệ, trừ trường hợp phức tạp hoặc Sự Kiện Bất Khả Kháng. Trường hợp phức tạp (cần phối hợp với nhà phát hành VNG hoặc truy vết kỹ thuật chuyên sâu), Bên B thông báo trong vòng 24 giờ kể từ khi xác định và cung cấp thời hạn xử lý dự kiến, không vượt quá 05 (năm) ngày làm việc, trừ khi phụ thuộc vào tiến độ xử lý của nhà phát hành nằm ngoài khả năng kiểm soát hợp lý của Bên B.</w:t>
      </w:r>
      <w:r w:rsidRPr="003463EE">
        <w:rPr>
          <w:rFonts w:cs="Times New Roman"/>
          <w:b/>
        </w:rPr>
      </w:r>
      <w:r w:rsidRPr="003463EE">
        <w:rPr>
          <w:rFonts w:cs="Times New Roman"/>
        </w:rPr>
      </w:r>
    </w:p>
    <w:p w14:paraId="1F463CF0" w14:textId="77777777" w:rsidR="00621478" w:rsidRPr="003463EE" w:rsidRDefault="00000000">
      <w:pPr>
        <w:rPr>
          <w:rFonts w:cs="Times New Roman"/>
        </w:rPr>
      </w:pPr>
      <w:r w:rsidRPr="003463EE">
        <w:rPr>
          <w:rFonts w:cs="Times New Roman"/>
        </w:rPr>
        <w:t xml:space="preserve">7.4. </w:t>
      </w:r>
      <w:r w:rsidRPr="003463EE">
        <w:rPr>
          <w:rFonts w:cs="Times New Roman"/>
          <w:b/>
        </w:rPr>
        <w:t>Kênh hỗ trợ:</w:t>
      </w:r>
      <w:r w:rsidRPr="003463EE">
        <w:rPr>
          <w:rFonts w:cs="Times New Roman"/>
        </w:rPr>
        <w:t xml:space="preserve"> Hotline 1900 633 155; Helpdesk: helpdesk@gapit.com.vn; Zalo OA: GAPIT. Thời gian hỗ trợ và đầu mối chi tiết tại Phụ lục 02.</w:t>
      </w:r>
    </w:p>
    <w:p w14:paraId="649C98D4" w14:textId="77777777" w:rsidR="00621478" w:rsidRPr="003463EE" w:rsidRDefault="00000000">
      <w:pPr>
        <w:rPr>
          <w:rFonts w:cs="Times New Roman"/>
        </w:rPr>
      </w:pPr>
      <w:r w:rsidRPr="003463EE">
        <w:rPr>
          <w:rFonts w:cs="Times New Roman"/>
        </w:rPr>
        <w:t>7.5. Bên B là đơn vị phân phối dịch vụ, không phải nhà phát hành. Bên B không chịu trách nhiệm đối với việc suy giảm chất lượng, gián đoạn hoặc thay đổi chính sách của nhà phát hành (VNG) hoặc cơ quan quản lý nằm ngoài khả năng kiểm soát hợp lý của Bên B; trong các trường hợp đó, Bên B có trách nhiệm thông báo kịp thời, phối hợp và hỗ trợ Bên A trong phạm vi hợp lý để bảo vệ quyền lợi của Bên A.</w:t>
      </w:r>
    </w:p>
    <w:p w14:paraId="669FEE74" w14:textId="77777777" w:rsidR="00621478" w:rsidRPr="003463EE" w:rsidRDefault="00000000">
      <w:pPr>
        <w:pStyle w:val="Heading2"/>
        <w:rPr>
          <w:rFonts w:ascii="Times New Roman" w:hAnsi="Times New Roman" w:cs="Times New Roman"/>
        </w:rPr>
      </w:pPr>
      <w:r w:rsidRPr="003463EE">
        <w:rPr>
          <w:rFonts w:ascii="Times New Roman" w:hAnsi="Times New Roman" w:cs="Times New Roman"/>
        </w:rPr>
        <w:t>ĐIỀU 8: QUYỀN VÀ NGHĨA VỤ CỦA BÊN B</w:t>
      </w:r>
    </w:p>
    <w:p w14:paraId="208BD87F" w14:textId="77777777" w:rsidR="00621478" w:rsidRPr="003463EE" w:rsidRDefault="00000000">
      <w:pPr>
        <w:rPr>
          <w:rFonts w:cs="Times New Roman"/>
        </w:rPr>
      </w:pPr>
      <w:r w:rsidRPr="003463EE">
        <w:rPr>
          <w:rFonts w:cs="Times New Roman"/>
        </w:rPr>
        <w:t>8.1. Cung cấp đầy đủ, đúng chủng loại, số lượng, chất lượng Dịch vụ zVAS và các dịch vụ hỗ trợ theo Hợp đồng và các Phụ lục.</w:t>
      </w:r>
    </w:p>
    <w:p w14:paraId="2FFD3962" w14:textId="77777777" w:rsidR="00621478" w:rsidRPr="003463EE" w:rsidRDefault="00000000">
      <w:pPr>
        <w:rPr>
          <w:rFonts w:cs="Times New Roman"/>
        </w:rPr>
      </w:pPr>
      <w:r w:rsidRPr="003463EE">
        <w:rPr>
          <w:rFonts w:cs="Times New Roman"/>
        </w:rPr>
        <w:t>8.2. Bảo đảm Mã code zVAS bàn giao cho Bên A là hợp lệ, chưa sử dụng và có thể sử dụng theo đúng quy định, hướng dẫn của Bên B và nhà phát hành.</w:t>
      </w:r>
    </w:p>
    <w:p w14:paraId="208F35C0" w14:textId="77777777" w:rsidR="00621478" w:rsidRPr="003463EE" w:rsidRDefault="00000000">
      <w:pPr>
        <w:rPr>
          <w:rFonts w:cs="Times New Roman"/>
        </w:rPr>
      </w:pPr>
      <w:r w:rsidRPr="003463EE">
        <w:rPr>
          <w:rFonts w:cs="Times New Roman"/>
        </w:rPr>
        <w:t>8.3. Bàn giao Mã code đúng thời hạn; cung cấp tài liệu, hướng dẫn kích hoạt và sử dụng dịch vụ; xuất Hóa đơn GTGT hợp lệ theo quy định.</w:t>
      </w:r>
    </w:p>
    <w:p w14:paraId="310DD5BA" w14:textId="77777777" w:rsidR="00621478" w:rsidRPr="003463EE" w:rsidRDefault="00000000">
      <w:pPr>
        <w:rPr>
          <w:rFonts w:cs="Times New Roman"/>
        </w:rPr>
      </w:pPr>
      <w:r w:rsidRPr="003463EE">
        <w:rPr>
          <w:rFonts w:cs="Times New Roman"/>
        </w:rPr>
        <w:t>8.4. Tiếp nhận và giải đáp khiếu nại, thắc mắc của Bên A liên quan đến Dịch vụ zVAS trong vòng 24 Giờ làm việc kể từ khi tiếp nhận; xử lý Mã code lỗi và hỗ trợ theo SLA tại Điều 7.</w:t>
      </w:r>
    </w:p>
    <w:p w14:paraId="7ACD0547" w14:textId="77777777" w:rsidR="00621478" w:rsidRPr="003463EE" w:rsidRDefault="00000000">
      <w:pPr>
        <w:rPr>
          <w:rFonts w:cs="Times New Roman"/>
        </w:rPr>
      </w:pPr>
      <w:r w:rsidRPr="003463EE">
        <w:rPr>
          <w:rFonts w:cs="Times New Roman"/>
        </w:rPr>
        <w:t>8.5. Bảo mật thông tin của Bên A theo Điều 11; có quyền yêu cầu Bên A thanh toán đầy đủ, đúng hạn và sử dụng dịch vụ đúng mục đích, đúng hướng dẫn.</w:t>
      </w:r>
    </w:p>
    <w:p w14:paraId="2650644A" w14:textId="77777777" w:rsidR="00621478" w:rsidRPr="003463EE" w:rsidRDefault="00000000">
      <w:pPr>
        <w:rPr>
          <w:rFonts w:cs="Times New Roman"/>
        </w:rPr>
      </w:pPr>
      <w:r w:rsidRPr="003463EE">
        <w:rPr>
          <w:rFonts w:cs="Times New Roman"/>
        </w:rPr>
        <w:t>8.6. Phối hợp, hỗ trợ Bên A giải quyết các khó khăn, vướng mắc phát sinh trong quá trình thực hiện Hợp đồng.</w:t>
      </w:r>
    </w:p>
    <w:p w14:paraId="75242925" w14:textId="77777777" w:rsidR="00621478" w:rsidRPr="003463EE" w:rsidRDefault="00000000">
      <w:pPr>
        <w:pStyle w:val="Heading2"/>
        <w:rPr>
          <w:rFonts w:ascii="Times New Roman" w:hAnsi="Times New Roman" w:cs="Times New Roman"/>
        </w:rPr>
      </w:pPr>
      <w:r w:rsidRPr="003463EE">
        <w:rPr>
          <w:rFonts w:ascii="Times New Roman" w:hAnsi="Times New Roman" w:cs="Times New Roman"/>
        </w:rPr>
        <w:t>ĐIỀU 9: QUYỀN VÀ NGHĨA VỤ CỦA BÊN A</w:t>
      </w:r>
    </w:p>
    <w:p w14:paraId="074B6E79" w14:textId="77777777" w:rsidR="00621478" w:rsidRPr="003463EE" w:rsidRDefault="00000000">
      <w:pPr>
        <w:rPr>
          <w:rFonts w:cs="Times New Roman"/>
        </w:rPr>
      </w:pPr>
      <w:r w:rsidRPr="003463EE">
        <w:rPr>
          <w:rFonts w:cs="Times New Roman"/>
        </w:rPr>
        <w:t>9.1. Thanh toán đầy đủ, đúng hạn giá trị Hợp đồng theo Điều 4 và Điều 5.</w:t>
      </w:r>
    </w:p>
    <w:p w14:paraId="73D9DF83" w14:textId="77777777" w:rsidR="00621478" w:rsidRPr="003463EE" w:rsidRDefault="00000000">
      <w:pPr>
        <w:rPr>
          <w:rFonts w:cs="Times New Roman"/>
        </w:rPr>
      </w:pPr>
      <w:r w:rsidRPr="003463EE">
        <w:rPr>
          <w:rFonts w:cs="Times New Roman"/>
        </w:rPr>
        <w:t>9.2. Cung cấp thông tin chính xác, trung thực phục vụ việc đặt hàng, kích hoạt và xuất hóa đơn (bao gồm tên, mã số thuế, địa chỉ xuất hóa đơn).</w:t>
      </w:r>
    </w:p>
    <w:p w14:paraId="08609057" w14:textId="77777777" w:rsidR="00621478" w:rsidRPr="003463EE" w:rsidRDefault="00000000">
      <w:pPr>
        <w:rPr>
          <w:rFonts w:cs="Times New Roman"/>
        </w:rPr>
      </w:pPr>
      <w:r w:rsidRPr="003463EE">
        <w:rPr>
          <w:rFonts w:cs="Times New Roman"/>
        </w:rPr>
        <w:t>9.3. Sử dụng Dịch vụ zVAS và Mã code đúng mục đích, đúng hướng dẫn của Bên B và nhà phát hành; không sử dụng dịch vụ vào mục đích vi phạm pháp luật, xâm phạm quyền lợi hợp pháp của bên thứ ba hoặc vi phạm chính sách cộng đồng của Zalo.</w:t>
      </w:r>
    </w:p>
    <w:p w14:paraId="7B8E14DF" w14:textId="77777777" w:rsidR="00621478" w:rsidRPr="003463EE" w:rsidRDefault="00000000">
      <w:pPr>
        <w:rPr>
          <w:rFonts w:cs="Times New Roman"/>
        </w:rPr>
      </w:pPr>
      <w:r w:rsidRPr="003463EE">
        <w:rPr>
          <w:rFonts w:cs="Times New Roman"/>
        </w:rPr>
        <w:t>9.4. Trường hợp Bên A (hoặc Người Dùng Cuối do Bên A chỉ định) sử dụng Mã code không đúng hướng dẫn dẫn đến tài khoản Zalo/ZingMP3 bị giới hạn, bị khóa hoặc không thể sử dụng Mã code, Bên B không có nghĩa vụ hủy, thu hồi hoặc hoàn trả Mã code đó.</w:t>
      </w:r>
    </w:p>
    <w:p w14:paraId="14C3A2DB" w14:textId="77777777" w:rsidR="00621478" w:rsidRPr="003463EE" w:rsidRDefault="00000000">
      <w:pPr>
        <w:rPr>
          <w:rFonts w:cs="Times New Roman"/>
        </w:rPr>
      </w:pPr>
      <w:r w:rsidRPr="003463EE">
        <w:rPr>
          <w:rFonts w:cs="Times New Roman"/>
        </w:rPr>
        <w:t>9.5. Bố trí đầu mối phối hợp với Bên B trong quá trình triển khai, kích hoạt và hỗ trợ người dùng; phối hợp lập Biên bản nghiệm thu và Biên bản thanh lý Hợp đồng.</w:t>
      </w:r>
    </w:p>
    <w:p w14:paraId="6C0B28CE" w14:textId="54D2A278" w:rsidR="00664301" w:rsidRPr="003463EE" w:rsidDel="00664301" w:rsidRDefault="00000000">
      <w:pPr>
        <w:rPr>
          <w:del w:id="11" w:author="maiht" w:date="2026-06-19T16:27:00Z" w16du:dateUtc="2026-06-19T09:27:00Z"/>
          <w:rFonts w:cs="Times New Roman"/>
        </w:rPr>
      </w:pPr>
      <w:r w:rsidRPr="003463EE">
        <w:rPr>
          <w:rFonts w:cs="Times New Roman"/>
        </w:rPr>
        <w:t>9.6. Tôn trọng quyền sở hữu trí tuệ của Bên B, VNG/Zalo; không sao chép, phân phối lại, bán lại Mã code cho bên thứ ba dưới bất kỳ hình thức nào khi chưa có chấp thuận bằng văn bản của Bên B.</w:t>
      </w:r>
    </w:p>
    <w:p w14:paraId="558139D7" w14:textId="77777777" w:rsidR="00621478" w:rsidRPr="003463EE" w:rsidRDefault="00000000">
      <w:pPr>
        <w:pStyle w:val="Heading2"/>
        <w:rPr>
          <w:rFonts w:ascii="Times New Roman" w:hAnsi="Times New Roman" w:cs="Times New Roman"/>
        </w:rPr>
      </w:pPr>
      <w:r w:rsidRPr="003463EE">
        <w:rPr>
          <w:rFonts w:ascii="Times New Roman" w:hAnsi="Times New Roman" w:cs="Times New Roman"/>
        </w:rPr>
        <w:t>ĐIỀU 10: CHÍNH SÁCH ĐỔI MÃ CODE LỖI VÀ HOÀN TIỀN</w:t>
      </w:r>
    </w:p>
    <w:p w14:paraId="5994C1FF" w14:textId="77777777" w:rsidR="00621478" w:rsidRPr="003463EE" w:rsidRDefault="00000000">
      <w:pPr>
        <w:rPr>
          <w:rFonts w:cs="Times New Roman"/>
        </w:rPr>
      </w:pPr>
      <w:r w:rsidRPr="003463EE">
        <w:rPr>
          <w:rFonts w:cs="Times New Roman"/>
          <w:highlight w:val="yellow"/>
        </w:rPr>
        <w:t>10.1. Mã code chưa kích hoạt: Phù hợp với chính sách của nhà phát hành (VNG), Mã code zVAS đã thanh toán không được hoàn tiền dưới bất kỳ hình thức nào, kể cả đối với Mã code chưa kích hoạt. Trường hợp Mã code lỗi thuộc trách nhiệm của Bên B được xử lý theo Điều 7.2.</w:t>
      </w:r>
      <w:commentRangeStart w:id="12"/>
      <w:r w:rsidRPr="003463EE">
        <w:rPr>
          <w:rFonts w:cs="Times New Roman"/>
        </w:rPr>
      </w:r>
      <w:r w:rsidRPr="003463EE">
        <w:rPr>
          <w:rFonts w:cs="Times New Roman"/>
          <w:b/>
        </w:rPr>
      </w:r>
      <w:r w:rsidRPr="003463EE">
        <w:rPr>
          <w:rFonts w:cs="Times New Roman"/>
        </w:rPr>
      </w:r>
      <w:commentRangeEnd w:id="12"/>
      <w:r w:rsidR="00AB5697">
        <w:rPr>
          <w:rStyle w:val="CommentReference"/>
        </w:rPr>
      </w:r>
    </w:p>
    <w:p w14:paraId="3AE34C1F" w14:textId="77777777" w:rsidR="00621478" w:rsidRPr="003463EE" w:rsidRDefault="00000000">
      <w:pPr>
        <w:rPr>
          <w:rFonts w:cs="Times New Roman"/>
        </w:rPr>
      </w:pPr>
      <w:r w:rsidRPr="003463EE">
        <w:rPr>
          <w:rFonts w:cs="Times New Roman"/>
        </w:rPr>
        <w:t>10.2. Mã code đã kích hoạt: Mã code zVAS đã được kích hoạt thành công trên tài khoản Zalo/ZingMP3 sẽ không được hoàn tiền dưới bất kỳ hình thức nào, trừ trường hợp lỗi được xác định thuộc trách nhiệm của Bên B và được xác nhận bằng văn bản.</w:t>
      </w:r>
      <w:r w:rsidRPr="003463EE">
        <w:rPr>
          <w:rFonts w:cs="Times New Roman"/>
          <w:b/>
        </w:rPr>
      </w:r>
      <w:r w:rsidRPr="003463EE">
        <w:rPr>
          <w:rFonts w:cs="Times New Roman"/>
        </w:rPr>
      </w:r>
    </w:p>
    <w:p w14:paraId="3CEC1E19" w14:textId="77777777" w:rsidR="00621478" w:rsidRPr="003463EE" w:rsidRDefault="00000000">
      <w:pPr>
        <w:rPr>
          <w:rFonts w:cs="Times New Roman"/>
        </w:rPr>
      </w:pPr>
      <w:r w:rsidRPr="003463EE">
        <w:rPr>
          <w:rFonts w:cs="Times New Roman"/>
        </w:rPr>
        <w:t xml:space="preserve">10.3. </w:t>
      </w:r>
      <w:r w:rsidRPr="003463EE">
        <w:rPr>
          <w:rFonts w:cs="Times New Roman"/>
          <w:b/>
        </w:rPr>
        <w:t>Mã code lỗi:</w:t>
      </w:r>
      <w:r w:rsidRPr="003463EE">
        <w:rPr>
          <w:rFonts w:cs="Times New Roman"/>
        </w:rPr>
        <w:t xml:space="preserve"> xử lý theo Điều 7.2.</w:t>
      </w:r>
    </w:p>
    <w:p w14:paraId="494B80F2" w14:textId="77777777" w:rsidR="00621478" w:rsidRPr="003463EE" w:rsidRDefault="00000000">
      <w:pPr>
        <w:pStyle w:val="Heading2"/>
        <w:rPr>
          <w:rFonts w:ascii="Times New Roman" w:hAnsi="Times New Roman" w:cs="Times New Roman"/>
        </w:rPr>
      </w:pPr>
      <w:r w:rsidRPr="003463EE">
        <w:rPr>
          <w:rFonts w:ascii="Times New Roman" w:hAnsi="Times New Roman" w:cs="Times New Roman"/>
        </w:rPr>
        <w:lastRenderedPageBreak/>
        <w:t>ĐIỀU 11: BẢO MẬT THÔNG TIN VÀ BẢO VỆ DỮ LIỆU CÁ NHÂN</w:t>
      </w:r>
    </w:p>
    <w:p w14:paraId="709E91E9" w14:textId="77777777" w:rsidR="00621478" w:rsidRPr="003463EE" w:rsidRDefault="00000000">
      <w:pPr>
        <w:rPr>
          <w:rFonts w:cs="Times New Roman"/>
        </w:rPr>
      </w:pPr>
      <w:r w:rsidRPr="003463EE">
        <w:rPr>
          <w:rFonts w:cs="Times New Roman"/>
        </w:rPr>
        <w:t>11.1. Mỗi Bên giữ bí mật mọi thông tin kỹ thuật, tài chính, thương mại và các thông tin khác biết được từ hoặc liên quan đến Hợp đồng; không sử dụng cho mục đích ngoài Hợp đồng và không tiết lộ cho bên thứ ba khi chưa có chấp thuận bằng văn bản của Bên kia, trừ trường hợp tiết lộ theo yêu cầu của cơ quan nhà nước có thẩm quyền hoặc cho nhân sự, tư vấn có nghĩa vụ bảo mật tương ứng. Nghĩa vụ này tiếp tục có hiệu lực sau khi Hợp đồng chấm dứt.</w:t>
      </w:r>
    </w:p>
    <w:p w14:paraId="0E509B39" w14:textId="5D700102" w:rsidR="00621478" w:rsidRDefault="00000000">
      <w:pPr>
        <w:rPr>
          <w:ins w:id="13" w:author="maiht" w:date="2026-06-19T16:25:00Z" w16du:dateUtc="2026-06-19T09:25:00Z"/>
          <w:rFonts w:cs="Times New Roman"/>
        </w:rPr>
      </w:pPr>
      <w:r w:rsidRPr="003463EE">
        <w:rPr>
          <w:rFonts w:cs="Times New Roman"/>
          <w:highlight w:val="yellow"/>
        </w:rPr>
        <w:t>11.2. Bảo vệ dữ liệu cá nhân: Trường hợp việc thực hiện Hợp đồng phát sinh hoạt động xử lý dữ liệu cá nhân (ví dụ thông tin của Người Dùng Cuối do Bên A chỉ định phục vụ kích hoạt, hỗ trợ), Hai Bên xác định rõ vai trò Bên Kiểm soát/Bên Xử lý và ký kết Thỏa thuận Xử lý Dữ liệu Cá nhân (DPA) là một phần không tách rời của Hợp đồng. Mỗi Bên tuân thủ Luật Bảo vệ Dữ liệu Cá nhân số 91/2025/QH15, Nghị định số 356/2025/NĐ-CP và pháp luật có liên quan; áp dụng biện pháp kỹ thuật, tổ chức phù hợp để bảo vệ dữ liệu cá nhân, chỉ xử lý đúng mục đích và bảo đảm quyền của chủ thể dữ liệu (truy cập, chỉnh sửa, xóa, rút lại sự đồng ý).</w:t>
      </w:r>
      <w:r w:rsidRPr="003463EE">
        <w:rPr>
          <w:rFonts w:cs="Times New Roman"/>
          <w:b/>
        </w:rPr>
      </w:r>
      <w:r w:rsidRPr="003463EE">
        <w:rPr>
          <w:rFonts w:cs="Times New Roman"/>
        </w:rPr>
      </w:r>
      <w:commentRangeStart w:id="14"/>
      <w:del w:id="15" w:author="maiht" w:date="2026-06-19T16:25:00Z" w16du:dateUtc="2026-06-19T09:25:00Z">
        <w:r w:rsidRPr="003463EE" w:rsidDel="00664301">
          <w:rPr>
            <w:rFonts w:cs="Times New Roman"/>
          </w:rPr>
          <w:delText>Việc kích hoạt Mã code do Người Dùng Cuối tự thực hiện trên tài khoản Zalo/ZingMP3 của chính mình tại zbox.vn; Bên A không thu thập thông tin đăng nhập/tài khoản của Người Dùng Cuối. Trường hợp phát sinh việc xử lý dữ liệu cá nhân giữa Hai Bên, Hai Bên xác định rõ luồng dữ liệu (loại dữ liệu, bên thu thập, bên tiếp nhận, mục đích, nơi lưu trữ, việc chuyển cho bên thứ ba) và, nếu cần, ký Thỏa thuận Xử lý Dữ liệu Cá nhân (DPA) là một phần không tách rời của Hợp đồng, tuân thủ Luật Bảo vệ Dữ liệu Cá nhân số 91/2025/QH15 và Nghị định số 356/2025/NĐ-CP.</w:delText>
        </w:r>
      </w:del>
      <w:commentRangeEnd w:id="14"/>
      <w:r w:rsidR="00664301">
        <w:rPr>
          <w:rStyle w:val="CommentReference"/>
        </w:rPr>
      </w:r>
    </w:p>
    <w:p w14:paraId="5759E367" w14:textId="77777777" w:rsidR="00664301" w:rsidRPr="00664301" w:rsidRDefault="00664301" w:rsidP="00664301">
      <w:pPr>
        <w:rPr>
          <w:ins w:id="16" w:author="maiht" w:date="2026-06-19T16:25:00Z" w16du:dateUtc="2026-06-19T09:25:00Z"/>
          <w:rFonts w:cs="Times New Roman"/>
        </w:rPr>
      </w:pPr>
      <w:ins w:id="17" w:author="maiht" w:date="2026-06-19T16:25:00Z" w16du:dateUtc="2026-06-19T09:25:00Z">
        <w:r w:rsidRPr="00664301">
          <w:rPr>
            <w:rFonts w:cs="Times New Roman"/>
          </w:rPr>
          <w:t>Hai Bên ghi nhận rằng việc cung cấp Mã code zVAS theo Hợp đồng này về nguyên tắc không yêu cầu Bên A xử lý dữ liệu cá nhân của Người Dùng Cuối thay mặt Bên B.</w:t>
        </w:r>
      </w:ins>
    </w:p>
    <w:p w14:paraId="7834E070" w14:textId="77777777" w:rsidR="00664301" w:rsidRPr="00664301" w:rsidRDefault="00664301" w:rsidP="00664301">
      <w:pPr>
        <w:rPr>
          <w:ins w:id="18" w:author="maiht" w:date="2026-06-19T16:25:00Z" w16du:dateUtc="2026-06-19T09:25:00Z"/>
          <w:rFonts w:cs="Times New Roman"/>
        </w:rPr>
      </w:pPr>
      <w:ins w:id="19" w:author="maiht" w:date="2026-06-19T16:25:00Z" w16du:dateUtc="2026-06-19T09:25:00Z">
        <w:r w:rsidRPr="00664301">
          <w:rPr>
            <w:rFonts w:cs="Times New Roman"/>
          </w:rPr>
          <w:t>Trường hợp trong quá trình thực hiện Hợp đồng phát sinh hoạt động xử lý dữ liệu cá nhân giữa Hai Bên, Hai Bên sẽ xác định vai trò của từng Bên theo quy định của pháp luật về bảo vệ dữ liệu cá nhân và ký kết các thỏa thuận cần thiết (nếu có).</w:t>
        </w:r>
      </w:ins>
    </w:p>
    <w:p w14:paraId="1F3440F3" w14:textId="67F6EE37" w:rsidR="00664301" w:rsidRPr="003463EE" w:rsidRDefault="00664301" w:rsidP="00664301">
      <w:pPr>
        <w:rPr>
          <w:rFonts w:cs="Times New Roman"/>
        </w:rPr>
      </w:pPr>
      <w:ins w:id="20" w:author="maiht" w:date="2026-06-19T16:25:00Z" w16du:dateUtc="2026-06-19T09:25:00Z">
        <w:r w:rsidRPr="00664301">
          <w:rPr>
            <w:rFonts w:cs="Times New Roman"/>
          </w:rPr>
          <w:t>Bên B cam kết bảo đảm tính hợp pháp của việc thu thập, sử dụng và chuyển giao dữ liệu cá nhân cho Bên A. Bên B chịu trách nhiệm về việc đáp ứng các căn cứ xử lý dữ liệu cá nhân theo quy định của pháp luật. Bên A không chịu trách nhiệm đối với các vi phạm phát sinh từ việc Bên B thu thập, sử dụng hoặc chuyển giao dữ liệu cá nhân trái quy định pháp luật.</w:t>
        </w:r>
      </w:ins>
    </w:p>
    <w:p w14:paraId="455F8BAF" w14:textId="77777777" w:rsidR="00621478" w:rsidRPr="003463EE" w:rsidRDefault="00000000">
      <w:pPr>
        <w:rPr>
          <w:rFonts w:cs="Times New Roman"/>
        </w:rPr>
      </w:pPr>
      <w:r w:rsidRPr="003463EE">
        <w:rPr>
          <w:rFonts w:cs="Times New Roman"/>
        </w:rPr>
        <w:t>11.3. Vi phạm nghĩa vụ bảo mật bị coi là vi phạm nghiêm trọng Hợp đồng; Bên vi phạm phải bồi thường thiệt hại thực tế phát sinh cho Bên bị vi phạm.</w:t>
      </w:r>
    </w:p>
    <w:p w14:paraId="7D7E9854" w14:textId="77777777" w:rsidR="00621478" w:rsidRPr="003463EE" w:rsidRDefault="00000000">
      <w:pPr>
        <w:pStyle w:val="Heading2"/>
        <w:rPr>
          <w:rFonts w:ascii="Times New Roman" w:hAnsi="Times New Roman" w:cs="Times New Roman"/>
        </w:rPr>
      </w:pPr>
      <w:r w:rsidRPr="003463EE">
        <w:rPr>
          <w:rFonts w:ascii="Times New Roman" w:hAnsi="Times New Roman" w:cs="Times New Roman"/>
        </w:rPr>
        <w:t>ĐIỀU 12: SỞ HỮU TRÍ TUỆ</w:t>
      </w:r>
    </w:p>
    <w:p w14:paraId="7CA6D3F6" w14:textId="77777777" w:rsidR="00621478" w:rsidRPr="003463EE" w:rsidRDefault="00000000">
      <w:pPr>
        <w:rPr>
          <w:rFonts w:cs="Times New Roman"/>
        </w:rPr>
      </w:pPr>
      <w:r w:rsidRPr="003463EE">
        <w:rPr>
          <w:rFonts w:cs="Times New Roman"/>
        </w:rPr>
        <w:t>12.1. Toàn bộ nhãn hiệu, logo, hình ảnh, nội dung, phần mềm, hệ thống, tài liệu và các quyền sở hữu trí tuệ liên quan đến Dịch vụ zVAS thuộc sở hữu của VNG/Zalo, Bên B hoặc đối tác của các đơn vị này.</w:t>
      </w:r>
    </w:p>
    <w:p w14:paraId="271E718A" w14:textId="77777777" w:rsidR="00621478" w:rsidRPr="003463EE" w:rsidRDefault="00000000">
      <w:pPr>
        <w:rPr>
          <w:rFonts w:cs="Times New Roman"/>
        </w:rPr>
      </w:pPr>
      <w:r w:rsidRPr="003463EE">
        <w:rPr>
          <w:rFonts w:cs="Times New Roman"/>
        </w:rPr>
        <w:t>12.2. Bên A chỉ được sử dụng Dịch vụ zVAS trong phạm vi nội bộ và mục đích quy định tại Hợp đồng; không đăng ký, sao chép, sửa đổi, phân phối lại hoặc tạo sản phẩm phái sinh khi chưa có chấp thuận trước bằng văn bản của Bên B.</w:t>
      </w:r>
    </w:p>
    <w:p w14:paraId="55F687A2" w14:textId="77777777" w:rsidR="00621478" w:rsidRPr="003463EE" w:rsidRDefault="00000000">
      <w:pPr>
        <w:pStyle w:val="Heading2"/>
        <w:rPr>
          <w:rFonts w:ascii="Times New Roman" w:hAnsi="Times New Roman" w:cs="Times New Roman"/>
        </w:rPr>
      </w:pPr>
      <w:r w:rsidRPr="003463EE">
        <w:rPr>
          <w:rFonts w:ascii="Times New Roman" w:hAnsi="Times New Roman" w:cs="Times New Roman"/>
        </w:rPr>
        <w:lastRenderedPageBreak/>
        <w:t>ĐIỀU 13: PHẠT VI PHẠM VÀ BỒI THƯỜNG THIỆT HẠI</w:t>
      </w:r>
    </w:p>
    <w:p w14:paraId="6DBE3D25" w14:textId="77777777" w:rsidR="00621478" w:rsidRPr="003463EE" w:rsidRDefault="00000000">
      <w:pPr>
        <w:rPr>
          <w:rFonts w:cs="Times New Roman"/>
        </w:rPr>
      </w:pPr>
      <w:r w:rsidRPr="003463EE">
        <w:rPr>
          <w:rFonts w:cs="Times New Roman"/>
        </w:rPr>
        <w:t xml:space="preserve">13.1. </w:t>
      </w:r>
      <w:r w:rsidRPr="003463EE">
        <w:rPr>
          <w:rFonts w:cs="Times New Roman"/>
          <w:b/>
        </w:rPr>
        <w:t>Phạt vi phạm:</w:t>
      </w:r>
      <w:r w:rsidRPr="003463EE">
        <w:rPr>
          <w:rFonts w:cs="Times New Roman"/>
        </w:rPr>
        <w:t xml:space="preserve"> Bên vi phạm nghĩa vụ Hợp đồng phải chịu phạt vi phạm với mức </w:t>
      </w:r>
      <w:r w:rsidRPr="003463EE">
        <w:rPr>
          <w:rFonts w:cs="Times New Roman"/>
          <w:b/>
        </w:rPr>
        <w:t>8% (tám phần trăm)</w:t>
      </w:r>
      <w:r w:rsidRPr="003463EE">
        <w:rPr>
          <w:rFonts w:cs="Times New Roman"/>
        </w:rPr>
        <w:t xml:space="preserve"> giá trị phần nghĩa vụ Hợp đồng bị vi phạm, theo quy định tại Điều 301 Luật Thương mại.</w:t>
      </w:r>
    </w:p>
    <w:p w14:paraId="363CB8D7" w14:textId="77777777" w:rsidR="00621478" w:rsidRPr="003463EE" w:rsidRDefault="00000000">
      <w:pPr>
        <w:rPr>
          <w:rFonts w:cs="Times New Roman"/>
        </w:rPr>
      </w:pPr>
      <w:r w:rsidRPr="003463EE">
        <w:rPr>
          <w:rFonts w:cs="Times New Roman"/>
        </w:rPr>
        <w:t xml:space="preserve">13.2. </w:t>
      </w:r>
      <w:r w:rsidRPr="003463EE">
        <w:rPr>
          <w:rFonts w:cs="Times New Roman"/>
          <w:b/>
        </w:rPr>
        <w:t>Bồi thường thiệt hại:</w:t>
      </w:r>
      <w:r w:rsidRPr="003463EE">
        <w:rPr>
          <w:rFonts w:cs="Times New Roman"/>
        </w:rPr>
        <w:t xml:space="preserve"> Ngoài khoản phạt vi phạm, Bên vi phạm có trách nhiệm bồi thường cho Bên bị vi phạm các thiệt hại thực tế, trực tiếp phát sinh do hành vi vi phạm gây ra theo quy định của pháp luật.</w:t>
      </w:r>
    </w:p>
    <w:p w14:paraId="528BE872" w14:textId="77777777" w:rsidR="00621478" w:rsidRPr="003463EE" w:rsidRDefault="00000000">
      <w:pPr>
        <w:rPr>
          <w:rFonts w:cs="Times New Roman"/>
        </w:rPr>
      </w:pPr>
      <w:r w:rsidRPr="003463EE">
        <w:rPr>
          <w:rFonts w:cs="Times New Roman"/>
        </w:rPr>
        <w:t>13.3. Giới hạn trách nhiệm: Trừ trường hợp vi phạm nghĩa vụ bảo mật (Điều 11), hành vi cố ý hoặc gian lận, tổng trách nhiệm của Bên B phát sinh từ hoặc liên quan đến Hợp đồng không vượt quá Tổng giá trị Hợp đồng (hoặc giá trị đơn hàng liên quan đã thanh toán). Không Bên nào chịu trách nhiệm đối với các thiệt hại gián tiếp, mất doanh thu, mất lợi nhuận, mất dữ liệu hoặc thiệt hại mang tính hệ quả, trừ trường hợp pháp luật quy định khác.</w:t>
      </w:r>
      <w:r w:rsidRPr="003463EE">
        <w:rPr>
          <w:rFonts w:cs="Times New Roman"/>
          <w:b/>
        </w:rPr>
      </w:r>
      <w:r w:rsidRPr="003463EE">
        <w:rPr>
          <w:rFonts w:cs="Times New Roman"/>
        </w:rPr>
      </w:r>
    </w:p>
    <w:p w14:paraId="5C613D2C" w14:textId="77777777" w:rsidR="00621478" w:rsidRPr="003463EE" w:rsidRDefault="00000000">
      <w:pPr>
        <w:pStyle w:val="Heading2"/>
        <w:rPr>
          <w:rFonts w:ascii="Times New Roman" w:hAnsi="Times New Roman" w:cs="Times New Roman"/>
        </w:rPr>
      </w:pPr>
      <w:r w:rsidRPr="003463EE">
        <w:rPr>
          <w:rFonts w:ascii="Times New Roman" w:hAnsi="Times New Roman" w:cs="Times New Roman"/>
        </w:rPr>
        <w:t>ĐIỀU 14: PHÒNG CHỐNG THAM NHŨNG, HỐI LỘ VÀ TUÂN THỦ</w:t>
      </w:r>
    </w:p>
    <w:p w14:paraId="1974A012" w14:textId="77777777" w:rsidR="00621478" w:rsidRPr="003463EE" w:rsidRDefault="00000000">
      <w:pPr>
        <w:rPr>
          <w:rFonts w:cs="Times New Roman"/>
        </w:rPr>
      </w:pPr>
      <w:r w:rsidRPr="003463EE">
        <w:rPr>
          <w:rFonts w:cs="Times New Roman"/>
        </w:rPr>
        <w:t>14.1. Các Bên coi trọng đạo đức kinh doanh, sự liêm chính, minh bạch và tuân thủ pháp luật về phòng, chống tham nhũng. Không Bên nào và nhân sự của mình được đưa, nhận, môi giới hối lộ bằng tiền, hiện vật hoặc lợi ích khác, trực tiếp hoặc gián tiếp, đối với nhân sự của Bên còn lại hoặc bên thứ ba nhằm tác động đến việc ký kết và thực hiện Hợp đồng.</w:t>
      </w:r>
    </w:p>
    <w:p w14:paraId="2A2D9946" w14:textId="77777777" w:rsidR="00621478" w:rsidRPr="003463EE" w:rsidRDefault="00000000">
      <w:pPr>
        <w:rPr>
          <w:rFonts w:cs="Times New Roman"/>
        </w:rPr>
      </w:pPr>
      <w:r w:rsidRPr="003463EE">
        <w:rPr>
          <w:rFonts w:cs="Times New Roman"/>
        </w:rPr>
        <w:t>14.2. Mỗi Bên lập tức thông báo cho Bên còn lại khi phát hiện dấu hiệu vi phạm Điều này. Trường hợp một Bên có bằng chứng chứng minh Bên còn lại vi phạm, Bên bị vi phạm có quyền đơn phương chấm dứt Hợp đồng ngay lập tức mà không phải bồi thường, đồng thời Bên vi phạm phải bồi thường toàn bộ thiệt hại phát sinh.</w:t>
      </w:r>
    </w:p>
    <w:p w14:paraId="325DD7E4" w14:textId="77777777" w:rsidR="00621478" w:rsidRPr="003463EE" w:rsidRDefault="00000000">
      <w:pPr>
        <w:rPr>
          <w:rFonts w:cs="Times New Roman"/>
        </w:rPr>
      </w:pPr>
      <w:r w:rsidRPr="003463EE">
        <w:rPr>
          <w:rFonts w:cs="Times New Roman"/>
        </w:rPr>
        <w:t>14.3. Các Bên cam kết tuân thủ pháp luật hiện hành về phòng, chống rửa tiền và các quy định về cấm vận, trừng phạt kinh tế có liên quan.</w:t>
      </w:r>
    </w:p>
    <w:p w14:paraId="553007EA" w14:textId="77777777" w:rsidR="00621478" w:rsidRPr="003463EE" w:rsidRDefault="00000000">
      <w:pPr>
        <w:pStyle w:val="Heading2"/>
        <w:rPr>
          <w:rFonts w:ascii="Times New Roman" w:hAnsi="Times New Roman" w:cs="Times New Roman"/>
        </w:rPr>
      </w:pPr>
      <w:r w:rsidRPr="003463EE">
        <w:rPr>
          <w:rFonts w:ascii="Times New Roman" w:hAnsi="Times New Roman" w:cs="Times New Roman"/>
        </w:rPr>
        <w:t>ĐIỀU 15: SỰ KIỆN BẤT KHẢ KHÁNG</w:t>
      </w:r>
    </w:p>
    <w:p w14:paraId="2EAC7DCA" w14:textId="77777777" w:rsidR="00621478" w:rsidRPr="003463EE" w:rsidRDefault="00000000">
      <w:pPr>
        <w:rPr>
          <w:rFonts w:cs="Times New Roman"/>
        </w:rPr>
      </w:pPr>
      <w:r w:rsidRPr="003463EE">
        <w:rPr>
          <w:rFonts w:cs="Times New Roman"/>
        </w:rPr>
        <w:t>15.1. Bên bị ảnh hưởng bởi Sự Kiện Bất Khả Kháng được miễn trách nhiệm đối với việc không thực hiện hoặc chậm thực hiện nghĩa vụ tương ứng, với điều kiện thông báo bằng văn bản cho Bên kia ngay khi có thể, kèm chi tiết sự kiện, ảnh hưởng và biện pháp khắc phục, và áp dụng mọi biện pháp hợp lý để giảm thiểu thiệt hại.</w:t>
      </w:r>
    </w:p>
    <w:p w14:paraId="2A6289CC" w14:textId="77777777" w:rsidR="00621478" w:rsidRPr="003463EE" w:rsidRDefault="00000000">
      <w:pPr>
        <w:rPr>
          <w:rFonts w:cs="Times New Roman"/>
        </w:rPr>
      </w:pPr>
      <w:r w:rsidRPr="003463EE">
        <w:rPr>
          <w:rFonts w:cs="Times New Roman"/>
        </w:rPr>
        <w:t>15.2. Biến động thị trường, đình công, thiếu lao động không cấu thành Sự Kiện Bất Khả Kháng đối với nghĩa vụ thanh toán đã đến hạn.</w:t>
      </w:r>
    </w:p>
    <w:p w14:paraId="214D21AA" w14:textId="77777777" w:rsidR="00621478" w:rsidRPr="003463EE" w:rsidRDefault="00000000">
      <w:pPr>
        <w:rPr>
          <w:rFonts w:cs="Times New Roman"/>
        </w:rPr>
      </w:pPr>
      <w:r w:rsidRPr="003463EE">
        <w:rPr>
          <w:rFonts w:cs="Times New Roman"/>
        </w:rPr>
        <w:t xml:space="preserve">15.3. Nếu Sự Kiện Bất Khả Kháng kéo dài liên tục quá 30 (ba mươi) ngày, mỗi Bên có quyền chấm dứt Hợp đồng bằng văn bản (thông báo trước 15 ngày) mà không phải chịu </w:t>
      </w:r>
      <w:r w:rsidRPr="003463EE">
        <w:rPr>
          <w:rFonts w:cs="Times New Roman"/>
        </w:rPr>
        <w:lastRenderedPageBreak/>
        <w:t>trách nhiệm bồi thường, sau khi hoàn tất các nghĩa vụ tài chính còn tồn đọng và xử lý Mã code chưa kích hoạt theo Điều 10.1.</w:t>
      </w:r>
    </w:p>
    <w:p w14:paraId="27114655" w14:textId="77777777" w:rsidR="00621478" w:rsidRPr="003463EE" w:rsidRDefault="00000000">
      <w:pPr>
        <w:pStyle w:val="Heading2"/>
        <w:rPr>
          <w:rFonts w:ascii="Times New Roman" w:hAnsi="Times New Roman" w:cs="Times New Roman"/>
        </w:rPr>
      </w:pPr>
      <w:r w:rsidRPr="003463EE">
        <w:rPr>
          <w:rFonts w:ascii="Times New Roman" w:hAnsi="Times New Roman" w:cs="Times New Roman"/>
        </w:rPr>
        <w:t>ĐIỀU 16: THỜI HẠN, GIA HẠN VÀ CHẤM DỨT HỢP ĐỒNG</w:t>
      </w:r>
    </w:p>
    <w:p w14:paraId="5CC400F8" w14:textId="77777777" w:rsidR="00621478" w:rsidRPr="003463EE" w:rsidRDefault="00000000">
      <w:pPr>
        <w:rPr>
          <w:rFonts w:cs="Times New Roman"/>
        </w:rPr>
      </w:pPr>
      <w:r w:rsidRPr="003463EE">
        <w:rPr>
          <w:rFonts w:cs="Times New Roman"/>
        </w:rPr>
        <w:t>16.1. Hợp đồng có hiệu lực kể từ ngày ký và có thời hạn 12 (mười hai) tháng, hoặc đến khi Hai Bên hoàn thành toàn bộ nghĩa vụ theo Hợp đồng (tùy thời điểm nào đến sau). Thời hạn sử dụng từng gói dịch vụ thực hiện theo Phụ lục 01.</w:t>
      </w:r>
    </w:p>
    <w:p w14:paraId="66661EFB" w14:textId="77777777" w:rsidR="00621478" w:rsidRPr="003463EE" w:rsidRDefault="00000000">
      <w:pPr>
        <w:rPr>
          <w:rFonts w:cs="Times New Roman"/>
        </w:rPr>
      </w:pPr>
      <w:r w:rsidRPr="003463EE">
        <w:rPr>
          <w:rFonts w:cs="Times New Roman"/>
        </w:rPr>
        <w:t>16.2. Hợp đồng tự động gia hạn theo từng năm nếu trước khi hết hạn 30 (ba mươi) ngày không Bên nào gửi thông báo bằng văn bản đề nghị chấm dứt, trừ khi Hai Bên thỏa thuận khác.</w:t>
      </w:r>
    </w:p>
    <w:p w14:paraId="76BF6ACE" w14:textId="77777777" w:rsidR="00621478" w:rsidRPr="003463EE" w:rsidRDefault="00000000">
      <w:pPr>
        <w:rPr>
          <w:rFonts w:cs="Times New Roman"/>
        </w:rPr>
      </w:pPr>
      <w:r w:rsidRPr="003463EE">
        <w:rPr>
          <w:rFonts w:cs="Times New Roman"/>
        </w:rPr>
        <w:t>16.3. Hợp đồng có thể được chấm dứt trước thời hạn khi: (i) Hai Bên thỏa thuận bằng văn bản; (ii) một Bên bị giải thể, phá sản; (iii) một Bên vi phạm nghiêm trọng mà không khắc phục trong vòng 15 (mười lăm) ngày kể từ ngày nhận thông báo bằng văn bản của Bên bị vi phạm; (iv) một Bên đơn phương chấm dứt và thông báo bằng văn bản cho Bên còn lại trước 15 (mười lăm) ngày; (v) các trường hợp khác theo quy định của pháp luật và Hợp đồng.</w:t>
      </w:r>
    </w:p>
    <w:p w14:paraId="2871690F" w14:textId="77777777" w:rsidR="00621478" w:rsidRPr="003463EE" w:rsidRDefault="00000000">
      <w:pPr>
        <w:rPr>
          <w:rFonts w:cs="Times New Roman"/>
        </w:rPr>
      </w:pPr>
      <w:r w:rsidRPr="003463EE">
        <w:rPr>
          <w:rFonts w:cs="Times New Roman"/>
          <w:highlight w:val="yellow"/>
        </w:rPr>
        <w:t>16.4. Khi chấm dứt Hợp đồng, Hai Bên hoàn tất các nghĩa vụ tài chính còn tồn đọng, xử lý khiếu nại (nếu có) và thực hiện thanh lý theo Điều 17. Theo chính sách chung, Mã code zVAS đã mua (đã thanh toán) không được hoàn trả hoặc hoàn tiền dưới mọi hình thức, kể cả Mã code đã bàn giao nhưng chưa kích hoạt; Bên A chủ động sử dụng hết Mã code đã nhận trước thời điểm chấm dứt.</w:t>
      </w:r>
      <w:commentRangeStart w:id="21"/>
      <w:r w:rsidRPr="003463EE">
        <w:rPr>
          <w:rFonts w:cs="Times New Roman"/>
        </w:rPr>
      </w:r>
      <w:commentRangeEnd w:id="21"/>
      <w:r w:rsidR="00AB5697">
        <w:rPr>
          <w:rStyle w:val="CommentReference"/>
        </w:rPr>
      </w:r>
    </w:p>
    <w:p w14:paraId="21D8209E" w14:textId="77777777" w:rsidR="00621478" w:rsidRPr="003463EE" w:rsidRDefault="00000000">
      <w:pPr>
        <w:pStyle w:val="Heading2"/>
        <w:rPr>
          <w:rFonts w:ascii="Times New Roman" w:hAnsi="Times New Roman" w:cs="Times New Roman"/>
        </w:rPr>
      </w:pPr>
      <w:r w:rsidRPr="003463EE">
        <w:rPr>
          <w:rFonts w:ascii="Times New Roman" w:hAnsi="Times New Roman" w:cs="Times New Roman"/>
        </w:rPr>
        <w:t>ĐIỀU 17: NGHIỆM THU VÀ THANH LÝ HỢP ĐỒNG</w:t>
      </w:r>
    </w:p>
    <w:p w14:paraId="7B6821C4" w14:textId="77777777" w:rsidR="00621478" w:rsidRPr="003463EE" w:rsidRDefault="00000000">
      <w:pPr>
        <w:rPr>
          <w:rFonts w:cs="Times New Roman"/>
        </w:rPr>
      </w:pPr>
      <w:r w:rsidRPr="003463EE">
        <w:rPr>
          <w:rFonts w:cs="Times New Roman"/>
        </w:rPr>
        <w:t>17.1. Việc nghiệm thu bàn giao Mã code thực hiện theo Điều 6 và mẫu Biên bản tại Phụ lục 03.</w:t>
      </w:r>
    </w:p>
    <w:p w14:paraId="64E44A45" w14:textId="77777777" w:rsidR="00621478" w:rsidRPr="003463EE" w:rsidRDefault="00000000">
      <w:pPr>
        <w:rPr>
          <w:rFonts w:cs="Times New Roman"/>
        </w:rPr>
      </w:pPr>
      <w:r w:rsidRPr="003463EE">
        <w:rPr>
          <w:rFonts w:cs="Times New Roman"/>
        </w:rPr>
        <w:t xml:space="preserve">17.2. Sau khi Hai Bên hoàn thành các nghĩa vụ theo Hợp đồng (hoặc khi Hợp đồng chấm dứt), Hai Bên lập </w:t>
      </w:r>
      <w:r w:rsidRPr="003463EE">
        <w:rPr>
          <w:rFonts w:cs="Times New Roman"/>
          <w:b/>
        </w:rPr>
        <w:t>Biên bản thanh lý Hợp đồng</w:t>
      </w:r>
      <w:r w:rsidRPr="003463EE">
        <w:rPr>
          <w:rFonts w:cs="Times New Roman"/>
        </w:rPr>
        <w:t xml:space="preserve"> (theo mẫu tại Phụ lục 04) xác nhận khối lượng dịch vụ đã cung cấp, giá trị đã thanh toán và việc hoàn tất nghĩa vụ của mỗi Bên. Hợp đồng đương nhiên được thanh lý khi Hai Bên hoàn thành toàn bộ nghĩa vụ, kể cả khi chưa lập Biên bản thanh lý.</w:t>
      </w:r>
    </w:p>
    <w:p w14:paraId="250232D4" w14:textId="77777777" w:rsidR="00621478" w:rsidRPr="003463EE" w:rsidRDefault="00000000">
      <w:pPr>
        <w:pStyle w:val="Heading2"/>
        <w:rPr>
          <w:rFonts w:ascii="Times New Roman" w:hAnsi="Times New Roman" w:cs="Times New Roman"/>
        </w:rPr>
      </w:pPr>
      <w:r w:rsidRPr="003463EE">
        <w:rPr>
          <w:rFonts w:ascii="Times New Roman" w:hAnsi="Times New Roman" w:cs="Times New Roman"/>
        </w:rPr>
        <w:t>ĐIỀU 18: GIẢI QUYẾT TRANH CHẤP</w:t>
      </w:r>
    </w:p>
    <w:p w14:paraId="6064A8DC" w14:textId="77777777" w:rsidR="00621478" w:rsidRPr="003463EE" w:rsidRDefault="00000000">
      <w:pPr>
        <w:rPr>
          <w:rFonts w:cs="Times New Roman"/>
        </w:rPr>
      </w:pPr>
      <w:r w:rsidRPr="003463EE">
        <w:rPr>
          <w:rFonts w:cs="Times New Roman"/>
        </w:rPr>
        <w:t>18.1. Hợp đồng được điều chỉnh và diễn giải theo pháp luật Việt Nam.</w:t>
      </w:r>
    </w:p>
    <w:p w14:paraId="10AEE275" w14:textId="77777777" w:rsidR="00621478" w:rsidRPr="003463EE" w:rsidRDefault="00000000">
      <w:pPr>
        <w:rPr>
          <w:rFonts w:cs="Times New Roman"/>
        </w:rPr>
      </w:pPr>
      <w:r w:rsidRPr="003463EE">
        <w:rPr>
          <w:rFonts w:cs="Times New Roman"/>
        </w:rPr>
        <w:t xml:space="preserve">18.2. Mọi tranh chấp phát sinh từ hoặc liên quan đến Hợp đồng trước hết được giải quyết thông qua thương lượng, hòa giải thiện chí giữa Hai Bên. Trường hợp không đạt được thỏa thuận trong vòng 30 (ba mươi) ngày kể từ ngày phát sinh tranh chấp, tranh chấp được đưa ra giải quyết tại </w:t>
      </w:r>
      <w:r w:rsidRPr="003463EE">
        <w:rPr>
          <w:rFonts w:cs="Times New Roman"/>
          <w:b/>
        </w:rPr>
        <w:t>Tòa án nhân dân có thẩm quyền</w:t>
      </w:r>
      <w:r w:rsidRPr="003463EE">
        <w:rPr>
          <w:rFonts w:cs="Times New Roman"/>
        </w:rPr>
        <w:t xml:space="preserve"> theo quy định của pháp luật </w:t>
      </w:r>
      <w:r w:rsidRPr="003463EE">
        <w:rPr>
          <w:rFonts w:cs="Times New Roman"/>
        </w:rPr>
        <w:lastRenderedPageBreak/>
        <w:t>tố tụng dân sự Việt Nam. Bên thua kiện chịu án phí và các chi phí tố tụng hợp lý theo phán quyết của Tòa án.</w:t>
      </w:r>
    </w:p>
    <w:p>
      <w:r>
        <w:rPr>
          <w:b/>
          <w:color w:val="C00000"/>
          <w:sz w:val="20"/>
        </w:rPr>
        <w:t xml:space="preserve">【ĐỀ XUẤT/GÓP Ý】 </w:t>
      </w:r>
      <w:r>
        <w:rPr>
          <w:highlight w:val="yellow"/>
        </w:rPr>
        <w:t>Đã chọn Tòa án nhân dân có thẩm quyền (không dùng trọng tài) theo góp ý nhằm tránh án phí cao và bất lợi khi thi hành án.</w:t>
      </w:r>
    </w:p>
    <w:p w14:paraId="20325083" w14:textId="7D4877CB" w:rsidR="00621478" w:rsidRPr="003463EE" w:rsidDel="00AB5697" w:rsidRDefault="00000000">
      <w:pPr>
        <w:ind w:left="360"/>
        <w:rPr>
          <w:del w:id="22" w:author="maiht" w:date="2026-06-19T16:11:00Z" w16du:dateUtc="2026-06-19T09:11:00Z"/>
          <w:rFonts w:cs="Times New Roman"/>
        </w:rPr>
      </w:pPr>
      <w:commentRangeStart w:id="23"/>
      <w:del w:id="24" w:author="maiht" w:date="2026-06-19T16:11:00Z" w16du:dateUtc="2026-06-19T09:11:00Z">
        <w:r w:rsidRPr="003463EE" w:rsidDel="00AB5697">
          <w:rPr>
            <w:rFonts w:cs="Times New Roman"/>
            <w:i/>
          </w:rPr>
          <w:delText>Lưu ý: Trường hợp Hai Bên thống nhất lựa chọn trọng tài, có thể thay thế Điều 18.2 bằng: “tranh chấp được giải quyết tại Trung tâm Trọng tài Quốc tế Việt Nam (VIAC) theo Quy tắc tố tụng trọng tài của VIAC; phán quyết trọng tài là chung thẩm và bắt buộc thi hành.”</w:delText>
        </w:r>
      </w:del>
      <w:commentRangeEnd w:id="23"/>
      <w:r w:rsidR="00AB5697">
        <w:rPr>
          <w:rStyle w:val="CommentReference"/>
        </w:rPr>
        <w:commentReference w:id="23"/>
      </w:r>
    </w:p>
    <w:p w14:paraId="4547794C" w14:textId="77777777" w:rsidR="00621478" w:rsidRPr="003463EE" w:rsidRDefault="00000000">
      <w:pPr>
        <w:pStyle w:val="Heading2"/>
        <w:rPr>
          <w:rFonts w:ascii="Times New Roman" w:hAnsi="Times New Roman" w:cs="Times New Roman"/>
        </w:rPr>
      </w:pPr>
      <w:r w:rsidRPr="003463EE">
        <w:rPr>
          <w:rFonts w:ascii="Times New Roman" w:hAnsi="Times New Roman" w:cs="Times New Roman"/>
        </w:rPr>
        <w:t>ĐIỀU 19: ĐIỀU KHOẢN CHUNG</w:t>
      </w:r>
    </w:p>
    <w:p w14:paraId="62052BEE" w14:textId="77777777" w:rsidR="00621478" w:rsidRPr="003463EE" w:rsidRDefault="00000000">
      <w:pPr>
        <w:rPr>
          <w:rFonts w:cs="Times New Roman"/>
        </w:rPr>
      </w:pPr>
      <w:r w:rsidRPr="003463EE">
        <w:rPr>
          <w:rFonts w:cs="Times New Roman"/>
        </w:rPr>
        <w:t>19.1. Hợp đồng này cùng toàn bộ Phụ lục đính kèm cấu thành toàn bộ thỏa thuận giữa Hai Bên về đối tượng của Hợp đồng. Mọi sửa đổi, bổ sung phải lập thành văn bản (Phụ lục) do người có thẩm quyền của Hai Bên ký và là một phần không tách rời của Hợp đồng.</w:t>
      </w:r>
    </w:p>
    <w:p w14:paraId="7B7322B2" w14:textId="77777777" w:rsidR="00621478" w:rsidRPr="003463EE" w:rsidRDefault="00000000">
      <w:pPr>
        <w:rPr>
          <w:rFonts w:cs="Times New Roman"/>
        </w:rPr>
      </w:pPr>
      <w:r w:rsidRPr="003463EE">
        <w:rPr>
          <w:rFonts w:cs="Times New Roman"/>
        </w:rPr>
        <w:t>19.2. Nếu một điều khoản bị vô hiệu, các điều khoản còn lại vẫn có hiệu lực; Hai Bên cùng điều chỉnh nội dung sao cho giữ được mục đích ban đầu. Việc một Bên không thực hiện hoặc chậm thực hiện một quyền không cấu thành việc từ bỏ quyền đó.</w:t>
      </w:r>
    </w:p>
    <w:p w14:paraId="0B0713AF" w14:textId="77777777" w:rsidR="00621478" w:rsidRPr="003463EE" w:rsidRDefault="00000000">
      <w:pPr>
        <w:rPr>
          <w:rFonts w:cs="Times New Roman"/>
        </w:rPr>
      </w:pPr>
      <w:r w:rsidRPr="003463EE">
        <w:rPr>
          <w:rFonts w:cs="Times New Roman"/>
        </w:rPr>
        <w:t>19.3. Không Bên nào được chuyển nhượng quyền, nghĩa vụ theo Hợp đồng cho bên thứ ba khi chưa có chấp thuận bằng văn bản của Bên còn lại. Hợp đồng vẫn duy trì hiệu lực khi một Bên có thay đổi về nhân sự, cơ cấu tổ chức, quản lý theo quy định của pháp luật.</w:t>
      </w:r>
    </w:p>
    <w:p w14:paraId="298ACE5B" w14:textId="77777777" w:rsidR="00621478" w:rsidRPr="003463EE" w:rsidRDefault="00000000">
      <w:pPr>
        <w:rPr>
          <w:rFonts w:cs="Times New Roman"/>
        </w:rPr>
      </w:pPr>
      <w:r w:rsidRPr="003463EE">
        <w:rPr>
          <w:rFonts w:cs="Times New Roman"/>
        </w:rPr>
        <w:t>19.4. Các thông báo theo Hợp đồng được gửi bằng văn bản qua email, chuyển phát nhanh hoặc thư tay đến đầu mối của Hai Bên quy định tại Phụ lục 02.</w:t>
      </w:r>
    </w:p>
    <w:p w14:paraId="4D1B5239" w14:textId="77777777" w:rsidR="00621478" w:rsidRPr="003463EE" w:rsidRDefault="00000000">
      <w:pPr>
        <w:rPr>
          <w:rFonts w:cs="Times New Roman"/>
        </w:rPr>
      </w:pPr>
      <w:r w:rsidRPr="003463EE">
        <w:rPr>
          <w:rFonts w:cs="Times New Roman"/>
        </w:rPr>
        <w:t>19.5. Hợp đồng được lập thành 04 (bốn) bản có giá trị pháp lý như nhau, Bên B giữ 02 (hai) bản, Bên A giữ 02 (hai) bản, có hiệu lực kể từ ngày ký.</w:t>
      </w:r>
    </w:p>
    <w:p w14:paraId="2C2E3464" w14:textId="77777777" w:rsidR="00621478" w:rsidRPr="003463EE" w:rsidRDefault="00000000">
      <w:pPr>
        <w:rPr>
          <w:rFonts w:cs="Times New Roman"/>
        </w:rPr>
      </w:pPr>
      <w:r w:rsidRPr="003463EE">
        <w:rPr>
          <w:rFonts w:cs="Times New Roman"/>
          <w:i/>
        </w:rPr>
        <w:t>ĐỂ GHI NHẬN, đại diện có thẩm quyền của Hai Bên đã đọc, hiểu rõ và đồng ý ký kết Hợp đồng này vào ngày nêu tại phần đầu./.</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4320"/>
      </w:tblGrid>
      <w:tr w:rsidR="00621478" w:rsidRPr="003463EE" w14:paraId="3615F427" w14:textId="77777777" w:rsidTr="003463EE">
        <w:trPr>
          <w:jc w:val="center"/>
        </w:trPr>
        <w:tc>
          <w:tcPr>
            <w:tcW w:w="4320" w:type="dxa"/>
          </w:tcPr>
          <w:p w14:paraId="039CB873" w14:textId="77777777" w:rsidR="00621478" w:rsidRPr="003463EE" w:rsidRDefault="00000000" w:rsidP="003463EE">
            <w:pPr>
              <w:jc w:val="center"/>
              <w:rPr>
                <w:rFonts w:cs="Times New Roman"/>
              </w:rPr>
            </w:pPr>
            <w:r w:rsidRPr="003463EE">
              <w:rPr>
                <w:rFonts w:cs="Times New Roman"/>
                <w:b/>
              </w:rPr>
              <w:t>ĐẠI DIỆN BÊN B</w:t>
            </w:r>
          </w:p>
        </w:tc>
        <w:tc>
          <w:tcPr>
            <w:tcW w:w="4320" w:type="dxa"/>
          </w:tcPr>
          <w:p w14:paraId="2E5CB845" w14:textId="77777777" w:rsidR="00621478" w:rsidRPr="003463EE" w:rsidRDefault="00000000" w:rsidP="003463EE">
            <w:pPr>
              <w:jc w:val="center"/>
              <w:rPr>
                <w:rFonts w:cs="Times New Roman"/>
              </w:rPr>
            </w:pPr>
            <w:r w:rsidRPr="003463EE">
              <w:rPr>
                <w:rFonts w:cs="Times New Roman"/>
                <w:b/>
              </w:rPr>
              <w:t>ĐẠI DIỆN BÊN A</w:t>
            </w:r>
          </w:p>
        </w:tc>
      </w:tr>
      <w:tr w:rsidR="00621478" w:rsidRPr="003463EE" w14:paraId="4135DFF8" w14:textId="77777777" w:rsidTr="003463EE">
        <w:trPr>
          <w:jc w:val="center"/>
        </w:trPr>
        <w:tc>
          <w:tcPr>
            <w:tcW w:w="4320" w:type="dxa"/>
          </w:tcPr>
          <w:p w14:paraId="034441C8" w14:textId="77777777" w:rsidR="00621478" w:rsidRPr="003463EE" w:rsidRDefault="00000000" w:rsidP="003463EE">
            <w:pPr>
              <w:jc w:val="center"/>
              <w:rPr>
                <w:rFonts w:cs="Times New Roman"/>
              </w:rPr>
            </w:pPr>
            <w:r w:rsidRPr="003463EE">
              <w:rPr>
                <w:rFonts w:cs="Times New Roman"/>
              </w:rPr>
              <w:t>CÔNG TY CỔ PHẦN GAPIT</w:t>
            </w:r>
          </w:p>
        </w:tc>
        <w:tc>
          <w:tcPr>
            <w:tcW w:w="4320" w:type="dxa"/>
          </w:tcPr>
          <w:p w14:paraId="6C9C3F50" w14:textId="77777777" w:rsidR="00621478" w:rsidRPr="003463EE" w:rsidRDefault="00000000" w:rsidP="003463EE">
            <w:pPr>
              <w:jc w:val="center"/>
              <w:rPr>
                <w:rFonts w:cs="Times New Roman"/>
              </w:rPr>
            </w:pPr>
            <w:r w:rsidRPr="003463EE">
              <w:rPr>
                <w:rFonts w:cs="Times New Roman"/>
              </w:rPr>
              <w:t>…………………………………</w:t>
            </w:r>
          </w:p>
        </w:tc>
      </w:tr>
      <w:tr w:rsidR="00621478" w:rsidRPr="003463EE" w14:paraId="6CBB788C" w14:textId="77777777" w:rsidTr="003463EE">
        <w:trPr>
          <w:jc w:val="center"/>
        </w:trPr>
        <w:tc>
          <w:tcPr>
            <w:tcW w:w="4320" w:type="dxa"/>
          </w:tcPr>
          <w:p w14:paraId="4ADDF9E5" w14:textId="77777777" w:rsidR="00621478" w:rsidRPr="003463EE" w:rsidRDefault="00000000" w:rsidP="003463EE">
            <w:pPr>
              <w:jc w:val="center"/>
              <w:rPr>
                <w:rFonts w:cs="Times New Roman"/>
              </w:rPr>
            </w:pPr>
            <w:r w:rsidRPr="003463EE">
              <w:rPr>
                <w:rFonts w:cs="Times New Roman"/>
              </w:rPr>
              <w:t>(Ký, ghi rõ họ tên, đóng dấu)</w:t>
            </w:r>
          </w:p>
        </w:tc>
        <w:tc>
          <w:tcPr>
            <w:tcW w:w="4320" w:type="dxa"/>
          </w:tcPr>
          <w:p w14:paraId="40C8A700" w14:textId="77777777" w:rsidR="00621478" w:rsidRPr="003463EE" w:rsidRDefault="00000000" w:rsidP="003463EE">
            <w:pPr>
              <w:jc w:val="center"/>
              <w:rPr>
                <w:rFonts w:cs="Times New Roman"/>
              </w:rPr>
            </w:pPr>
            <w:r w:rsidRPr="003463EE">
              <w:rPr>
                <w:rFonts w:cs="Times New Roman"/>
              </w:rPr>
              <w:t>(Ký, ghi rõ họ tên, đóng dấu)</w:t>
            </w:r>
          </w:p>
        </w:tc>
      </w:tr>
      <w:tr w:rsidR="00621478" w:rsidRPr="003463EE" w14:paraId="69F62A5C" w14:textId="77777777" w:rsidTr="003463EE">
        <w:trPr>
          <w:trHeight w:val="2411"/>
          <w:jc w:val="center"/>
        </w:trPr>
        <w:tc>
          <w:tcPr>
            <w:tcW w:w="4320" w:type="dxa"/>
          </w:tcPr>
          <w:p w14:paraId="6F0C92FC" w14:textId="77777777" w:rsidR="00621478" w:rsidRPr="003463EE" w:rsidRDefault="00621478" w:rsidP="003463EE">
            <w:pPr>
              <w:jc w:val="center"/>
              <w:rPr>
                <w:rFonts w:cs="Times New Roman"/>
              </w:rPr>
            </w:pPr>
          </w:p>
        </w:tc>
        <w:tc>
          <w:tcPr>
            <w:tcW w:w="4320" w:type="dxa"/>
          </w:tcPr>
          <w:p w14:paraId="506FBEC3" w14:textId="77777777" w:rsidR="00621478" w:rsidRPr="003463EE" w:rsidRDefault="00621478" w:rsidP="003463EE">
            <w:pPr>
              <w:jc w:val="center"/>
              <w:rPr>
                <w:rFonts w:cs="Times New Roman"/>
              </w:rPr>
            </w:pPr>
          </w:p>
        </w:tc>
      </w:tr>
      <w:tr w:rsidR="00621478" w:rsidRPr="003463EE" w14:paraId="350796DA" w14:textId="77777777" w:rsidTr="003463EE">
        <w:trPr>
          <w:jc w:val="center"/>
        </w:trPr>
        <w:tc>
          <w:tcPr>
            <w:tcW w:w="4320" w:type="dxa"/>
          </w:tcPr>
          <w:p w14:paraId="23C3FE5D" w14:textId="77777777" w:rsidR="00621478" w:rsidRPr="003463EE" w:rsidRDefault="00000000" w:rsidP="003463EE">
            <w:pPr>
              <w:jc w:val="center"/>
              <w:rPr>
                <w:rFonts w:cs="Times New Roman"/>
              </w:rPr>
            </w:pPr>
            <w:r w:rsidRPr="003463EE">
              <w:rPr>
                <w:rFonts w:cs="Times New Roman"/>
                <w:b/>
              </w:rPr>
              <w:t>Nguyễn Văn Long</w:t>
            </w:r>
          </w:p>
        </w:tc>
        <w:tc>
          <w:tcPr>
            <w:tcW w:w="4320" w:type="dxa"/>
          </w:tcPr>
          <w:p w14:paraId="310201B0" w14:textId="77777777" w:rsidR="00621478" w:rsidRPr="003463EE" w:rsidRDefault="00000000" w:rsidP="003463EE">
            <w:pPr>
              <w:jc w:val="center"/>
              <w:rPr>
                <w:rFonts w:cs="Times New Roman"/>
              </w:rPr>
            </w:pPr>
            <w:r w:rsidRPr="003463EE">
              <w:rPr>
                <w:rFonts w:cs="Times New Roman"/>
              </w:rPr>
              <w:t>…………………………</w:t>
            </w:r>
          </w:p>
        </w:tc>
      </w:tr>
      <w:tr w:rsidR="00621478" w:rsidRPr="003463EE" w14:paraId="6A6FF5D6" w14:textId="77777777" w:rsidTr="003463EE">
        <w:trPr>
          <w:jc w:val="center"/>
        </w:trPr>
        <w:tc>
          <w:tcPr>
            <w:tcW w:w="4320" w:type="dxa"/>
          </w:tcPr>
          <w:p w14:paraId="7F3301D5" w14:textId="77777777" w:rsidR="00621478" w:rsidRPr="003463EE" w:rsidRDefault="00000000" w:rsidP="003463EE">
            <w:pPr>
              <w:jc w:val="center"/>
              <w:rPr>
                <w:rFonts w:cs="Times New Roman"/>
              </w:rPr>
            </w:pPr>
            <w:r w:rsidRPr="003463EE">
              <w:rPr>
                <w:rFonts w:cs="Times New Roman"/>
              </w:rPr>
              <w:t>GIÁM ĐỐC</w:t>
            </w:r>
          </w:p>
        </w:tc>
        <w:tc>
          <w:tcPr>
            <w:tcW w:w="4320" w:type="dxa"/>
          </w:tcPr>
          <w:p w14:paraId="62DA4402" w14:textId="77777777" w:rsidR="00621478" w:rsidRPr="003463EE" w:rsidRDefault="00000000" w:rsidP="003463EE">
            <w:pPr>
              <w:jc w:val="center"/>
              <w:rPr>
                <w:rFonts w:cs="Times New Roman"/>
              </w:rPr>
            </w:pPr>
            <w:r w:rsidRPr="003463EE">
              <w:rPr>
                <w:rFonts w:cs="Times New Roman"/>
              </w:rPr>
              <w:t>CHỨC VỤ: ……………</w:t>
            </w:r>
          </w:p>
        </w:tc>
      </w:tr>
    </w:tbl>
    <w:p w14:paraId="29B9AFED" w14:textId="77777777" w:rsidR="003463EE" w:rsidRDefault="003463EE">
      <w:pPr>
        <w:pStyle w:val="Heading1"/>
        <w:jc w:val="center"/>
        <w:rPr>
          <w:rFonts w:ascii="Times New Roman" w:hAnsi="Times New Roman" w:cs="Times New Roman"/>
        </w:rPr>
      </w:pPr>
    </w:p>
    <w:p w14:paraId="0F9A2663" w14:textId="77777777" w:rsidR="003463EE" w:rsidRDefault="003463EE">
      <w:pPr>
        <w:rPr>
          <w:rFonts w:eastAsiaTheme="majorEastAsia" w:cs="Times New Roman"/>
          <w:b/>
          <w:bCs/>
          <w:color w:val="365F91" w:themeColor="accent1" w:themeShade="BF"/>
          <w:sz w:val="28"/>
          <w:szCs w:val="28"/>
        </w:rPr>
      </w:pPr>
      <w:r>
        <w:rPr>
          <w:rFonts w:cs="Times New Roman"/>
        </w:rPr>
        <w:br w:type="page"/>
      </w:r>
    </w:p>
    <w:p w14:paraId="64370F45" w14:textId="539ED690" w:rsidR="00621478" w:rsidRPr="003463EE" w:rsidRDefault="00000000">
      <w:pPr>
        <w:pStyle w:val="Heading1"/>
        <w:jc w:val="center"/>
        <w:rPr>
          <w:rFonts w:ascii="Times New Roman" w:hAnsi="Times New Roman" w:cs="Times New Roman"/>
        </w:rPr>
      </w:pPr>
      <w:r w:rsidRPr="003463EE">
        <w:rPr>
          <w:rFonts w:ascii="Times New Roman" w:hAnsi="Times New Roman" w:cs="Times New Roman"/>
        </w:rPr>
        <w:lastRenderedPageBreak/>
        <w:t>PHỤ LỤC 01</w:t>
      </w:r>
    </w:p>
    <w:p w14:paraId="2F51C5ED" w14:textId="77777777" w:rsidR="00621478" w:rsidRPr="003463EE" w:rsidRDefault="00000000">
      <w:pPr>
        <w:pStyle w:val="Heading2"/>
        <w:rPr>
          <w:rFonts w:ascii="Times New Roman" w:hAnsi="Times New Roman" w:cs="Times New Roman"/>
        </w:rPr>
      </w:pPr>
      <w:r w:rsidRPr="003463EE">
        <w:rPr>
          <w:rFonts w:ascii="Times New Roman" w:hAnsi="Times New Roman" w:cs="Times New Roman"/>
        </w:rPr>
        <w:t>BẢNG GIÁ, GÓI DỊCH VỤ VÀ CHI TIẾT ĐƠN HÀNG</w:t>
      </w:r>
    </w:p>
    <w:p w14:paraId="6F22D23D" w14:textId="77777777" w:rsidR="00621478" w:rsidRPr="003463EE" w:rsidRDefault="00000000">
      <w:pPr>
        <w:rPr>
          <w:rFonts w:cs="Times New Roman"/>
        </w:rPr>
      </w:pPr>
      <w:r w:rsidRPr="003463EE">
        <w:rPr>
          <w:rFonts w:cs="Times New Roman"/>
        </w:rPr>
        <w:t>Đính kèm và là một phần không tách rời của Hợp đồng số ……/2026/HĐDV-zVAS/GPT.</w:t>
      </w:r>
    </w:p>
    <w:p w14:paraId="25E85065" w14:textId="77777777" w:rsidR="00621478" w:rsidRPr="003463EE" w:rsidRDefault="00000000">
      <w:pPr>
        <w:pStyle w:val="Heading3"/>
        <w:rPr>
          <w:rFonts w:ascii="Times New Roman" w:hAnsi="Times New Roman" w:cs="Times New Roman"/>
        </w:rPr>
      </w:pPr>
      <w:r w:rsidRPr="003463EE">
        <w:rPr>
          <w:rFonts w:ascii="Times New Roman" w:hAnsi="Times New Roman" w:cs="Times New Roman"/>
        </w:rPr>
        <w:t>1. Bảng giá niêm yết Dịch vụ zVAS (đã bao gồm VAT 10%)</w:t>
      </w:r>
    </w:p>
    <w:tbl>
      <w:tblPr>
        <w:tblStyle w:val="TableGrid"/>
        <w:tblW w:w="0" w:type="auto"/>
        <w:jc w:val="center"/>
        <w:tblLook w:val="04A0" w:firstRow="1" w:lastRow="0" w:firstColumn="1" w:lastColumn="0" w:noHBand="0" w:noVBand="1"/>
      </w:tblPr>
      <w:tblGrid>
        <w:gridCol w:w="2880"/>
        <w:gridCol w:w="2880"/>
        <w:gridCol w:w="2880"/>
      </w:tblGrid>
      <w:tr w:rsidR="00621478" w:rsidRPr="003463EE" w14:paraId="7199A03A" w14:textId="77777777">
        <w:trPr>
          <w:jc w:val="center"/>
        </w:trPr>
        <w:tc>
          <w:tcPr>
            <w:tcW w:w="2880" w:type="dxa"/>
          </w:tcPr>
          <w:p w14:paraId="5C60EB43" w14:textId="77777777" w:rsidR="00621478" w:rsidRPr="003463EE" w:rsidRDefault="00000000">
            <w:pPr>
              <w:rPr>
                <w:rFonts w:cs="Times New Roman"/>
              </w:rPr>
            </w:pPr>
            <w:r w:rsidRPr="003463EE">
              <w:rPr>
                <w:rFonts w:cs="Times New Roman"/>
                <w:b/>
              </w:rPr>
              <w:t>Dịch vụ</w:t>
            </w:r>
          </w:p>
        </w:tc>
        <w:tc>
          <w:tcPr>
            <w:tcW w:w="2880" w:type="dxa"/>
          </w:tcPr>
          <w:p w14:paraId="0D2E4881" w14:textId="77777777" w:rsidR="00621478" w:rsidRPr="003463EE" w:rsidRDefault="00000000">
            <w:pPr>
              <w:rPr>
                <w:rFonts w:cs="Times New Roman"/>
              </w:rPr>
            </w:pPr>
            <w:r w:rsidRPr="003463EE">
              <w:rPr>
                <w:rFonts w:cs="Times New Roman"/>
                <w:b/>
              </w:rPr>
              <w:t>Gói</w:t>
            </w:r>
          </w:p>
        </w:tc>
        <w:tc>
          <w:tcPr>
            <w:tcW w:w="2880" w:type="dxa"/>
          </w:tcPr>
          <w:p w14:paraId="43A02433" w14:textId="77777777" w:rsidR="00621478" w:rsidRPr="003463EE" w:rsidRDefault="00000000">
            <w:pPr>
              <w:rPr>
                <w:rFonts w:cs="Times New Roman"/>
              </w:rPr>
            </w:pPr>
            <w:r w:rsidRPr="003463EE">
              <w:rPr>
                <w:rFonts w:cs="Times New Roman"/>
                <w:b/>
              </w:rPr>
              <w:t>Đơn giá niêm yết</w:t>
            </w:r>
          </w:p>
        </w:tc>
      </w:tr>
      <w:tr w:rsidR="00621478" w:rsidRPr="003463EE" w14:paraId="51504292" w14:textId="77777777">
        <w:trPr>
          <w:jc w:val="center"/>
        </w:trPr>
        <w:tc>
          <w:tcPr>
            <w:tcW w:w="2880" w:type="dxa"/>
          </w:tcPr>
          <w:p w14:paraId="7F1C27FE" w14:textId="77777777" w:rsidR="00621478" w:rsidRPr="003463EE" w:rsidRDefault="00000000">
            <w:pPr>
              <w:rPr>
                <w:rFonts w:cs="Times New Roman"/>
              </w:rPr>
            </w:pPr>
            <w:r w:rsidRPr="003463EE">
              <w:rPr>
                <w:rFonts w:cs="Times New Roman"/>
              </w:rPr>
              <w:t>zBusiness</w:t>
            </w:r>
          </w:p>
        </w:tc>
        <w:tc>
          <w:tcPr>
            <w:tcW w:w="2880" w:type="dxa"/>
          </w:tcPr>
          <w:p w14:paraId="7637473D" w14:textId="77777777" w:rsidR="00621478" w:rsidRPr="003463EE" w:rsidRDefault="00000000">
            <w:pPr>
              <w:rPr>
                <w:rFonts w:cs="Times New Roman"/>
              </w:rPr>
            </w:pPr>
            <w:r w:rsidRPr="003463EE">
              <w:rPr>
                <w:rFonts w:cs="Times New Roman"/>
              </w:rPr>
              <w:t>Basic 12 tháng</w:t>
            </w:r>
          </w:p>
        </w:tc>
        <w:tc>
          <w:tcPr>
            <w:tcW w:w="2880" w:type="dxa"/>
          </w:tcPr>
          <w:p w14:paraId="41B4D4B0" w14:textId="77777777" w:rsidR="00621478" w:rsidRPr="003463EE" w:rsidRDefault="00000000">
            <w:pPr>
              <w:rPr>
                <w:rFonts w:cs="Times New Roman"/>
              </w:rPr>
            </w:pPr>
            <w:r w:rsidRPr="003463EE">
              <w:rPr>
                <w:rFonts w:cs="Times New Roman"/>
              </w:rPr>
              <w:t>1.990.000 VNĐ</w:t>
            </w:r>
          </w:p>
        </w:tc>
      </w:tr>
      <w:tr w:rsidR="00621478" w:rsidRPr="003463EE" w14:paraId="3847A6C7" w14:textId="77777777">
        <w:trPr>
          <w:jc w:val="center"/>
        </w:trPr>
        <w:tc>
          <w:tcPr>
            <w:tcW w:w="2880" w:type="dxa"/>
          </w:tcPr>
          <w:p w14:paraId="0F16C4B1" w14:textId="77777777" w:rsidR="00621478" w:rsidRPr="003463EE" w:rsidRDefault="00000000">
            <w:pPr>
              <w:rPr>
                <w:rFonts w:cs="Times New Roman"/>
              </w:rPr>
            </w:pPr>
            <w:r w:rsidRPr="003463EE">
              <w:rPr>
                <w:rFonts w:cs="Times New Roman"/>
              </w:rPr>
              <w:t>zCloud</w:t>
            </w:r>
          </w:p>
        </w:tc>
        <w:tc>
          <w:tcPr>
            <w:tcW w:w="2880" w:type="dxa"/>
          </w:tcPr>
          <w:p w14:paraId="7784721F" w14:textId="77777777" w:rsidR="00621478" w:rsidRPr="003463EE" w:rsidRDefault="00000000">
            <w:pPr>
              <w:rPr>
                <w:rFonts w:cs="Times New Roman"/>
              </w:rPr>
            </w:pPr>
            <w:r w:rsidRPr="003463EE">
              <w:rPr>
                <w:rFonts w:cs="Times New Roman"/>
              </w:rPr>
              <w:t>10 GB / năm</w:t>
            </w:r>
          </w:p>
        </w:tc>
        <w:tc>
          <w:tcPr>
            <w:tcW w:w="2880" w:type="dxa"/>
          </w:tcPr>
          <w:p w14:paraId="2F1AF577" w14:textId="77777777" w:rsidR="00621478" w:rsidRPr="003463EE" w:rsidRDefault="00000000">
            <w:pPr>
              <w:rPr>
                <w:rFonts w:cs="Times New Roman"/>
              </w:rPr>
            </w:pPr>
            <w:r w:rsidRPr="003463EE">
              <w:rPr>
                <w:rFonts w:cs="Times New Roman"/>
              </w:rPr>
              <w:t>190.000 VNĐ</w:t>
            </w:r>
          </w:p>
        </w:tc>
      </w:tr>
      <w:tr w:rsidR="00621478" w:rsidRPr="003463EE" w14:paraId="7009F9A3" w14:textId="77777777">
        <w:trPr>
          <w:jc w:val="center"/>
        </w:trPr>
        <w:tc>
          <w:tcPr>
            <w:tcW w:w="2880" w:type="dxa"/>
          </w:tcPr>
          <w:p w14:paraId="2FD60440" w14:textId="77777777" w:rsidR="00621478" w:rsidRPr="003463EE" w:rsidRDefault="00000000">
            <w:pPr>
              <w:rPr>
                <w:rFonts w:cs="Times New Roman"/>
              </w:rPr>
            </w:pPr>
            <w:r w:rsidRPr="003463EE">
              <w:rPr>
                <w:rFonts w:cs="Times New Roman"/>
              </w:rPr>
              <w:t>zCloud</w:t>
            </w:r>
          </w:p>
        </w:tc>
        <w:tc>
          <w:tcPr>
            <w:tcW w:w="2880" w:type="dxa"/>
          </w:tcPr>
          <w:p w14:paraId="406DCA91" w14:textId="77777777" w:rsidR="00621478" w:rsidRPr="003463EE" w:rsidRDefault="00000000">
            <w:pPr>
              <w:rPr>
                <w:rFonts w:cs="Times New Roman"/>
              </w:rPr>
            </w:pPr>
            <w:r w:rsidRPr="003463EE">
              <w:rPr>
                <w:rFonts w:cs="Times New Roman"/>
              </w:rPr>
              <w:t>100 GB / năm</w:t>
            </w:r>
          </w:p>
        </w:tc>
        <w:tc>
          <w:tcPr>
            <w:tcW w:w="2880" w:type="dxa"/>
          </w:tcPr>
          <w:p w14:paraId="4F00E2CF" w14:textId="77777777" w:rsidR="00621478" w:rsidRPr="003463EE" w:rsidRDefault="00000000">
            <w:pPr>
              <w:rPr>
                <w:rFonts w:cs="Times New Roman"/>
              </w:rPr>
            </w:pPr>
            <w:r w:rsidRPr="003463EE">
              <w:rPr>
                <w:rFonts w:cs="Times New Roman"/>
              </w:rPr>
              <w:t>490.000 VNĐ</w:t>
            </w:r>
          </w:p>
        </w:tc>
      </w:tr>
      <w:tr w:rsidR="00621478" w:rsidRPr="003463EE" w14:paraId="437F3498" w14:textId="77777777">
        <w:trPr>
          <w:jc w:val="center"/>
        </w:trPr>
        <w:tc>
          <w:tcPr>
            <w:tcW w:w="2880" w:type="dxa"/>
          </w:tcPr>
          <w:p w14:paraId="49BAC545" w14:textId="77777777" w:rsidR="00621478" w:rsidRPr="003463EE" w:rsidRDefault="00000000">
            <w:pPr>
              <w:rPr>
                <w:rFonts w:cs="Times New Roman"/>
              </w:rPr>
            </w:pPr>
            <w:r w:rsidRPr="003463EE">
              <w:rPr>
                <w:rFonts w:cs="Times New Roman"/>
              </w:rPr>
              <w:t>zCloud</w:t>
            </w:r>
          </w:p>
        </w:tc>
        <w:tc>
          <w:tcPr>
            <w:tcW w:w="2880" w:type="dxa"/>
          </w:tcPr>
          <w:p w14:paraId="1D2EC701" w14:textId="77777777" w:rsidR="00621478" w:rsidRPr="003463EE" w:rsidRDefault="00000000">
            <w:pPr>
              <w:rPr>
                <w:rFonts w:cs="Times New Roman"/>
              </w:rPr>
            </w:pPr>
            <w:r w:rsidRPr="003463EE">
              <w:rPr>
                <w:rFonts w:cs="Times New Roman"/>
              </w:rPr>
              <w:t>500 GB / năm (Family)</w:t>
            </w:r>
          </w:p>
        </w:tc>
        <w:tc>
          <w:tcPr>
            <w:tcW w:w="2880" w:type="dxa"/>
          </w:tcPr>
          <w:p w14:paraId="26952A29" w14:textId="77777777" w:rsidR="00621478" w:rsidRPr="003463EE" w:rsidRDefault="00000000">
            <w:pPr>
              <w:rPr>
                <w:rFonts w:cs="Times New Roman"/>
              </w:rPr>
            </w:pPr>
            <w:r w:rsidRPr="003463EE">
              <w:rPr>
                <w:rFonts w:cs="Times New Roman"/>
              </w:rPr>
              <w:t>1.490.000 VNĐ</w:t>
            </w:r>
          </w:p>
        </w:tc>
      </w:tr>
      <w:tr w:rsidR="00621478" w:rsidRPr="003463EE" w14:paraId="51FB997B" w14:textId="77777777">
        <w:trPr>
          <w:jc w:val="center"/>
        </w:trPr>
        <w:tc>
          <w:tcPr>
            <w:tcW w:w="2880" w:type="dxa"/>
          </w:tcPr>
          <w:p w14:paraId="021192EC" w14:textId="77777777" w:rsidR="00621478" w:rsidRPr="003463EE" w:rsidRDefault="00000000">
            <w:pPr>
              <w:rPr>
                <w:rFonts w:cs="Times New Roman"/>
              </w:rPr>
            </w:pPr>
            <w:r w:rsidRPr="003463EE">
              <w:rPr>
                <w:rFonts w:cs="Times New Roman"/>
              </w:rPr>
              <w:t>zCloud</w:t>
            </w:r>
          </w:p>
        </w:tc>
        <w:tc>
          <w:tcPr>
            <w:tcW w:w="2880" w:type="dxa"/>
          </w:tcPr>
          <w:p w14:paraId="773E2A31" w14:textId="77777777" w:rsidR="00621478" w:rsidRPr="003463EE" w:rsidRDefault="00000000">
            <w:pPr>
              <w:rPr>
                <w:rFonts w:cs="Times New Roman"/>
              </w:rPr>
            </w:pPr>
            <w:r w:rsidRPr="003463EE">
              <w:rPr>
                <w:rFonts w:cs="Times New Roman"/>
              </w:rPr>
              <w:t>1 TB / năm (Family)</w:t>
            </w:r>
          </w:p>
        </w:tc>
        <w:tc>
          <w:tcPr>
            <w:tcW w:w="2880" w:type="dxa"/>
          </w:tcPr>
          <w:p w14:paraId="26E59E6E" w14:textId="77777777" w:rsidR="00621478" w:rsidRPr="003463EE" w:rsidRDefault="00000000">
            <w:pPr>
              <w:rPr>
                <w:rFonts w:cs="Times New Roman"/>
              </w:rPr>
            </w:pPr>
            <w:r w:rsidRPr="003463EE">
              <w:rPr>
                <w:rFonts w:cs="Times New Roman"/>
              </w:rPr>
              <w:t>2.990.000 VNĐ</w:t>
            </w:r>
          </w:p>
        </w:tc>
      </w:tr>
      <w:tr w:rsidR="00621478" w:rsidRPr="003463EE" w14:paraId="13C6CD10" w14:textId="77777777">
        <w:trPr>
          <w:jc w:val="center"/>
        </w:trPr>
        <w:tc>
          <w:tcPr>
            <w:tcW w:w="2880" w:type="dxa"/>
          </w:tcPr>
          <w:p w14:paraId="3C3BF460" w14:textId="77777777" w:rsidR="00621478" w:rsidRPr="003463EE" w:rsidRDefault="00000000">
            <w:pPr>
              <w:rPr>
                <w:rFonts w:cs="Times New Roman"/>
              </w:rPr>
            </w:pPr>
            <w:r w:rsidRPr="003463EE">
              <w:rPr>
                <w:rFonts w:cs="Times New Roman"/>
              </w:rPr>
              <w:t>zStyle</w:t>
            </w:r>
          </w:p>
        </w:tc>
        <w:tc>
          <w:tcPr>
            <w:tcW w:w="2880" w:type="dxa"/>
          </w:tcPr>
          <w:p w14:paraId="631AE7E8" w14:textId="77777777" w:rsidR="00621478" w:rsidRPr="003463EE" w:rsidRDefault="00000000">
            <w:pPr>
              <w:rPr>
                <w:rFonts w:cs="Times New Roman"/>
              </w:rPr>
            </w:pPr>
            <w:r w:rsidRPr="003463EE">
              <w:rPr>
                <w:rFonts w:cs="Times New Roman"/>
              </w:rPr>
              <w:t>6 tháng</w:t>
            </w:r>
          </w:p>
        </w:tc>
        <w:tc>
          <w:tcPr>
            <w:tcW w:w="2880" w:type="dxa"/>
          </w:tcPr>
          <w:p w14:paraId="1A3F91BD" w14:textId="77777777" w:rsidR="00621478" w:rsidRPr="003463EE" w:rsidRDefault="00000000">
            <w:pPr>
              <w:rPr>
                <w:rFonts w:cs="Times New Roman"/>
              </w:rPr>
            </w:pPr>
            <w:r w:rsidRPr="003463EE">
              <w:rPr>
                <w:rFonts w:cs="Times New Roman"/>
              </w:rPr>
              <w:t>99.000 VNĐ</w:t>
            </w:r>
          </w:p>
        </w:tc>
      </w:tr>
      <w:tr w:rsidR="00621478" w:rsidRPr="003463EE" w14:paraId="6AE2B918" w14:textId="77777777">
        <w:trPr>
          <w:jc w:val="center"/>
        </w:trPr>
        <w:tc>
          <w:tcPr>
            <w:tcW w:w="2880" w:type="dxa"/>
          </w:tcPr>
          <w:p w14:paraId="4CB5AAA4" w14:textId="77777777" w:rsidR="00621478" w:rsidRPr="003463EE" w:rsidRDefault="00000000">
            <w:pPr>
              <w:rPr>
                <w:rFonts w:cs="Times New Roman"/>
              </w:rPr>
            </w:pPr>
            <w:r w:rsidRPr="003463EE">
              <w:rPr>
                <w:rFonts w:cs="Times New Roman"/>
              </w:rPr>
              <w:t>zStyle</w:t>
            </w:r>
          </w:p>
        </w:tc>
        <w:tc>
          <w:tcPr>
            <w:tcW w:w="2880" w:type="dxa"/>
          </w:tcPr>
          <w:p w14:paraId="70602885" w14:textId="77777777" w:rsidR="00621478" w:rsidRPr="003463EE" w:rsidRDefault="00000000">
            <w:pPr>
              <w:rPr>
                <w:rFonts w:cs="Times New Roman"/>
              </w:rPr>
            </w:pPr>
            <w:r w:rsidRPr="003463EE">
              <w:rPr>
                <w:rFonts w:cs="Times New Roman"/>
              </w:rPr>
              <w:t>12 tháng</w:t>
            </w:r>
          </w:p>
        </w:tc>
        <w:tc>
          <w:tcPr>
            <w:tcW w:w="2880" w:type="dxa"/>
          </w:tcPr>
          <w:p w14:paraId="33FF7971" w14:textId="77777777" w:rsidR="00621478" w:rsidRPr="003463EE" w:rsidRDefault="00000000">
            <w:pPr>
              <w:rPr>
                <w:rFonts w:cs="Times New Roman"/>
              </w:rPr>
            </w:pPr>
            <w:r w:rsidRPr="003463EE">
              <w:rPr>
                <w:rFonts w:cs="Times New Roman"/>
              </w:rPr>
              <w:t>149.000 VNĐ</w:t>
            </w:r>
          </w:p>
        </w:tc>
      </w:tr>
      <w:tr w:rsidR="00621478" w:rsidRPr="003463EE" w14:paraId="60AF0E01" w14:textId="77777777">
        <w:trPr>
          <w:jc w:val="center"/>
        </w:trPr>
        <w:tc>
          <w:tcPr>
            <w:tcW w:w="2880" w:type="dxa"/>
          </w:tcPr>
          <w:p w14:paraId="16E3ADC8" w14:textId="77777777" w:rsidR="00621478" w:rsidRPr="003463EE" w:rsidRDefault="00000000">
            <w:pPr>
              <w:rPr>
                <w:rFonts w:cs="Times New Roman"/>
              </w:rPr>
            </w:pPr>
            <w:r w:rsidRPr="003463EE">
              <w:rPr>
                <w:rFonts w:cs="Times New Roman"/>
              </w:rPr>
              <w:t>Nhạc chờ Doanh nghiệp</w:t>
            </w:r>
          </w:p>
        </w:tc>
        <w:tc>
          <w:tcPr>
            <w:tcW w:w="2880" w:type="dxa"/>
          </w:tcPr>
          <w:p w14:paraId="378E800A" w14:textId="77777777" w:rsidR="00621478" w:rsidRPr="003463EE" w:rsidRDefault="00000000">
            <w:pPr>
              <w:rPr>
                <w:rFonts w:cs="Times New Roman"/>
              </w:rPr>
            </w:pPr>
            <w:r w:rsidRPr="003463EE">
              <w:rPr>
                <w:rFonts w:cs="Times New Roman"/>
              </w:rPr>
              <w:t>Upload Zing</w:t>
            </w:r>
          </w:p>
        </w:tc>
        <w:tc>
          <w:tcPr>
            <w:tcW w:w="2880" w:type="dxa"/>
          </w:tcPr>
          <w:p w14:paraId="70D2C3D1" w14:textId="77777777" w:rsidR="00621478" w:rsidRPr="003463EE" w:rsidRDefault="00000000">
            <w:pPr>
              <w:rPr>
                <w:rFonts w:cs="Times New Roman"/>
              </w:rPr>
            </w:pPr>
            <w:r w:rsidRPr="003463EE">
              <w:rPr>
                <w:rFonts w:cs="Times New Roman"/>
              </w:rPr>
              <w:t>30.000.000 VNĐ (chưa bao gồm VAT)</w:t>
            </w:r>
          </w:p>
        </w:tc>
      </w:tr>
    </w:tbl>
    <w:p w14:paraId="36B9178D" w14:textId="77777777" w:rsidR="00621478" w:rsidRPr="003463EE" w:rsidRDefault="00000000">
      <w:pPr>
        <w:rPr>
          <w:rFonts w:cs="Times New Roman"/>
        </w:rPr>
      </w:pPr>
      <w:r w:rsidRPr="003463EE">
        <w:rPr>
          <w:rFonts w:cs="Times New Roman"/>
          <w:i/>
        </w:rPr>
        <w:t>Ghi chú: Đơn giá đã bao gồm thuế GTGT 10%, trừ gói Nhạc chờ Doanh nghiệp (phí upload, chưa bao gồm VAT). ZingMP3 Plus/Premium và zMelody áp dụng theo bảng giá công bố của Bên B tại từng thời điểm.</w:t>
      </w:r>
    </w:p>
    <w:p w14:paraId="75C9583B" w14:textId="77777777" w:rsidR="00621478" w:rsidRPr="003463EE" w:rsidRDefault="00000000">
      <w:pPr>
        <w:pStyle w:val="Heading3"/>
        <w:rPr>
          <w:rFonts w:ascii="Times New Roman" w:hAnsi="Times New Roman" w:cs="Times New Roman"/>
        </w:rPr>
      </w:pPr>
      <w:r w:rsidRPr="003463EE">
        <w:rPr>
          <w:rFonts w:ascii="Times New Roman" w:hAnsi="Times New Roman" w:cs="Times New Roman"/>
        </w:rPr>
        <w:t>2. Chính sách chiết khấu theo số lượng tài khoản (khách hàng doanh nghiệp/tổ chức)</w:t>
      </w:r>
    </w:p>
    <w:tbl>
      <w:tblPr>
        <w:tblStyle w:val="TableGrid"/>
        <w:tblW w:w="0" w:type="auto"/>
        <w:jc w:val="center"/>
        <w:tblLook w:val="04A0" w:firstRow="1" w:lastRow="0" w:firstColumn="1" w:lastColumn="0" w:noHBand="0" w:noVBand="1"/>
      </w:tblPr>
      <w:tblGrid>
        <w:gridCol w:w="2880"/>
        <w:gridCol w:w="2880"/>
        <w:gridCol w:w="2880"/>
      </w:tblGrid>
      <w:tr w:rsidR="00621478" w:rsidRPr="003463EE" w14:paraId="43D2D180" w14:textId="77777777">
        <w:trPr>
          <w:jc w:val="center"/>
        </w:trPr>
        <w:tc>
          <w:tcPr>
            <w:tcW w:w="2880" w:type="dxa"/>
          </w:tcPr>
          <w:p w14:paraId="484AD1BC" w14:textId="77777777" w:rsidR="00621478" w:rsidRPr="003463EE" w:rsidRDefault="00000000">
            <w:pPr>
              <w:rPr>
                <w:rFonts w:cs="Times New Roman"/>
              </w:rPr>
            </w:pPr>
            <w:r w:rsidRPr="003463EE">
              <w:rPr>
                <w:rFonts w:cs="Times New Roman"/>
                <w:b/>
              </w:rPr>
              <w:t>Số lượng tài khoản</w:t>
            </w:r>
          </w:p>
        </w:tc>
        <w:tc>
          <w:tcPr>
            <w:tcW w:w="2880" w:type="dxa"/>
          </w:tcPr>
          <w:p w14:paraId="795CEE56" w14:textId="77777777" w:rsidR="00621478" w:rsidRPr="003463EE" w:rsidRDefault="00000000">
            <w:pPr>
              <w:rPr>
                <w:rFonts w:cs="Times New Roman"/>
              </w:rPr>
            </w:pPr>
            <w:r w:rsidRPr="003463EE">
              <w:rPr>
                <w:rFonts w:cs="Times New Roman"/>
                <w:b/>
              </w:rPr>
              <w:t>% chiết khấu</w:t>
            </w:r>
          </w:p>
        </w:tc>
        <w:tc>
          <w:tcPr>
            <w:tcW w:w="2880" w:type="dxa"/>
          </w:tcPr>
          <w:p w14:paraId="7D305FA9" w14:textId="77777777" w:rsidR="00621478" w:rsidRPr="003463EE" w:rsidRDefault="00000000">
            <w:pPr>
              <w:rPr>
                <w:rFonts w:cs="Times New Roman"/>
              </w:rPr>
            </w:pPr>
            <w:r w:rsidRPr="003463EE">
              <w:rPr>
                <w:rFonts w:cs="Times New Roman"/>
                <w:b/>
              </w:rPr>
              <w:t>Ghi chú</w:t>
            </w:r>
          </w:p>
        </w:tc>
      </w:tr>
      <w:tr w:rsidR="00621478" w:rsidRPr="003463EE" w14:paraId="0C002BB9" w14:textId="77777777">
        <w:trPr>
          <w:jc w:val="center"/>
        </w:trPr>
        <w:tc>
          <w:tcPr>
            <w:tcW w:w="2880" w:type="dxa"/>
          </w:tcPr>
          <w:p w14:paraId="09BC0620" w14:textId="77777777" w:rsidR="00621478" w:rsidRPr="003463EE" w:rsidRDefault="00000000">
            <w:pPr>
              <w:rPr>
                <w:rFonts w:cs="Times New Roman"/>
              </w:rPr>
            </w:pPr>
            <w:r w:rsidRPr="003463EE">
              <w:rPr>
                <w:rFonts w:cs="Times New Roman"/>
              </w:rPr>
              <w:t>50 – 99 tài khoản</w:t>
            </w:r>
          </w:p>
        </w:tc>
        <w:tc>
          <w:tcPr>
            <w:tcW w:w="2880" w:type="dxa"/>
          </w:tcPr>
          <w:p w14:paraId="0D43BF50" w14:textId="77777777" w:rsidR="00621478" w:rsidRPr="003463EE" w:rsidRDefault="00000000">
            <w:pPr>
              <w:rPr>
                <w:rFonts w:cs="Times New Roman"/>
              </w:rPr>
            </w:pPr>
            <w:r w:rsidRPr="003463EE">
              <w:rPr>
                <w:rFonts w:cs="Times New Roman"/>
              </w:rPr>
              <w:t>5%</w:t>
            </w:r>
          </w:p>
        </w:tc>
        <w:tc>
          <w:tcPr>
            <w:tcW w:w="2880" w:type="dxa"/>
          </w:tcPr>
          <w:p w14:paraId="7B0F10B0" w14:textId="77777777" w:rsidR="00621478" w:rsidRPr="003463EE" w:rsidRDefault="00000000">
            <w:pPr>
              <w:rPr>
                <w:rFonts w:cs="Times New Roman"/>
              </w:rPr>
            </w:pPr>
            <w:r w:rsidRPr="003463EE">
              <w:rPr>
                <w:rFonts w:cs="Times New Roman"/>
              </w:rPr>
              <w:t>Gói nhỏ / thử nghiệm</w:t>
            </w:r>
          </w:p>
        </w:tc>
      </w:tr>
      <w:tr w:rsidR="00621478" w:rsidRPr="003463EE" w14:paraId="6F4E350E" w14:textId="77777777">
        <w:trPr>
          <w:jc w:val="center"/>
        </w:trPr>
        <w:tc>
          <w:tcPr>
            <w:tcW w:w="2880" w:type="dxa"/>
          </w:tcPr>
          <w:p w14:paraId="7D9A0E60" w14:textId="77777777" w:rsidR="00621478" w:rsidRPr="003463EE" w:rsidRDefault="00000000">
            <w:pPr>
              <w:rPr>
                <w:rFonts w:cs="Times New Roman"/>
              </w:rPr>
            </w:pPr>
            <w:r w:rsidRPr="003463EE">
              <w:rPr>
                <w:rFonts w:cs="Times New Roman"/>
              </w:rPr>
              <w:t>100 – 299 tài khoản</w:t>
            </w:r>
          </w:p>
        </w:tc>
        <w:tc>
          <w:tcPr>
            <w:tcW w:w="2880" w:type="dxa"/>
          </w:tcPr>
          <w:p w14:paraId="1A268598" w14:textId="77777777" w:rsidR="00621478" w:rsidRPr="003463EE" w:rsidRDefault="00000000">
            <w:pPr>
              <w:rPr>
                <w:rFonts w:cs="Times New Roman"/>
              </w:rPr>
            </w:pPr>
            <w:r w:rsidRPr="003463EE">
              <w:rPr>
                <w:rFonts w:cs="Times New Roman"/>
              </w:rPr>
              <w:t>8%</w:t>
            </w:r>
          </w:p>
        </w:tc>
        <w:tc>
          <w:tcPr>
            <w:tcW w:w="2880" w:type="dxa"/>
          </w:tcPr>
          <w:p w14:paraId="52DFD07D" w14:textId="77777777" w:rsidR="00621478" w:rsidRPr="003463EE" w:rsidRDefault="00000000">
            <w:pPr>
              <w:rPr>
                <w:rFonts w:cs="Times New Roman"/>
              </w:rPr>
            </w:pPr>
            <w:r w:rsidRPr="003463EE">
              <w:rPr>
                <w:rFonts w:cs="Times New Roman"/>
              </w:rPr>
              <w:t>Gói trung cho đội ngũ kinh doanh</w:t>
            </w:r>
          </w:p>
        </w:tc>
      </w:tr>
      <w:tr w:rsidR="00621478" w:rsidRPr="003463EE" w14:paraId="1CF564B3" w14:textId="77777777">
        <w:trPr>
          <w:jc w:val="center"/>
        </w:trPr>
        <w:tc>
          <w:tcPr>
            <w:tcW w:w="2880" w:type="dxa"/>
          </w:tcPr>
          <w:p w14:paraId="26565EA3" w14:textId="77777777" w:rsidR="00621478" w:rsidRPr="003463EE" w:rsidRDefault="00000000">
            <w:pPr>
              <w:rPr>
                <w:rFonts w:cs="Times New Roman"/>
              </w:rPr>
            </w:pPr>
            <w:r w:rsidRPr="003463EE">
              <w:rPr>
                <w:rFonts w:cs="Times New Roman"/>
              </w:rPr>
              <w:t>≥ 300 tài khoản</w:t>
            </w:r>
          </w:p>
        </w:tc>
        <w:tc>
          <w:tcPr>
            <w:tcW w:w="2880" w:type="dxa"/>
          </w:tcPr>
          <w:p w14:paraId="5A795321" w14:textId="77777777" w:rsidR="00621478" w:rsidRPr="003463EE" w:rsidRDefault="00000000">
            <w:pPr>
              <w:rPr>
                <w:rFonts w:cs="Times New Roman"/>
              </w:rPr>
            </w:pPr>
            <w:r w:rsidRPr="003463EE">
              <w:rPr>
                <w:rFonts w:cs="Times New Roman"/>
              </w:rPr>
              <w:t>10%</w:t>
            </w:r>
          </w:p>
        </w:tc>
        <w:tc>
          <w:tcPr>
            <w:tcW w:w="2880" w:type="dxa"/>
          </w:tcPr>
          <w:p w14:paraId="7B76F080" w14:textId="77777777" w:rsidR="00621478" w:rsidRPr="003463EE" w:rsidRDefault="00000000">
            <w:pPr>
              <w:rPr>
                <w:rFonts w:cs="Times New Roman"/>
              </w:rPr>
            </w:pPr>
            <w:r w:rsidRPr="003463EE">
              <w:rPr>
                <w:rFonts w:cs="Times New Roman"/>
              </w:rPr>
              <w:t>Gói lớn toàn hệ thống doanh nghiệp</w:t>
            </w:r>
          </w:p>
        </w:tc>
      </w:tr>
    </w:tbl>
    <w:p w14:paraId="0D24E6CB" w14:textId="77777777" w:rsidR="00621478" w:rsidRPr="003463EE" w:rsidRDefault="00000000">
      <w:pPr>
        <w:rPr>
          <w:rFonts w:cs="Times New Roman"/>
        </w:rPr>
      </w:pPr>
      <w:r w:rsidRPr="003463EE">
        <w:rPr>
          <w:rFonts w:cs="Times New Roman"/>
          <w:i/>
        </w:rPr>
        <w:t>Chiết khấu tính trên đơn giá niêm yết, áp dụng cho các gói zBusiness, zCloud, zStyle (trừ gói Nhạc chờ Doanh nghiệp). Liên hệ Bên B để được tư vấn và nhận báo giá chính thức.</w:t>
      </w:r>
    </w:p>
    <w:p w14:paraId="5BB6C353" w14:textId="77777777" w:rsidR="00621478" w:rsidRPr="003463EE" w:rsidRDefault="00000000">
      <w:pPr>
        <w:pStyle w:val="Heading3"/>
        <w:rPr>
          <w:rFonts w:ascii="Times New Roman" w:hAnsi="Times New Roman" w:cs="Times New Roman"/>
        </w:rPr>
      </w:pPr>
      <w:r w:rsidRPr="003463EE">
        <w:rPr>
          <w:rFonts w:ascii="Times New Roman" w:hAnsi="Times New Roman" w:cs="Times New Roman"/>
        </w:rPr>
        <w:t>3. Chi tiết đơn hàng của Bên A</w:t>
      </w:r>
    </w:p>
    <w:tbl>
      <w:tblPr>
        <w:tblStyle w:val="TableGrid"/>
        <w:tblW w:w="0" w:type="auto"/>
        <w:jc w:val="center"/>
        <w:tblLook w:val="04A0" w:firstRow="1" w:lastRow="0" w:firstColumn="1" w:lastColumn="0" w:noHBand="0" w:noVBand="1"/>
      </w:tblPr>
      <w:tblGrid>
        <w:gridCol w:w="1234"/>
        <w:gridCol w:w="1234"/>
        <w:gridCol w:w="1234"/>
        <w:gridCol w:w="1234"/>
        <w:gridCol w:w="1234"/>
        <w:gridCol w:w="1234"/>
        <w:gridCol w:w="1234"/>
      </w:tblGrid>
      <w:tr w:rsidR="00621478" w:rsidRPr="003463EE" w14:paraId="70F39BA1" w14:textId="77777777">
        <w:trPr>
          <w:jc w:val="center"/>
        </w:trPr>
        <w:tc>
          <w:tcPr>
            <w:tcW w:w="1234" w:type="dxa"/>
          </w:tcPr>
          <w:p w14:paraId="0D702F3B" w14:textId="77777777" w:rsidR="00621478" w:rsidRPr="003463EE" w:rsidRDefault="00000000">
            <w:pPr>
              <w:rPr>
                <w:rFonts w:cs="Times New Roman"/>
              </w:rPr>
            </w:pPr>
            <w:r w:rsidRPr="003463EE">
              <w:rPr>
                <w:rFonts w:cs="Times New Roman"/>
                <w:b/>
              </w:rPr>
              <w:t>STT</w:t>
            </w:r>
          </w:p>
        </w:tc>
        <w:tc>
          <w:tcPr>
            <w:tcW w:w="1234" w:type="dxa"/>
          </w:tcPr>
          <w:p w14:paraId="23D0A960" w14:textId="77777777" w:rsidR="00621478" w:rsidRPr="003463EE" w:rsidRDefault="00000000">
            <w:pPr>
              <w:rPr>
                <w:rFonts w:cs="Times New Roman"/>
              </w:rPr>
            </w:pPr>
            <w:r w:rsidRPr="003463EE">
              <w:rPr>
                <w:rFonts w:cs="Times New Roman"/>
                <w:b/>
              </w:rPr>
              <w:t>Dịch vụ</w:t>
            </w:r>
          </w:p>
        </w:tc>
        <w:tc>
          <w:tcPr>
            <w:tcW w:w="1234" w:type="dxa"/>
          </w:tcPr>
          <w:p w14:paraId="16FE9188" w14:textId="77777777" w:rsidR="00621478" w:rsidRPr="003463EE" w:rsidRDefault="00000000">
            <w:pPr>
              <w:rPr>
                <w:rFonts w:cs="Times New Roman"/>
              </w:rPr>
            </w:pPr>
            <w:r w:rsidRPr="003463EE">
              <w:rPr>
                <w:rFonts w:cs="Times New Roman"/>
                <w:b/>
              </w:rPr>
              <w:t>Gói / Thời hạn</w:t>
            </w:r>
          </w:p>
        </w:tc>
        <w:tc>
          <w:tcPr>
            <w:tcW w:w="1234" w:type="dxa"/>
          </w:tcPr>
          <w:p w14:paraId="3F21D716" w14:textId="77777777" w:rsidR="00621478" w:rsidRPr="003463EE" w:rsidRDefault="00000000">
            <w:pPr>
              <w:rPr>
                <w:rFonts w:cs="Times New Roman"/>
              </w:rPr>
            </w:pPr>
            <w:r w:rsidRPr="003463EE">
              <w:rPr>
                <w:rFonts w:cs="Times New Roman"/>
                <w:b/>
              </w:rPr>
              <w:t>Số lượng (tài khoản)</w:t>
            </w:r>
          </w:p>
        </w:tc>
        <w:tc>
          <w:tcPr>
            <w:tcW w:w="1234" w:type="dxa"/>
          </w:tcPr>
          <w:p w14:paraId="1045482D" w14:textId="77777777" w:rsidR="00621478" w:rsidRPr="003463EE" w:rsidRDefault="00000000">
            <w:pPr>
              <w:rPr>
                <w:rFonts w:cs="Times New Roman"/>
              </w:rPr>
            </w:pPr>
            <w:r w:rsidRPr="003463EE">
              <w:rPr>
                <w:rFonts w:cs="Times New Roman"/>
                <w:b/>
              </w:rPr>
              <w:t>Đơn giá niêm yết (VNĐ)</w:t>
            </w:r>
          </w:p>
        </w:tc>
        <w:tc>
          <w:tcPr>
            <w:tcW w:w="1234" w:type="dxa"/>
          </w:tcPr>
          <w:p w14:paraId="4CEEB060" w14:textId="77777777" w:rsidR="00621478" w:rsidRPr="003463EE" w:rsidRDefault="00000000">
            <w:pPr>
              <w:rPr>
                <w:rFonts w:cs="Times New Roman"/>
              </w:rPr>
            </w:pPr>
            <w:r w:rsidRPr="003463EE">
              <w:rPr>
                <w:rFonts w:cs="Times New Roman"/>
                <w:b/>
              </w:rPr>
              <w:t>Chiết khấu (%)</w:t>
            </w:r>
          </w:p>
        </w:tc>
        <w:tc>
          <w:tcPr>
            <w:tcW w:w="1234" w:type="dxa"/>
          </w:tcPr>
          <w:p w14:paraId="7BF13E65" w14:textId="77777777" w:rsidR="00621478" w:rsidRPr="003463EE" w:rsidRDefault="00000000">
            <w:pPr>
              <w:rPr>
                <w:rFonts w:cs="Times New Roman"/>
              </w:rPr>
            </w:pPr>
            <w:r w:rsidRPr="003463EE">
              <w:rPr>
                <w:rFonts w:cs="Times New Roman"/>
                <w:b/>
              </w:rPr>
              <w:t>Thành tiền (VNĐ)</w:t>
            </w:r>
          </w:p>
        </w:tc>
      </w:tr>
      <w:tr w:rsidR="00621478" w:rsidRPr="003463EE" w14:paraId="3CABBC6F" w14:textId="77777777">
        <w:trPr>
          <w:jc w:val="center"/>
        </w:trPr>
        <w:tc>
          <w:tcPr>
            <w:tcW w:w="1234" w:type="dxa"/>
          </w:tcPr>
          <w:p w14:paraId="4CA661E7" w14:textId="77777777" w:rsidR="00621478" w:rsidRPr="003463EE" w:rsidRDefault="00000000">
            <w:pPr>
              <w:rPr>
                <w:rFonts w:cs="Times New Roman"/>
              </w:rPr>
            </w:pPr>
            <w:r w:rsidRPr="003463EE">
              <w:rPr>
                <w:rFonts w:cs="Times New Roman"/>
              </w:rPr>
              <w:t>1</w:t>
            </w:r>
          </w:p>
        </w:tc>
        <w:tc>
          <w:tcPr>
            <w:tcW w:w="1234" w:type="dxa"/>
          </w:tcPr>
          <w:p w14:paraId="2606C2D8" w14:textId="77777777" w:rsidR="00621478" w:rsidRPr="003463EE" w:rsidRDefault="00000000">
            <w:pPr>
              <w:rPr>
                <w:rFonts w:cs="Times New Roman"/>
              </w:rPr>
            </w:pPr>
            <w:r w:rsidRPr="003463EE">
              <w:rPr>
                <w:rFonts w:cs="Times New Roman"/>
              </w:rPr>
              <w:t>…………</w:t>
            </w:r>
          </w:p>
        </w:tc>
        <w:tc>
          <w:tcPr>
            <w:tcW w:w="1234" w:type="dxa"/>
          </w:tcPr>
          <w:p w14:paraId="6C6DAFD5" w14:textId="77777777" w:rsidR="00621478" w:rsidRPr="003463EE" w:rsidRDefault="00000000">
            <w:pPr>
              <w:rPr>
                <w:rFonts w:cs="Times New Roman"/>
              </w:rPr>
            </w:pPr>
            <w:r w:rsidRPr="003463EE">
              <w:rPr>
                <w:rFonts w:cs="Times New Roman"/>
              </w:rPr>
              <w:t>…………</w:t>
            </w:r>
          </w:p>
        </w:tc>
        <w:tc>
          <w:tcPr>
            <w:tcW w:w="1234" w:type="dxa"/>
          </w:tcPr>
          <w:p w14:paraId="46FF76A4" w14:textId="77777777" w:rsidR="00621478" w:rsidRPr="003463EE" w:rsidRDefault="00000000">
            <w:pPr>
              <w:rPr>
                <w:rFonts w:cs="Times New Roman"/>
              </w:rPr>
            </w:pPr>
            <w:r w:rsidRPr="003463EE">
              <w:rPr>
                <w:rFonts w:cs="Times New Roman"/>
              </w:rPr>
              <w:t>…………</w:t>
            </w:r>
          </w:p>
        </w:tc>
        <w:tc>
          <w:tcPr>
            <w:tcW w:w="1234" w:type="dxa"/>
          </w:tcPr>
          <w:p w14:paraId="51773995" w14:textId="77777777" w:rsidR="00621478" w:rsidRPr="003463EE" w:rsidRDefault="00000000">
            <w:pPr>
              <w:rPr>
                <w:rFonts w:cs="Times New Roman"/>
              </w:rPr>
            </w:pPr>
            <w:r w:rsidRPr="003463EE">
              <w:rPr>
                <w:rFonts w:cs="Times New Roman"/>
              </w:rPr>
              <w:t>…………</w:t>
            </w:r>
          </w:p>
        </w:tc>
        <w:tc>
          <w:tcPr>
            <w:tcW w:w="1234" w:type="dxa"/>
          </w:tcPr>
          <w:p w14:paraId="65E8F852" w14:textId="77777777" w:rsidR="00621478" w:rsidRPr="003463EE" w:rsidRDefault="00000000">
            <w:pPr>
              <w:rPr>
                <w:rFonts w:cs="Times New Roman"/>
              </w:rPr>
            </w:pPr>
            <w:r w:rsidRPr="003463EE">
              <w:rPr>
                <w:rFonts w:cs="Times New Roman"/>
              </w:rPr>
              <w:t>…………</w:t>
            </w:r>
          </w:p>
        </w:tc>
        <w:tc>
          <w:tcPr>
            <w:tcW w:w="1234" w:type="dxa"/>
          </w:tcPr>
          <w:p w14:paraId="358B50E9" w14:textId="77777777" w:rsidR="00621478" w:rsidRPr="003463EE" w:rsidRDefault="00000000">
            <w:pPr>
              <w:rPr>
                <w:rFonts w:cs="Times New Roman"/>
              </w:rPr>
            </w:pPr>
            <w:r w:rsidRPr="003463EE">
              <w:rPr>
                <w:rFonts w:cs="Times New Roman"/>
              </w:rPr>
              <w:t>…………</w:t>
            </w:r>
          </w:p>
        </w:tc>
      </w:tr>
      <w:tr w:rsidR="00621478" w:rsidRPr="003463EE" w14:paraId="5C880F8E" w14:textId="77777777">
        <w:trPr>
          <w:jc w:val="center"/>
        </w:trPr>
        <w:tc>
          <w:tcPr>
            <w:tcW w:w="1234" w:type="dxa"/>
          </w:tcPr>
          <w:p w14:paraId="2368B43C" w14:textId="77777777" w:rsidR="00621478" w:rsidRPr="003463EE" w:rsidRDefault="00000000">
            <w:pPr>
              <w:rPr>
                <w:rFonts w:cs="Times New Roman"/>
              </w:rPr>
            </w:pPr>
            <w:r w:rsidRPr="003463EE">
              <w:rPr>
                <w:rFonts w:cs="Times New Roman"/>
              </w:rPr>
              <w:t>2</w:t>
            </w:r>
          </w:p>
        </w:tc>
        <w:tc>
          <w:tcPr>
            <w:tcW w:w="1234" w:type="dxa"/>
          </w:tcPr>
          <w:p w14:paraId="02D72756" w14:textId="77777777" w:rsidR="00621478" w:rsidRPr="003463EE" w:rsidRDefault="00000000">
            <w:pPr>
              <w:rPr>
                <w:rFonts w:cs="Times New Roman"/>
              </w:rPr>
            </w:pPr>
            <w:r w:rsidRPr="003463EE">
              <w:rPr>
                <w:rFonts w:cs="Times New Roman"/>
              </w:rPr>
              <w:t>…………</w:t>
            </w:r>
          </w:p>
        </w:tc>
        <w:tc>
          <w:tcPr>
            <w:tcW w:w="1234" w:type="dxa"/>
          </w:tcPr>
          <w:p w14:paraId="130CB0F0" w14:textId="77777777" w:rsidR="00621478" w:rsidRPr="003463EE" w:rsidRDefault="00000000">
            <w:pPr>
              <w:rPr>
                <w:rFonts w:cs="Times New Roman"/>
              </w:rPr>
            </w:pPr>
            <w:r w:rsidRPr="003463EE">
              <w:rPr>
                <w:rFonts w:cs="Times New Roman"/>
              </w:rPr>
              <w:t>…………</w:t>
            </w:r>
          </w:p>
        </w:tc>
        <w:tc>
          <w:tcPr>
            <w:tcW w:w="1234" w:type="dxa"/>
          </w:tcPr>
          <w:p w14:paraId="68EC9E7C" w14:textId="77777777" w:rsidR="00621478" w:rsidRPr="003463EE" w:rsidRDefault="00000000">
            <w:pPr>
              <w:rPr>
                <w:rFonts w:cs="Times New Roman"/>
              </w:rPr>
            </w:pPr>
            <w:r w:rsidRPr="003463EE">
              <w:rPr>
                <w:rFonts w:cs="Times New Roman"/>
              </w:rPr>
              <w:t>…………</w:t>
            </w:r>
          </w:p>
        </w:tc>
        <w:tc>
          <w:tcPr>
            <w:tcW w:w="1234" w:type="dxa"/>
          </w:tcPr>
          <w:p w14:paraId="5888EDD6" w14:textId="77777777" w:rsidR="00621478" w:rsidRPr="003463EE" w:rsidRDefault="00000000">
            <w:pPr>
              <w:rPr>
                <w:rFonts w:cs="Times New Roman"/>
              </w:rPr>
            </w:pPr>
            <w:r w:rsidRPr="003463EE">
              <w:rPr>
                <w:rFonts w:cs="Times New Roman"/>
              </w:rPr>
              <w:t>…………</w:t>
            </w:r>
          </w:p>
        </w:tc>
        <w:tc>
          <w:tcPr>
            <w:tcW w:w="1234" w:type="dxa"/>
          </w:tcPr>
          <w:p w14:paraId="18190F13" w14:textId="77777777" w:rsidR="00621478" w:rsidRPr="003463EE" w:rsidRDefault="00000000">
            <w:pPr>
              <w:rPr>
                <w:rFonts w:cs="Times New Roman"/>
              </w:rPr>
            </w:pPr>
            <w:r w:rsidRPr="003463EE">
              <w:rPr>
                <w:rFonts w:cs="Times New Roman"/>
              </w:rPr>
              <w:t>…………</w:t>
            </w:r>
          </w:p>
        </w:tc>
        <w:tc>
          <w:tcPr>
            <w:tcW w:w="1234" w:type="dxa"/>
          </w:tcPr>
          <w:p w14:paraId="146407B3" w14:textId="77777777" w:rsidR="00621478" w:rsidRPr="003463EE" w:rsidRDefault="00000000">
            <w:pPr>
              <w:rPr>
                <w:rFonts w:cs="Times New Roman"/>
              </w:rPr>
            </w:pPr>
            <w:r w:rsidRPr="003463EE">
              <w:rPr>
                <w:rFonts w:cs="Times New Roman"/>
              </w:rPr>
              <w:t>…………</w:t>
            </w:r>
          </w:p>
        </w:tc>
      </w:tr>
      <w:tr w:rsidR="00621478" w:rsidRPr="003463EE" w14:paraId="72328AB7" w14:textId="77777777">
        <w:trPr>
          <w:jc w:val="center"/>
        </w:trPr>
        <w:tc>
          <w:tcPr>
            <w:tcW w:w="1234" w:type="dxa"/>
          </w:tcPr>
          <w:p w14:paraId="6AC996E5" w14:textId="77777777" w:rsidR="00621478" w:rsidRPr="003463EE" w:rsidRDefault="00000000">
            <w:pPr>
              <w:rPr>
                <w:rFonts w:cs="Times New Roman"/>
              </w:rPr>
            </w:pPr>
            <w:r w:rsidRPr="003463EE">
              <w:rPr>
                <w:rFonts w:cs="Times New Roman"/>
              </w:rPr>
              <w:t>3</w:t>
            </w:r>
          </w:p>
        </w:tc>
        <w:tc>
          <w:tcPr>
            <w:tcW w:w="1234" w:type="dxa"/>
          </w:tcPr>
          <w:p w14:paraId="52AEC700" w14:textId="77777777" w:rsidR="00621478" w:rsidRPr="003463EE" w:rsidRDefault="00000000">
            <w:pPr>
              <w:rPr>
                <w:rFonts w:cs="Times New Roman"/>
              </w:rPr>
            </w:pPr>
            <w:r w:rsidRPr="003463EE">
              <w:rPr>
                <w:rFonts w:cs="Times New Roman"/>
              </w:rPr>
              <w:t>…………</w:t>
            </w:r>
          </w:p>
        </w:tc>
        <w:tc>
          <w:tcPr>
            <w:tcW w:w="1234" w:type="dxa"/>
          </w:tcPr>
          <w:p w14:paraId="161535ED" w14:textId="77777777" w:rsidR="00621478" w:rsidRPr="003463EE" w:rsidRDefault="00000000">
            <w:pPr>
              <w:rPr>
                <w:rFonts w:cs="Times New Roman"/>
              </w:rPr>
            </w:pPr>
            <w:r w:rsidRPr="003463EE">
              <w:rPr>
                <w:rFonts w:cs="Times New Roman"/>
              </w:rPr>
              <w:t>…………</w:t>
            </w:r>
          </w:p>
        </w:tc>
        <w:tc>
          <w:tcPr>
            <w:tcW w:w="1234" w:type="dxa"/>
          </w:tcPr>
          <w:p w14:paraId="46C2804A" w14:textId="77777777" w:rsidR="00621478" w:rsidRPr="003463EE" w:rsidRDefault="00000000">
            <w:pPr>
              <w:rPr>
                <w:rFonts w:cs="Times New Roman"/>
              </w:rPr>
            </w:pPr>
            <w:r w:rsidRPr="003463EE">
              <w:rPr>
                <w:rFonts w:cs="Times New Roman"/>
              </w:rPr>
              <w:t>…………</w:t>
            </w:r>
          </w:p>
        </w:tc>
        <w:tc>
          <w:tcPr>
            <w:tcW w:w="1234" w:type="dxa"/>
          </w:tcPr>
          <w:p w14:paraId="2EC083C1" w14:textId="77777777" w:rsidR="00621478" w:rsidRPr="003463EE" w:rsidRDefault="00000000">
            <w:pPr>
              <w:rPr>
                <w:rFonts w:cs="Times New Roman"/>
              </w:rPr>
            </w:pPr>
            <w:r w:rsidRPr="003463EE">
              <w:rPr>
                <w:rFonts w:cs="Times New Roman"/>
              </w:rPr>
              <w:t>…………</w:t>
            </w:r>
          </w:p>
        </w:tc>
        <w:tc>
          <w:tcPr>
            <w:tcW w:w="1234" w:type="dxa"/>
          </w:tcPr>
          <w:p w14:paraId="2A8B5A08" w14:textId="77777777" w:rsidR="00621478" w:rsidRPr="003463EE" w:rsidRDefault="00000000">
            <w:pPr>
              <w:rPr>
                <w:rFonts w:cs="Times New Roman"/>
              </w:rPr>
            </w:pPr>
            <w:r w:rsidRPr="003463EE">
              <w:rPr>
                <w:rFonts w:cs="Times New Roman"/>
              </w:rPr>
              <w:t>…………</w:t>
            </w:r>
          </w:p>
        </w:tc>
        <w:tc>
          <w:tcPr>
            <w:tcW w:w="1234" w:type="dxa"/>
          </w:tcPr>
          <w:p w14:paraId="3F09B35B" w14:textId="77777777" w:rsidR="00621478" w:rsidRPr="003463EE" w:rsidRDefault="00000000">
            <w:pPr>
              <w:rPr>
                <w:rFonts w:cs="Times New Roman"/>
              </w:rPr>
            </w:pPr>
            <w:r w:rsidRPr="003463EE">
              <w:rPr>
                <w:rFonts w:cs="Times New Roman"/>
              </w:rPr>
              <w:t>…………</w:t>
            </w:r>
          </w:p>
        </w:tc>
      </w:tr>
      <w:tr w:rsidR="00621478" w:rsidRPr="003463EE" w14:paraId="14B9EB8F" w14:textId="77777777">
        <w:trPr>
          <w:jc w:val="center"/>
        </w:trPr>
        <w:tc>
          <w:tcPr>
            <w:tcW w:w="1234" w:type="dxa"/>
          </w:tcPr>
          <w:p w14:paraId="18007476" w14:textId="77777777" w:rsidR="00621478" w:rsidRPr="003463EE" w:rsidRDefault="00621478">
            <w:pPr>
              <w:rPr>
                <w:rFonts w:cs="Times New Roman"/>
              </w:rPr>
            </w:pPr>
          </w:p>
        </w:tc>
        <w:tc>
          <w:tcPr>
            <w:tcW w:w="1234" w:type="dxa"/>
          </w:tcPr>
          <w:p w14:paraId="64808E95" w14:textId="77777777" w:rsidR="00621478" w:rsidRPr="003463EE" w:rsidRDefault="00621478">
            <w:pPr>
              <w:rPr>
                <w:rFonts w:cs="Times New Roman"/>
              </w:rPr>
            </w:pPr>
          </w:p>
        </w:tc>
        <w:tc>
          <w:tcPr>
            <w:tcW w:w="1234" w:type="dxa"/>
          </w:tcPr>
          <w:p w14:paraId="32EAE16A" w14:textId="77777777" w:rsidR="00621478" w:rsidRPr="003463EE" w:rsidRDefault="00621478">
            <w:pPr>
              <w:rPr>
                <w:rFonts w:cs="Times New Roman"/>
              </w:rPr>
            </w:pPr>
          </w:p>
        </w:tc>
        <w:tc>
          <w:tcPr>
            <w:tcW w:w="1234" w:type="dxa"/>
          </w:tcPr>
          <w:p w14:paraId="77D67FF0" w14:textId="77777777" w:rsidR="00621478" w:rsidRPr="003463EE" w:rsidRDefault="00621478">
            <w:pPr>
              <w:rPr>
                <w:rFonts w:cs="Times New Roman"/>
              </w:rPr>
            </w:pPr>
          </w:p>
        </w:tc>
        <w:tc>
          <w:tcPr>
            <w:tcW w:w="1234" w:type="dxa"/>
          </w:tcPr>
          <w:p w14:paraId="7AF7119F" w14:textId="77777777" w:rsidR="00621478" w:rsidRPr="003463EE" w:rsidRDefault="00621478">
            <w:pPr>
              <w:rPr>
                <w:rFonts w:cs="Times New Roman"/>
              </w:rPr>
            </w:pPr>
          </w:p>
        </w:tc>
        <w:tc>
          <w:tcPr>
            <w:tcW w:w="1234" w:type="dxa"/>
          </w:tcPr>
          <w:p w14:paraId="736BEF47" w14:textId="77777777" w:rsidR="00621478" w:rsidRPr="003463EE" w:rsidRDefault="00000000">
            <w:pPr>
              <w:rPr>
                <w:rFonts w:cs="Times New Roman"/>
              </w:rPr>
            </w:pPr>
            <w:r w:rsidRPr="003463EE">
              <w:rPr>
                <w:rFonts w:cs="Times New Roman"/>
                <w:b/>
              </w:rPr>
              <w:t>Tổng cộng (đã gồm VAT 10%)</w:t>
            </w:r>
          </w:p>
        </w:tc>
        <w:tc>
          <w:tcPr>
            <w:tcW w:w="1234" w:type="dxa"/>
          </w:tcPr>
          <w:p w14:paraId="0EC77400" w14:textId="77777777" w:rsidR="00621478" w:rsidRPr="003463EE" w:rsidRDefault="00000000">
            <w:pPr>
              <w:rPr>
                <w:rFonts w:cs="Times New Roman"/>
              </w:rPr>
            </w:pPr>
            <w:r w:rsidRPr="003463EE">
              <w:rPr>
                <w:rFonts w:cs="Times New Roman"/>
                <w:b/>
              </w:rPr>
              <w:t>………… VNĐ</w:t>
            </w:r>
          </w:p>
        </w:tc>
      </w:tr>
    </w:tbl>
    <w:p w14:paraId="3B8E9255" w14:textId="77777777" w:rsidR="00621478" w:rsidRPr="003463EE" w:rsidRDefault="00000000">
      <w:pPr>
        <w:rPr>
          <w:rFonts w:cs="Times New Roman"/>
        </w:rPr>
      </w:pPr>
      <w:r w:rsidRPr="003463EE">
        <w:rPr>
          <w:rFonts w:cs="Times New Roman"/>
          <w:b/>
        </w:rPr>
        <w:lastRenderedPageBreak/>
        <w:t>Tổng giá trị đơn hàng bằng chữ:</w:t>
      </w:r>
      <w:r w:rsidRPr="003463EE">
        <w:rPr>
          <w:rFonts w:cs="Times New Roman"/>
        </w:rPr>
        <w:t xml:space="preserve"> ……………………………………………………………………</w:t>
      </w:r>
    </w:p>
    <w:p w14:paraId="6790A85C" w14:textId="77777777" w:rsidR="00621478" w:rsidRPr="003463EE" w:rsidRDefault="00000000">
      <w:pPr>
        <w:pStyle w:val="Heading3"/>
        <w:rPr>
          <w:rFonts w:ascii="Times New Roman" w:hAnsi="Times New Roman" w:cs="Times New Roman"/>
        </w:rPr>
      </w:pPr>
      <w:r w:rsidRPr="003463EE">
        <w:rPr>
          <w:rFonts w:ascii="Times New Roman" w:hAnsi="Times New Roman" w:cs="Times New Roman"/>
        </w:rPr>
        <w:t>4. Tiến độ thanh toán</w:t>
      </w:r>
    </w:p>
    <w:p w14:paraId="3397B753" w14:textId="77777777" w:rsidR="00621478" w:rsidRPr="003463EE" w:rsidRDefault="00000000">
      <w:pPr>
        <w:pStyle w:val="ListBullet"/>
        <w:rPr>
          <w:rFonts w:cs="Times New Roman"/>
        </w:rPr>
      </w:pPr>
      <w:r w:rsidRPr="003463EE">
        <w:rPr>
          <w:rFonts w:cs="Times New Roman"/>
        </w:rPr>
        <w:t>Đợt 1: ……% Tổng giá trị Hợp đồng, trong vòng …… ngày làm việc kể từ ngày ký;</w:t>
      </w:r>
    </w:p>
    <w:p w14:paraId="5E60C630" w14:textId="77777777" w:rsidR="00621478" w:rsidRPr="003463EE" w:rsidRDefault="00000000">
      <w:pPr>
        <w:pStyle w:val="ListBullet"/>
        <w:rPr>
          <w:rFonts w:cs="Times New Roman"/>
        </w:rPr>
      </w:pPr>
      <w:r w:rsidRPr="003463EE">
        <w:rPr>
          <w:rFonts w:cs="Times New Roman"/>
        </w:rPr>
        <w:t>Đợt 2 (nếu có): ……% còn lại, theo thỏa thuận;</w:t>
      </w:r>
    </w:p>
    <w:p w14:paraId="41A013E0" w14:textId="77777777" w:rsidR="00621478" w:rsidRPr="003463EE" w:rsidRDefault="00000000">
      <w:pPr>
        <w:pStyle w:val="ListBullet"/>
        <w:rPr>
          <w:rFonts w:cs="Times New Roman"/>
        </w:rPr>
      </w:pPr>
      <w:r w:rsidRPr="003463EE">
        <w:rPr>
          <w:rFonts w:cs="Times New Roman"/>
        </w:rPr>
        <w:t>Hình thức: chuyển khoản vào tài khoản Bên B; Bên B xuất Hóa đơn GTGT theo Điều 5.4.</w:t>
      </w:r>
    </w:p>
    <w:p w14:paraId="716528E9" w14:textId="77777777" w:rsidR="003463EE" w:rsidRDefault="003463EE">
      <w:pPr>
        <w:rPr>
          <w:rFonts w:eastAsiaTheme="majorEastAsia" w:cs="Times New Roman"/>
          <w:b/>
          <w:bCs/>
          <w:color w:val="365F91" w:themeColor="accent1" w:themeShade="BF"/>
          <w:sz w:val="28"/>
          <w:szCs w:val="28"/>
        </w:rPr>
      </w:pPr>
      <w:r>
        <w:rPr>
          <w:rFonts w:cs="Times New Roman"/>
        </w:rPr>
        <w:br w:type="page"/>
      </w:r>
    </w:p>
    <w:p w14:paraId="35275C8E" w14:textId="27BF4FCD" w:rsidR="00621478" w:rsidRPr="003463EE" w:rsidRDefault="00000000">
      <w:pPr>
        <w:pStyle w:val="Heading1"/>
        <w:jc w:val="center"/>
        <w:rPr>
          <w:rFonts w:ascii="Times New Roman" w:hAnsi="Times New Roman" w:cs="Times New Roman"/>
        </w:rPr>
      </w:pPr>
      <w:r w:rsidRPr="003463EE">
        <w:rPr>
          <w:rFonts w:ascii="Times New Roman" w:hAnsi="Times New Roman" w:cs="Times New Roman"/>
        </w:rPr>
        <w:lastRenderedPageBreak/>
        <w:t>PHỤ LỤC 02</w:t>
      </w:r>
    </w:p>
    <w:p w14:paraId="421687CE" w14:textId="77777777" w:rsidR="00621478" w:rsidRPr="003463EE" w:rsidRDefault="00000000">
      <w:pPr>
        <w:pStyle w:val="Heading2"/>
        <w:rPr>
          <w:rFonts w:ascii="Times New Roman" w:hAnsi="Times New Roman" w:cs="Times New Roman"/>
        </w:rPr>
      </w:pPr>
      <w:r w:rsidRPr="003463EE">
        <w:rPr>
          <w:rFonts w:ascii="Times New Roman" w:hAnsi="Times New Roman" w:cs="Times New Roman"/>
        </w:rPr>
        <w:t>QUY TRÌNH ĐẶT HÀNG, KÍCH HOẠT, HỖ TRỢ VÀ ĐẦU MỐI LIÊN HỆ</w:t>
      </w:r>
    </w:p>
    <w:p w14:paraId="7564C9F7" w14:textId="77777777" w:rsidR="00621478" w:rsidRPr="003463EE" w:rsidRDefault="00000000">
      <w:pPr>
        <w:pStyle w:val="Heading3"/>
        <w:rPr>
          <w:rFonts w:ascii="Times New Roman" w:hAnsi="Times New Roman" w:cs="Times New Roman"/>
        </w:rPr>
      </w:pPr>
      <w:r w:rsidRPr="003463EE">
        <w:rPr>
          <w:rFonts w:ascii="Times New Roman" w:hAnsi="Times New Roman" w:cs="Times New Roman"/>
        </w:rPr>
        <w:t>1. Quy trình đặt hàng, thanh toán và kích hoạt</w:t>
      </w:r>
    </w:p>
    <w:p w14:paraId="36A50AA8" w14:textId="77777777" w:rsidR="00621478" w:rsidRPr="003463EE" w:rsidRDefault="00000000">
      <w:pPr>
        <w:pStyle w:val="ListBullet"/>
        <w:rPr>
          <w:rFonts w:cs="Times New Roman"/>
        </w:rPr>
      </w:pPr>
      <w:r w:rsidRPr="003463EE">
        <w:rPr>
          <w:rFonts w:cs="Times New Roman"/>
          <w:b/>
        </w:rPr>
        <w:t>Bước 1 – Liên hệ &amp; tư vấn: Bên A liên hệ Bên B (PM: hangpk@gapit.com.vn; Zalo OA: GAPIT; Email: helpdesk@gapit.com.vn; Hotline: 1900 633 155; Website: gapit.com.vn) để được tư vấn lựa chọn gói.</w:t>
      </w:r>
      <w:r w:rsidRPr="003463EE">
        <w:rPr>
          <w:rFonts w:cs="Times New Roman"/>
        </w:rPr>
      </w:r>
    </w:p>
    <w:p w14:paraId="7496A7AB" w14:textId="77777777" w:rsidR="00621478" w:rsidRPr="003463EE" w:rsidRDefault="00000000">
      <w:pPr>
        <w:pStyle w:val="ListBullet"/>
        <w:rPr>
          <w:rFonts w:cs="Times New Roman"/>
        </w:rPr>
      </w:pPr>
      <w:r w:rsidRPr="003463EE">
        <w:rPr>
          <w:rFonts w:cs="Times New Roman"/>
          <w:b/>
        </w:rPr>
        <w:t>Bước 2 – Xác nhận đơn hàng: Bên B xác nhận loại dịch vụ (zBusiness/zCloud/zStyle…), gói &amp; thời hạn, số lượng tài khoản và thông tin xuất hóa đơn.</w:t>
      </w:r>
      <w:r w:rsidRPr="003463EE">
        <w:rPr>
          <w:rFonts w:cs="Times New Roman"/>
        </w:rPr>
      </w:r>
    </w:p>
    <w:p w14:paraId="52AB46C1" w14:textId="77777777" w:rsidR="00621478" w:rsidRPr="003463EE" w:rsidRDefault="00000000">
      <w:pPr>
        <w:pStyle w:val="ListBullet"/>
        <w:rPr>
          <w:rFonts w:cs="Times New Roman"/>
        </w:rPr>
      </w:pPr>
      <w:r w:rsidRPr="003463EE">
        <w:rPr>
          <w:rFonts w:cs="Times New Roman"/>
          <w:b/>
        </w:rPr>
        <w:t>Bước 3 – Thanh toán: Bên A thanh toán theo Điều 5 (chuyển khoản); Bên B xuất Hóa đơn GTGT 10%.</w:t>
      </w:r>
      <w:r w:rsidRPr="003463EE">
        <w:rPr>
          <w:rFonts w:cs="Times New Roman"/>
        </w:rPr>
      </w:r>
    </w:p>
    <w:p w14:paraId="0FC628DE" w14:textId="77777777" w:rsidR="00621478" w:rsidRPr="003463EE" w:rsidRDefault="00000000">
      <w:pPr>
        <w:pStyle w:val="ListBullet"/>
        <w:rPr>
          <w:rFonts w:cs="Times New Roman"/>
        </w:rPr>
      </w:pPr>
      <w:r w:rsidRPr="003463EE">
        <w:rPr>
          <w:rFonts w:cs="Times New Roman"/>
          <w:b/>
        </w:rPr>
        <w:t>Bước 4 – Nhận Mã code &amp; kích hoạt: sau thanh toán, Bên B bàn giao Mã code qua Zalo OA/email; Người Dùng Cuối kích hoạt tại zbox.vn/activate-code (đăng nhập đúng tài khoản Zalo → nhập code → kích hoạt).</w:t>
      </w:r>
      <w:r w:rsidRPr="003463EE">
        <w:rPr>
          <w:rFonts w:cs="Times New Roman"/>
        </w:rPr>
      </w:r>
      <w:r w:rsidRPr="003463EE">
        <w:rPr>
          <w:rFonts w:cs="Times New Roman"/>
          <w:b/>
        </w:rPr>
      </w:r>
      <w:r w:rsidRPr="003463EE">
        <w:rPr>
          <w:rFonts w:cs="Times New Roman"/>
        </w:rPr>
      </w:r>
    </w:p>
    <w:p w14:paraId="401A7C74" w14:textId="77777777" w:rsidR="00621478" w:rsidRPr="003463EE" w:rsidRDefault="00000000">
      <w:pPr>
        <w:pStyle w:val="Heading3"/>
        <w:rPr>
          <w:rFonts w:ascii="Times New Roman" w:hAnsi="Times New Roman" w:cs="Times New Roman"/>
        </w:rPr>
      </w:pPr>
      <w:r w:rsidRPr="003463EE">
        <w:rPr>
          <w:rFonts w:ascii="Times New Roman" w:hAnsi="Times New Roman" w:cs="Times New Roman"/>
        </w:rPr>
        <w:t>2. Thông tin xuất hóa đơn</w:t>
      </w:r>
    </w:p>
    <w:p w14:paraId="532543A2" w14:textId="77777777" w:rsidR="00621478" w:rsidRPr="003463EE" w:rsidRDefault="00000000">
      <w:pPr>
        <w:pStyle w:val="ListBullet"/>
        <w:rPr>
          <w:rFonts w:cs="Times New Roman"/>
        </w:rPr>
      </w:pPr>
      <w:r w:rsidRPr="003463EE">
        <w:rPr>
          <w:rFonts w:cs="Times New Roman"/>
        </w:rPr>
        <w:t>Hóa đơn điện tử GTGT 10% theo yêu cầu; xuất theo tên tổ chức (cần Mã số thuế &amp; địa chỉ xuất hóa đơn);</w:t>
      </w:r>
    </w:p>
    <w:p w14:paraId="57A0815B" w14:textId="77777777" w:rsidR="00621478" w:rsidRPr="003463EE" w:rsidRDefault="00000000">
      <w:pPr>
        <w:pStyle w:val="ListBullet"/>
        <w:rPr>
          <w:rFonts w:cs="Times New Roman"/>
        </w:rPr>
      </w:pPr>
      <w:r w:rsidRPr="003463EE">
        <w:rPr>
          <w:rFonts w:cs="Times New Roman"/>
        </w:rPr>
        <w:t>Thời gian xuất: trong vòng 03–05 ngày làm việc sau thanh toán;</w:t>
      </w:r>
    </w:p>
    <w:p w14:paraId="438F624A" w14:textId="77777777" w:rsidR="00621478" w:rsidRPr="003463EE" w:rsidRDefault="00000000">
      <w:pPr>
        <w:pStyle w:val="ListBullet"/>
        <w:rPr>
          <w:rFonts w:cs="Times New Roman"/>
        </w:rPr>
      </w:pPr>
      <w:r w:rsidRPr="003463EE">
        <w:rPr>
          <w:rFonts w:cs="Times New Roman"/>
        </w:rPr>
        <w:t>Tra cứu lịch sử giao dịch tại: zbox.vn → Quản lý tài khoản.</w:t>
      </w:r>
    </w:p>
    <w:p w14:paraId="6EBA8FBD" w14:textId="77777777" w:rsidR="00621478" w:rsidRPr="003463EE" w:rsidRDefault="00000000">
      <w:pPr>
        <w:pStyle w:val="Heading3"/>
        <w:rPr>
          <w:rFonts w:ascii="Times New Roman" w:hAnsi="Times New Roman" w:cs="Times New Roman"/>
        </w:rPr>
      </w:pPr>
      <w:r w:rsidRPr="003463EE">
        <w:rPr>
          <w:rFonts w:ascii="Times New Roman" w:hAnsi="Times New Roman" w:cs="Times New Roman"/>
        </w:rPr>
        <w:t>3. SLA hỗ trợ</w:t>
      </w:r>
    </w:p>
    <w:p w14:paraId="06294438" w14:textId="77777777" w:rsidR="00621478" w:rsidRPr="003463EE" w:rsidRDefault="00000000">
      <w:pPr>
        <w:pStyle w:val="ListBullet"/>
        <w:rPr>
          <w:rFonts w:cs="Times New Roman"/>
        </w:rPr>
      </w:pPr>
      <w:r w:rsidRPr="003463EE">
        <w:rPr>
          <w:rFonts w:cs="Times New Roman"/>
        </w:rPr>
        <w:t>Phản hồi ban đầu ≤ 24 Giờ làm việc; xử lý ≤ 02 ngày làm việc kể từ khi nhận đủ thông tin hợp lệ, trừ trường hợp phức tạp hoặc bất khả kháng;</w:t>
      </w:r>
    </w:p>
    <w:p w14:paraId="782AC3E0" w14:textId="77777777" w:rsidR="00621478" w:rsidRPr="003463EE" w:rsidRDefault="00000000">
      <w:pPr>
        <w:pStyle w:val="ListBullet"/>
        <w:rPr>
          <w:rFonts w:cs="Times New Roman"/>
        </w:rPr>
      </w:pPr>
      <w:r w:rsidRPr="003463EE">
        <w:rPr>
          <w:rFonts w:cs="Times New Roman"/>
        </w:rPr>
        <w:t>Mã code lỗi/đã bị sử dụng trước bàn giao: hủy/thu hồi và cấp lại trong tối đa 24 Giờ làm việc;</w:t>
      </w:r>
    </w:p>
    <w:p w14:paraId="1BA956AC" w14:textId="77777777" w:rsidR="00621478" w:rsidRPr="003463EE" w:rsidRDefault="00000000">
      <w:pPr>
        <w:pStyle w:val="ListBullet"/>
        <w:rPr>
          <w:rFonts w:cs="Times New Roman"/>
        </w:rPr>
      </w:pPr>
      <w:r w:rsidRPr="003463EE">
        <w:rPr>
          <w:rFonts w:cs="Times New Roman"/>
        </w:rPr>
        <w:t>Hotline: 1900 633 155 (giờ làm việc theo thông báo của Bên B).</w:t>
      </w:r>
    </w:p>
    <w:p w14:paraId="4A6EC659" w14:textId="77777777" w:rsidR="00621478" w:rsidRPr="003463EE" w:rsidRDefault="00000000">
      <w:pPr>
        <w:pStyle w:val="Heading3"/>
        <w:rPr>
          <w:rFonts w:ascii="Times New Roman" w:hAnsi="Times New Roman" w:cs="Times New Roman"/>
        </w:rPr>
      </w:pPr>
      <w:r w:rsidRPr="003463EE">
        <w:rPr>
          <w:rFonts w:ascii="Times New Roman" w:hAnsi="Times New Roman" w:cs="Times New Roman"/>
        </w:rPr>
        <w:t>4. Đầu mối liên hệ</w:t>
      </w:r>
    </w:p>
    <w:tbl>
      <w:tblPr>
        <w:tblStyle w:val="TableGrid"/>
        <w:tblW w:w="0" w:type="auto"/>
        <w:jc w:val="center"/>
        <w:tblLook w:val="04A0" w:firstRow="1" w:lastRow="0" w:firstColumn="1" w:lastColumn="0" w:noHBand="0" w:noVBand="1"/>
      </w:tblPr>
      <w:tblGrid>
        <w:gridCol w:w="1651"/>
        <w:gridCol w:w="1805"/>
        <w:gridCol w:w="2544"/>
        <w:gridCol w:w="2856"/>
      </w:tblGrid>
      <w:tr w:rsidR="00621478" w:rsidRPr="003463EE" w14:paraId="60DB19DB" w14:textId="77777777">
        <w:trPr>
          <w:jc w:val="center"/>
        </w:trPr>
        <w:tc>
          <w:tcPr>
            <w:tcW w:w="2160" w:type="dxa"/>
          </w:tcPr>
          <w:p w14:paraId="16BC1136" w14:textId="77777777" w:rsidR="00621478" w:rsidRPr="003463EE" w:rsidRDefault="00000000">
            <w:pPr>
              <w:rPr>
                <w:rFonts w:cs="Times New Roman"/>
              </w:rPr>
            </w:pPr>
            <w:r w:rsidRPr="003463EE">
              <w:rPr>
                <w:rFonts w:cs="Times New Roman"/>
                <w:b/>
              </w:rPr>
              <w:t>STT</w:t>
            </w:r>
          </w:p>
        </w:tc>
        <w:tc>
          <w:tcPr>
            <w:tcW w:w="2160" w:type="dxa"/>
          </w:tcPr>
          <w:p w14:paraId="47ED0608" w14:textId="77777777" w:rsidR="00621478" w:rsidRPr="003463EE" w:rsidRDefault="00000000">
            <w:pPr>
              <w:rPr>
                <w:rFonts w:cs="Times New Roman"/>
              </w:rPr>
            </w:pPr>
            <w:r w:rsidRPr="003463EE">
              <w:rPr>
                <w:rFonts w:cs="Times New Roman"/>
                <w:b/>
              </w:rPr>
              <w:t>Nội dung</w:t>
            </w:r>
          </w:p>
        </w:tc>
        <w:tc>
          <w:tcPr>
            <w:tcW w:w="2160" w:type="dxa"/>
          </w:tcPr>
          <w:p w14:paraId="6B0D2A55" w14:textId="77777777" w:rsidR="00621478" w:rsidRPr="003463EE" w:rsidRDefault="00000000">
            <w:pPr>
              <w:rPr>
                <w:rFonts w:cs="Times New Roman"/>
              </w:rPr>
            </w:pPr>
            <w:r w:rsidRPr="003463EE">
              <w:rPr>
                <w:rFonts w:cs="Times New Roman"/>
                <w:b/>
              </w:rPr>
              <w:t>Bên B</w:t>
            </w:r>
          </w:p>
        </w:tc>
        <w:tc>
          <w:tcPr>
            <w:tcW w:w="2160" w:type="dxa"/>
          </w:tcPr>
          <w:p w14:paraId="731DFF61" w14:textId="77777777" w:rsidR="00621478" w:rsidRPr="003463EE" w:rsidRDefault="00000000">
            <w:pPr>
              <w:rPr>
                <w:rFonts w:cs="Times New Roman"/>
              </w:rPr>
            </w:pPr>
            <w:r w:rsidRPr="003463EE">
              <w:rPr>
                <w:rFonts w:cs="Times New Roman"/>
                <w:b/>
              </w:rPr>
              <w:t>Bên A</w:t>
            </w:r>
          </w:p>
        </w:tc>
      </w:tr>
      <w:tr w:rsidR="00621478" w:rsidRPr="003463EE" w14:paraId="46451C31" w14:textId="77777777">
        <w:trPr>
          <w:jc w:val="center"/>
        </w:trPr>
        <w:tc>
          <w:tcPr>
            <w:tcW w:w="2160" w:type="dxa"/>
          </w:tcPr>
          <w:p w14:paraId="507BDCDF" w14:textId="77777777" w:rsidR="00621478" w:rsidRPr="003463EE" w:rsidRDefault="00000000">
            <w:pPr>
              <w:rPr>
                <w:rFonts w:cs="Times New Roman"/>
              </w:rPr>
            </w:pPr>
            <w:r w:rsidRPr="003463EE">
              <w:rPr>
                <w:rFonts w:cs="Times New Roman"/>
              </w:rPr>
              <w:t>1</w:t>
            </w:r>
          </w:p>
        </w:tc>
        <w:tc>
          <w:tcPr>
            <w:tcW w:w="2160" w:type="dxa"/>
          </w:tcPr>
          <w:p w14:paraId="3AD52995" w14:textId="77777777" w:rsidR="00621478" w:rsidRPr="003463EE" w:rsidRDefault="00000000">
            <w:pPr>
              <w:rPr>
                <w:rFonts w:cs="Times New Roman"/>
              </w:rPr>
            </w:pPr>
            <w:r w:rsidRPr="003463EE">
              <w:rPr>
                <w:rFonts w:cs="Times New Roman"/>
              </w:rPr>
              <w:t>Kinh doanh / Đặt hàng</w:t>
            </w:r>
          </w:p>
        </w:tc>
        <w:tc>
          <w:tcPr>
            <w:tcW w:w="2160" w:type="dxa"/>
          </w:tcPr>
          <w:p w14:paraId="1EA9196A" w14:textId="78F6FCC9" w:rsidR="00621478" w:rsidRPr="003463EE" w:rsidRDefault="003463EE">
            <w:pPr>
              <w:rPr>
                <w:rFonts w:cs="Times New Roman"/>
              </w:rPr>
            </w:pPr>
            <w:r>
              <w:rPr>
                <w:rFonts w:cs="Times New Roman"/>
              </w:rPr>
              <w:t>………………………</w:t>
            </w:r>
            <w:r w:rsidRPr="003463EE">
              <w:rPr>
                <w:rFonts w:cs="Times New Roman"/>
              </w:rPr>
              <w:t xml:space="preserve"> – Hotline 1900 633 155</w:t>
            </w:r>
          </w:p>
        </w:tc>
        <w:tc>
          <w:tcPr>
            <w:tcW w:w="2160" w:type="dxa"/>
          </w:tcPr>
          <w:p w14:paraId="5840BAA4" w14:textId="77777777" w:rsidR="00621478" w:rsidRPr="003463EE" w:rsidRDefault="00000000">
            <w:pPr>
              <w:rPr>
                <w:rFonts w:cs="Times New Roman"/>
              </w:rPr>
            </w:pPr>
            <w:r w:rsidRPr="003463EE">
              <w:rPr>
                <w:rFonts w:cs="Times New Roman"/>
              </w:rPr>
              <w:t>……………………………</w:t>
            </w:r>
          </w:p>
        </w:tc>
      </w:tr>
      <w:tr w:rsidR="00621478" w:rsidRPr="003463EE" w14:paraId="75ED5B22" w14:textId="77777777">
        <w:trPr>
          <w:jc w:val="center"/>
        </w:trPr>
        <w:tc>
          <w:tcPr>
            <w:tcW w:w="2160" w:type="dxa"/>
          </w:tcPr>
          <w:p w14:paraId="64574BE1" w14:textId="77777777" w:rsidR="00621478" w:rsidRPr="003463EE" w:rsidRDefault="00000000">
            <w:pPr>
              <w:rPr>
                <w:rFonts w:cs="Times New Roman"/>
              </w:rPr>
            </w:pPr>
            <w:r w:rsidRPr="003463EE">
              <w:rPr>
                <w:rFonts w:cs="Times New Roman"/>
              </w:rPr>
              <w:t>2</w:t>
            </w:r>
          </w:p>
        </w:tc>
        <w:tc>
          <w:tcPr>
            <w:tcW w:w="2160" w:type="dxa"/>
          </w:tcPr>
          <w:p w14:paraId="0406ECE7" w14:textId="77777777" w:rsidR="00621478" w:rsidRPr="003463EE" w:rsidRDefault="00000000">
            <w:pPr>
              <w:rPr>
                <w:rFonts w:cs="Times New Roman"/>
              </w:rPr>
            </w:pPr>
            <w:r w:rsidRPr="003463EE">
              <w:rPr>
                <w:rFonts w:cs="Times New Roman"/>
              </w:rPr>
              <w:t>Chăm sóc khách hàng / Helpdesk</w:t>
            </w:r>
          </w:p>
        </w:tc>
        <w:tc>
          <w:tcPr>
            <w:tcW w:w="2160" w:type="dxa"/>
          </w:tcPr>
          <w:p w14:paraId="18BB1E8E" w14:textId="77777777" w:rsidR="00621478" w:rsidRPr="00AA3343" w:rsidRDefault="00000000">
            <w:pPr>
              <w:rPr>
                <w:rFonts w:cs="Times New Roman"/>
                <w:lang w:val="pt-BR"/>
                <w:rPrChange w:id="25" w:author="maiht" w:date="2026-06-19T10:02:00Z" w16du:dateUtc="2026-06-19T03:02:00Z">
                  <w:rPr>
                    <w:rFonts w:cs="Times New Roman"/>
                  </w:rPr>
                </w:rPrChange>
              </w:rPr>
            </w:pPr>
            <w:r w:rsidRPr="00AA3343">
              <w:rPr>
                <w:rFonts w:cs="Times New Roman"/>
                <w:lang w:val="pt-BR"/>
                <w:rPrChange w:id="26" w:author="maiht" w:date="2026-06-19T10:02:00Z" w16du:dateUtc="2026-06-19T03:02:00Z">
                  <w:rPr>
                    <w:rFonts w:cs="Times New Roman"/>
                  </w:rPr>
                </w:rPrChange>
              </w:rPr>
              <w:t>helpdesk@gapit.com.vn – Zalo OA: GAPIT</w:t>
            </w:r>
          </w:p>
        </w:tc>
        <w:tc>
          <w:tcPr>
            <w:tcW w:w="2160" w:type="dxa"/>
          </w:tcPr>
          <w:p w14:paraId="5D8FEFBF" w14:textId="77777777" w:rsidR="00621478" w:rsidRPr="003463EE" w:rsidRDefault="00000000">
            <w:pPr>
              <w:rPr>
                <w:rFonts w:cs="Times New Roman"/>
              </w:rPr>
            </w:pPr>
            <w:r w:rsidRPr="003463EE">
              <w:rPr>
                <w:rFonts w:cs="Times New Roman"/>
              </w:rPr>
              <w:t>……………………………</w:t>
            </w:r>
          </w:p>
        </w:tc>
      </w:tr>
      <w:tr w:rsidR="00621478" w:rsidRPr="003463EE" w14:paraId="223C7149" w14:textId="77777777">
        <w:trPr>
          <w:jc w:val="center"/>
        </w:trPr>
        <w:tc>
          <w:tcPr>
            <w:tcW w:w="2160" w:type="dxa"/>
          </w:tcPr>
          <w:p w14:paraId="2DCE2502" w14:textId="77777777" w:rsidR="00621478" w:rsidRPr="003463EE" w:rsidRDefault="00000000">
            <w:pPr>
              <w:rPr>
                <w:rFonts w:cs="Times New Roman"/>
              </w:rPr>
            </w:pPr>
            <w:r w:rsidRPr="003463EE">
              <w:rPr>
                <w:rFonts w:cs="Times New Roman"/>
              </w:rPr>
              <w:t>3</w:t>
            </w:r>
          </w:p>
        </w:tc>
        <w:tc>
          <w:tcPr>
            <w:tcW w:w="2160" w:type="dxa"/>
          </w:tcPr>
          <w:p w14:paraId="586E88BB" w14:textId="77777777" w:rsidR="00621478" w:rsidRPr="003463EE" w:rsidRDefault="00000000">
            <w:pPr>
              <w:rPr>
                <w:rFonts w:cs="Times New Roman"/>
              </w:rPr>
            </w:pPr>
            <w:r w:rsidRPr="003463EE">
              <w:rPr>
                <w:rFonts w:cs="Times New Roman"/>
              </w:rPr>
              <w:t>Hóa đơn / Kế toán</w:t>
            </w:r>
          </w:p>
        </w:tc>
        <w:tc>
          <w:tcPr>
            <w:tcW w:w="2160" w:type="dxa"/>
          </w:tcPr>
          <w:p w14:paraId="238040F5" w14:textId="77777777" w:rsidR="00621478" w:rsidRPr="003463EE" w:rsidRDefault="00000000">
            <w:pPr>
              <w:rPr>
                <w:rFonts w:cs="Times New Roman"/>
              </w:rPr>
            </w:pPr>
            <w:r w:rsidRPr="003463EE">
              <w:rPr>
                <w:rFonts w:cs="Times New Roman"/>
              </w:rPr>
              <w:t>hanhdth@gapit.com.vn</w:t>
            </w:r>
          </w:p>
        </w:tc>
        <w:tc>
          <w:tcPr>
            <w:tcW w:w="2160" w:type="dxa"/>
          </w:tcPr>
          <w:p w14:paraId="0A48B460" w14:textId="77777777" w:rsidR="00621478" w:rsidRPr="003463EE" w:rsidRDefault="00000000">
            <w:pPr>
              <w:rPr>
                <w:rFonts w:cs="Times New Roman"/>
              </w:rPr>
            </w:pPr>
            <w:r w:rsidRPr="003463EE">
              <w:rPr>
                <w:rFonts w:cs="Times New Roman"/>
              </w:rPr>
              <w:t>……………………………</w:t>
            </w:r>
          </w:p>
        </w:tc>
      </w:tr>
    </w:tbl>
    <w:p w14:paraId="03D2D005" w14:textId="77777777" w:rsidR="00621478" w:rsidRPr="003463EE" w:rsidRDefault="00000000">
      <w:pPr>
        <w:pStyle w:val="Heading1"/>
        <w:jc w:val="center"/>
        <w:rPr>
          <w:rFonts w:ascii="Times New Roman" w:hAnsi="Times New Roman" w:cs="Times New Roman"/>
        </w:rPr>
      </w:pPr>
      <w:r w:rsidRPr="003463EE">
        <w:rPr>
          <w:rFonts w:ascii="Times New Roman" w:hAnsi="Times New Roman" w:cs="Times New Roman"/>
        </w:rPr>
        <w:lastRenderedPageBreak/>
        <w:t>PHỤ LỤC 03</w:t>
      </w:r>
    </w:p>
    <w:p w14:paraId="498302C4" w14:textId="77777777" w:rsidR="00621478" w:rsidRPr="003463EE" w:rsidRDefault="00000000">
      <w:pPr>
        <w:pStyle w:val="Heading2"/>
        <w:rPr>
          <w:rFonts w:ascii="Times New Roman" w:hAnsi="Times New Roman" w:cs="Times New Roman"/>
        </w:rPr>
      </w:pPr>
      <w:r w:rsidRPr="003463EE">
        <w:rPr>
          <w:rFonts w:ascii="Times New Roman" w:hAnsi="Times New Roman" w:cs="Times New Roman"/>
        </w:rPr>
        <w:t>MẪU BIÊN BẢN BÀN GIAO – NGHIỆM THU</w:t>
      </w:r>
    </w:p>
    <w:p w14:paraId="420E06D3" w14:textId="77777777" w:rsidR="00621478" w:rsidRPr="003463EE" w:rsidRDefault="00000000">
      <w:pPr>
        <w:rPr>
          <w:rFonts w:cs="Times New Roman"/>
        </w:rPr>
      </w:pPr>
      <w:r w:rsidRPr="003463EE">
        <w:rPr>
          <w:rFonts w:cs="Times New Roman"/>
          <w:b/>
        </w:rPr>
        <w:t>BIÊN BẢN BÀN GIAO – NGHIỆM THU</w:t>
      </w:r>
    </w:p>
    <w:p w14:paraId="2F289C87" w14:textId="77777777" w:rsidR="00621478" w:rsidRPr="003463EE" w:rsidRDefault="00000000">
      <w:pPr>
        <w:rPr>
          <w:rFonts w:cs="Times New Roman"/>
        </w:rPr>
      </w:pPr>
      <w:r w:rsidRPr="003463EE">
        <w:rPr>
          <w:rFonts w:cs="Times New Roman"/>
        </w:rPr>
        <w:t>Số: ……/BBNT đính kèm Hợp đồng số ……/2026/HĐDV-zVAS/GPT</w:t>
      </w:r>
    </w:p>
    <w:p w14:paraId="4409B2A5" w14:textId="77777777" w:rsidR="00621478" w:rsidRPr="003463EE" w:rsidRDefault="00000000">
      <w:pPr>
        <w:rPr>
          <w:rFonts w:cs="Times New Roman"/>
        </w:rPr>
      </w:pPr>
      <w:r w:rsidRPr="003463EE">
        <w:rPr>
          <w:rFonts w:cs="Times New Roman"/>
        </w:rPr>
        <w:t>Hôm nay, ngày …… tháng …… năm 2026, tại ……………………………, Hai Bên gồm:</w:t>
      </w:r>
    </w:p>
    <w:p w14:paraId="43174858" w14:textId="77777777" w:rsidR="00621478" w:rsidRPr="003463EE" w:rsidRDefault="00000000">
      <w:pPr>
        <w:pStyle w:val="ListBullet"/>
        <w:rPr>
          <w:rFonts w:cs="Times New Roman"/>
        </w:rPr>
      </w:pPr>
      <w:r w:rsidRPr="003463EE">
        <w:rPr>
          <w:rFonts w:cs="Times New Roman"/>
          <w:b/>
        </w:rPr>
        <w:t>Bên B (Bên bàn giao): CÔNG TY CỔ PHẦN GAPIT – Đại diện: ……………………… – Chức vụ: …………</w:t>
      </w:r>
      <w:r w:rsidRPr="003463EE">
        <w:rPr>
          <w:rFonts w:cs="Times New Roman"/>
        </w:rPr>
      </w:r>
    </w:p>
    <w:p w14:paraId="6F3F4117" w14:textId="77777777" w:rsidR="00621478" w:rsidRPr="003463EE" w:rsidRDefault="00000000">
      <w:pPr>
        <w:pStyle w:val="ListBullet"/>
        <w:rPr>
          <w:rFonts w:cs="Times New Roman"/>
        </w:rPr>
      </w:pPr>
      <w:r w:rsidRPr="003463EE">
        <w:rPr>
          <w:rFonts w:cs="Times New Roman"/>
          <w:b/>
        </w:rPr>
        <w:t>Bên A (Bên nhận): ……………………………… – Đại diện: ……………………… – Chức vụ: …………</w:t>
      </w:r>
      <w:r w:rsidRPr="003463EE">
        <w:rPr>
          <w:rFonts w:cs="Times New Roman"/>
        </w:rPr>
      </w:r>
    </w:p>
    <w:p w14:paraId="68B1097D" w14:textId="77777777" w:rsidR="00621478" w:rsidRPr="003463EE" w:rsidRDefault="00000000">
      <w:pPr>
        <w:rPr>
          <w:rFonts w:cs="Times New Roman"/>
        </w:rPr>
      </w:pPr>
      <w:r w:rsidRPr="003463EE">
        <w:rPr>
          <w:rFonts w:cs="Times New Roman"/>
        </w:rPr>
        <w:t>Hai Bên cùng tiến hành bàn giao và nghiệm thu Dịch vụ zVAS theo Hợp đồng với nội dung sau:</w:t>
      </w:r>
    </w:p>
    <w:tbl>
      <w:tblPr>
        <w:tblStyle w:val="TableGrid"/>
        <w:tblW w:w="0" w:type="auto"/>
        <w:jc w:val="center"/>
        <w:tblLook w:val="04A0" w:firstRow="1" w:lastRow="0" w:firstColumn="1" w:lastColumn="0" w:noHBand="0" w:noVBand="1"/>
      </w:tblPr>
      <w:tblGrid>
        <w:gridCol w:w="1440"/>
        <w:gridCol w:w="1440"/>
        <w:gridCol w:w="1440"/>
        <w:gridCol w:w="1440"/>
        <w:gridCol w:w="1440"/>
        <w:gridCol w:w="1440"/>
      </w:tblGrid>
      <w:tr w:rsidR="00621478" w:rsidRPr="003463EE" w14:paraId="06390D6A" w14:textId="77777777">
        <w:trPr>
          <w:jc w:val="center"/>
        </w:trPr>
        <w:tc>
          <w:tcPr>
            <w:tcW w:w="1440" w:type="dxa"/>
          </w:tcPr>
          <w:p w14:paraId="6AC5DD3E" w14:textId="77777777" w:rsidR="00621478" w:rsidRPr="003463EE" w:rsidRDefault="00000000">
            <w:pPr>
              <w:rPr>
                <w:rFonts w:cs="Times New Roman"/>
              </w:rPr>
            </w:pPr>
            <w:r w:rsidRPr="003463EE">
              <w:rPr>
                <w:rFonts w:cs="Times New Roman"/>
                <w:b/>
              </w:rPr>
              <w:t>STT</w:t>
            </w:r>
          </w:p>
        </w:tc>
        <w:tc>
          <w:tcPr>
            <w:tcW w:w="1440" w:type="dxa"/>
          </w:tcPr>
          <w:p w14:paraId="43C595C0" w14:textId="77777777" w:rsidR="00621478" w:rsidRPr="003463EE" w:rsidRDefault="00000000">
            <w:pPr>
              <w:rPr>
                <w:rFonts w:cs="Times New Roman"/>
              </w:rPr>
            </w:pPr>
            <w:r w:rsidRPr="003463EE">
              <w:rPr>
                <w:rFonts w:cs="Times New Roman"/>
                <w:b/>
              </w:rPr>
              <w:t>Dịch vụ</w:t>
            </w:r>
          </w:p>
        </w:tc>
        <w:tc>
          <w:tcPr>
            <w:tcW w:w="1440" w:type="dxa"/>
          </w:tcPr>
          <w:p w14:paraId="0E0EB4E7" w14:textId="77777777" w:rsidR="00621478" w:rsidRPr="003463EE" w:rsidRDefault="00000000">
            <w:pPr>
              <w:rPr>
                <w:rFonts w:cs="Times New Roman"/>
              </w:rPr>
            </w:pPr>
            <w:r w:rsidRPr="003463EE">
              <w:rPr>
                <w:rFonts w:cs="Times New Roman"/>
                <w:b/>
              </w:rPr>
              <w:t>Gói / Thời hạn</w:t>
            </w:r>
          </w:p>
        </w:tc>
        <w:tc>
          <w:tcPr>
            <w:tcW w:w="1440" w:type="dxa"/>
          </w:tcPr>
          <w:p w14:paraId="653EC6B3" w14:textId="77777777" w:rsidR="00621478" w:rsidRPr="003463EE" w:rsidRDefault="00000000">
            <w:pPr>
              <w:rPr>
                <w:rFonts w:cs="Times New Roman"/>
              </w:rPr>
            </w:pPr>
            <w:r w:rsidRPr="003463EE">
              <w:rPr>
                <w:rFonts w:cs="Times New Roman"/>
                <w:b/>
              </w:rPr>
              <w:t>Số lượng Mã code</w:t>
            </w:r>
          </w:p>
        </w:tc>
        <w:tc>
          <w:tcPr>
            <w:tcW w:w="1440" w:type="dxa"/>
          </w:tcPr>
          <w:p w14:paraId="3459B77D" w14:textId="77777777" w:rsidR="00621478" w:rsidRPr="003463EE" w:rsidRDefault="00000000">
            <w:pPr>
              <w:rPr>
                <w:rFonts w:cs="Times New Roman"/>
              </w:rPr>
            </w:pPr>
            <w:r w:rsidRPr="003463EE">
              <w:rPr>
                <w:rFonts w:cs="Times New Roman"/>
                <w:b/>
              </w:rPr>
              <w:t>Tình trạng</w:t>
            </w:r>
          </w:p>
        </w:tc>
        <w:tc>
          <w:tcPr>
            <w:tcW w:w="1440" w:type="dxa"/>
          </w:tcPr>
          <w:p w14:paraId="70E116EA" w14:textId="77777777" w:rsidR="00621478" w:rsidRPr="003463EE" w:rsidRDefault="00000000">
            <w:pPr>
              <w:rPr>
                <w:rFonts w:cs="Times New Roman"/>
              </w:rPr>
            </w:pPr>
            <w:r w:rsidRPr="003463EE">
              <w:rPr>
                <w:rFonts w:cs="Times New Roman"/>
                <w:b/>
              </w:rPr>
              <w:t>Ghi chú</w:t>
            </w:r>
          </w:p>
        </w:tc>
      </w:tr>
      <w:tr w:rsidR="00621478" w:rsidRPr="003463EE" w14:paraId="2AECA0D6" w14:textId="77777777">
        <w:trPr>
          <w:jc w:val="center"/>
        </w:trPr>
        <w:tc>
          <w:tcPr>
            <w:tcW w:w="1440" w:type="dxa"/>
          </w:tcPr>
          <w:p w14:paraId="55C45F77" w14:textId="77777777" w:rsidR="00621478" w:rsidRPr="003463EE" w:rsidRDefault="00000000">
            <w:pPr>
              <w:rPr>
                <w:rFonts w:cs="Times New Roman"/>
              </w:rPr>
            </w:pPr>
            <w:r w:rsidRPr="003463EE">
              <w:rPr>
                <w:rFonts w:cs="Times New Roman"/>
              </w:rPr>
              <w:t>1</w:t>
            </w:r>
          </w:p>
        </w:tc>
        <w:tc>
          <w:tcPr>
            <w:tcW w:w="1440" w:type="dxa"/>
          </w:tcPr>
          <w:p w14:paraId="698F4EC4" w14:textId="77777777" w:rsidR="00621478" w:rsidRPr="003463EE" w:rsidRDefault="00000000">
            <w:pPr>
              <w:rPr>
                <w:rFonts w:cs="Times New Roman"/>
              </w:rPr>
            </w:pPr>
            <w:r w:rsidRPr="003463EE">
              <w:rPr>
                <w:rFonts w:cs="Times New Roman"/>
              </w:rPr>
              <w:t>…………</w:t>
            </w:r>
          </w:p>
        </w:tc>
        <w:tc>
          <w:tcPr>
            <w:tcW w:w="1440" w:type="dxa"/>
          </w:tcPr>
          <w:p w14:paraId="39CD9CAE" w14:textId="77777777" w:rsidR="00621478" w:rsidRPr="003463EE" w:rsidRDefault="00000000">
            <w:pPr>
              <w:rPr>
                <w:rFonts w:cs="Times New Roman"/>
              </w:rPr>
            </w:pPr>
            <w:r w:rsidRPr="003463EE">
              <w:rPr>
                <w:rFonts w:cs="Times New Roman"/>
              </w:rPr>
              <w:t>…………</w:t>
            </w:r>
          </w:p>
        </w:tc>
        <w:tc>
          <w:tcPr>
            <w:tcW w:w="1440" w:type="dxa"/>
          </w:tcPr>
          <w:p w14:paraId="20009322" w14:textId="77777777" w:rsidR="00621478" w:rsidRPr="003463EE" w:rsidRDefault="00000000">
            <w:pPr>
              <w:rPr>
                <w:rFonts w:cs="Times New Roman"/>
              </w:rPr>
            </w:pPr>
            <w:r w:rsidRPr="003463EE">
              <w:rPr>
                <w:rFonts w:cs="Times New Roman"/>
              </w:rPr>
              <w:t>…………</w:t>
            </w:r>
          </w:p>
        </w:tc>
        <w:tc>
          <w:tcPr>
            <w:tcW w:w="1440" w:type="dxa"/>
          </w:tcPr>
          <w:p w14:paraId="5119439C" w14:textId="77777777" w:rsidR="00621478" w:rsidRPr="003463EE" w:rsidRDefault="00000000">
            <w:pPr>
              <w:rPr>
                <w:rFonts w:cs="Times New Roman"/>
              </w:rPr>
            </w:pPr>
            <w:r w:rsidRPr="003463EE">
              <w:rPr>
                <w:rFonts w:cs="Times New Roman"/>
              </w:rPr>
              <w:t>Hợp lệ / chưa sử dụng</w:t>
            </w:r>
          </w:p>
        </w:tc>
        <w:tc>
          <w:tcPr>
            <w:tcW w:w="1440" w:type="dxa"/>
          </w:tcPr>
          <w:p w14:paraId="5143A3B8" w14:textId="77777777" w:rsidR="00621478" w:rsidRPr="003463EE" w:rsidRDefault="00000000">
            <w:pPr>
              <w:rPr>
                <w:rFonts w:cs="Times New Roman"/>
              </w:rPr>
            </w:pPr>
            <w:r w:rsidRPr="003463EE">
              <w:rPr>
                <w:rFonts w:cs="Times New Roman"/>
              </w:rPr>
              <w:t>…………</w:t>
            </w:r>
          </w:p>
        </w:tc>
      </w:tr>
      <w:tr w:rsidR="00621478" w:rsidRPr="003463EE" w14:paraId="2008F0B0" w14:textId="77777777">
        <w:trPr>
          <w:jc w:val="center"/>
        </w:trPr>
        <w:tc>
          <w:tcPr>
            <w:tcW w:w="1440" w:type="dxa"/>
          </w:tcPr>
          <w:p w14:paraId="52E30729" w14:textId="77777777" w:rsidR="00621478" w:rsidRPr="003463EE" w:rsidRDefault="00000000">
            <w:pPr>
              <w:rPr>
                <w:rFonts w:cs="Times New Roman"/>
              </w:rPr>
            </w:pPr>
            <w:r w:rsidRPr="003463EE">
              <w:rPr>
                <w:rFonts w:cs="Times New Roman"/>
              </w:rPr>
              <w:t>2</w:t>
            </w:r>
          </w:p>
        </w:tc>
        <w:tc>
          <w:tcPr>
            <w:tcW w:w="1440" w:type="dxa"/>
          </w:tcPr>
          <w:p w14:paraId="6A968C6E" w14:textId="77777777" w:rsidR="00621478" w:rsidRPr="003463EE" w:rsidRDefault="00000000">
            <w:pPr>
              <w:rPr>
                <w:rFonts w:cs="Times New Roman"/>
              </w:rPr>
            </w:pPr>
            <w:r w:rsidRPr="003463EE">
              <w:rPr>
                <w:rFonts w:cs="Times New Roman"/>
              </w:rPr>
              <w:t>…………</w:t>
            </w:r>
          </w:p>
        </w:tc>
        <w:tc>
          <w:tcPr>
            <w:tcW w:w="1440" w:type="dxa"/>
          </w:tcPr>
          <w:p w14:paraId="2C963E51" w14:textId="77777777" w:rsidR="00621478" w:rsidRPr="003463EE" w:rsidRDefault="00000000">
            <w:pPr>
              <w:rPr>
                <w:rFonts w:cs="Times New Roman"/>
              </w:rPr>
            </w:pPr>
            <w:r w:rsidRPr="003463EE">
              <w:rPr>
                <w:rFonts w:cs="Times New Roman"/>
              </w:rPr>
              <w:t>…………</w:t>
            </w:r>
          </w:p>
        </w:tc>
        <w:tc>
          <w:tcPr>
            <w:tcW w:w="1440" w:type="dxa"/>
          </w:tcPr>
          <w:p w14:paraId="1AE1618D" w14:textId="77777777" w:rsidR="00621478" w:rsidRPr="003463EE" w:rsidRDefault="00000000">
            <w:pPr>
              <w:rPr>
                <w:rFonts w:cs="Times New Roman"/>
              </w:rPr>
            </w:pPr>
            <w:r w:rsidRPr="003463EE">
              <w:rPr>
                <w:rFonts w:cs="Times New Roman"/>
              </w:rPr>
              <w:t>…………</w:t>
            </w:r>
          </w:p>
        </w:tc>
        <w:tc>
          <w:tcPr>
            <w:tcW w:w="1440" w:type="dxa"/>
          </w:tcPr>
          <w:p w14:paraId="53681392" w14:textId="77777777" w:rsidR="00621478" w:rsidRPr="003463EE" w:rsidRDefault="00000000">
            <w:pPr>
              <w:rPr>
                <w:rFonts w:cs="Times New Roman"/>
              </w:rPr>
            </w:pPr>
            <w:r w:rsidRPr="003463EE">
              <w:rPr>
                <w:rFonts w:cs="Times New Roman"/>
              </w:rPr>
              <w:t>Hợp lệ / chưa sử dụng</w:t>
            </w:r>
          </w:p>
        </w:tc>
        <w:tc>
          <w:tcPr>
            <w:tcW w:w="1440" w:type="dxa"/>
          </w:tcPr>
          <w:p w14:paraId="5AC3AE77" w14:textId="77777777" w:rsidR="00621478" w:rsidRPr="003463EE" w:rsidRDefault="00000000">
            <w:pPr>
              <w:rPr>
                <w:rFonts w:cs="Times New Roman"/>
              </w:rPr>
            </w:pPr>
            <w:r w:rsidRPr="003463EE">
              <w:rPr>
                <w:rFonts w:cs="Times New Roman"/>
              </w:rPr>
              <w:t>…………</w:t>
            </w:r>
          </w:p>
        </w:tc>
      </w:tr>
    </w:tbl>
    <w:p w14:paraId="1206412B" w14:textId="77777777" w:rsidR="00621478" w:rsidRPr="003463EE" w:rsidRDefault="00000000">
      <w:pPr>
        <w:rPr>
          <w:rFonts w:cs="Times New Roman"/>
        </w:rPr>
      </w:pPr>
      <w:r w:rsidRPr="003463EE">
        <w:rPr>
          <w:rFonts w:cs="Times New Roman"/>
        </w:rPr>
        <w:t>Kết luận: Bên A xác nhận đã nhận đủ số lượng Mã code nêu trên, tình trạng hợp lệ, đạt yêu cầu nghiệm thu. Biên bản được lập thành 02 (hai) bản, mỗi Bên giữ 01 (một) bản.</w:t>
      </w:r>
      <w:r w:rsidRPr="003463EE">
        <w:rPr>
          <w:rFonts w:cs="Times New Roman"/>
          <w:b/>
        </w:rPr>
      </w:r>
      <w:r w:rsidRPr="003463EE">
        <w:rPr>
          <w:rFonts w:cs="Times New Roman"/>
        </w:rPr>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4320"/>
      </w:tblGrid>
      <w:tr w:rsidR="00621478" w:rsidRPr="003463EE" w14:paraId="3A63F697" w14:textId="77777777" w:rsidTr="003463EE">
        <w:trPr>
          <w:jc w:val="center"/>
        </w:trPr>
        <w:tc>
          <w:tcPr>
            <w:tcW w:w="4320" w:type="dxa"/>
          </w:tcPr>
          <w:p w14:paraId="14FECF10" w14:textId="77777777" w:rsidR="00621478" w:rsidRPr="003463EE" w:rsidRDefault="00000000" w:rsidP="003463EE">
            <w:pPr>
              <w:jc w:val="center"/>
              <w:rPr>
                <w:rFonts w:cs="Times New Roman"/>
              </w:rPr>
            </w:pPr>
            <w:r w:rsidRPr="003463EE">
              <w:rPr>
                <w:rFonts w:cs="Times New Roman"/>
                <w:b/>
              </w:rPr>
              <w:t>ĐẠI DIỆN BÊN B</w:t>
            </w:r>
          </w:p>
        </w:tc>
        <w:tc>
          <w:tcPr>
            <w:tcW w:w="4320" w:type="dxa"/>
          </w:tcPr>
          <w:p w14:paraId="0E5A5462" w14:textId="77777777" w:rsidR="00621478" w:rsidRPr="003463EE" w:rsidRDefault="00000000" w:rsidP="003463EE">
            <w:pPr>
              <w:jc w:val="center"/>
              <w:rPr>
                <w:rFonts w:cs="Times New Roman"/>
              </w:rPr>
            </w:pPr>
            <w:r w:rsidRPr="003463EE">
              <w:rPr>
                <w:rFonts w:cs="Times New Roman"/>
                <w:b/>
              </w:rPr>
              <w:t>ĐẠI DIỆN BÊN A</w:t>
            </w:r>
          </w:p>
        </w:tc>
      </w:tr>
      <w:tr w:rsidR="00621478" w:rsidRPr="003463EE" w14:paraId="16D938F7" w14:textId="77777777" w:rsidTr="003463EE">
        <w:trPr>
          <w:trHeight w:val="3113"/>
          <w:jc w:val="center"/>
        </w:trPr>
        <w:tc>
          <w:tcPr>
            <w:tcW w:w="4320" w:type="dxa"/>
          </w:tcPr>
          <w:p w14:paraId="27F7C12B" w14:textId="77777777" w:rsidR="00621478" w:rsidRPr="003463EE" w:rsidRDefault="00000000" w:rsidP="003463EE">
            <w:pPr>
              <w:jc w:val="center"/>
              <w:rPr>
                <w:rFonts w:cs="Times New Roman"/>
              </w:rPr>
            </w:pPr>
            <w:r w:rsidRPr="003463EE">
              <w:rPr>
                <w:rFonts w:cs="Times New Roman"/>
              </w:rPr>
              <w:t>(Ký, ghi rõ họ tên, đóng dấu)</w:t>
            </w:r>
          </w:p>
        </w:tc>
        <w:tc>
          <w:tcPr>
            <w:tcW w:w="4320" w:type="dxa"/>
          </w:tcPr>
          <w:p w14:paraId="66BA5EF1" w14:textId="77777777" w:rsidR="00621478" w:rsidRPr="003463EE" w:rsidRDefault="00000000" w:rsidP="003463EE">
            <w:pPr>
              <w:jc w:val="center"/>
              <w:rPr>
                <w:rFonts w:cs="Times New Roman"/>
              </w:rPr>
            </w:pPr>
            <w:r w:rsidRPr="003463EE">
              <w:rPr>
                <w:rFonts w:cs="Times New Roman"/>
              </w:rPr>
              <w:t>(Ký, ghi rõ họ tên, đóng dấu)</w:t>
            </w:r>
          </w:p>
        </w:tc>
      </w:tr>
    </w:tbl>
    <w:p w14:paraId="26F54434" w14:textId="77777777" w:rsidR="003463EE" w:rsidRDefault="003463EE">
      <w:pPr>
        <w:pStyle w:val="Heading1"/>
        <w:jc w:val="center"/>
        <w:rPr>
          <w:rFonts w:ascii="Times New Roman" w:hAnsi="Times New Roman" w:cs="Times New Roman"/>
        </w:rPr>
      </w:pPr>
    </w:p>
    <w:p w14:paraId="630CA60D" w14:textId="77777777" w:rsidR="003463EE" w:rsidRDefault="003463EE">
      <w:pPr>
        <w:rPr>
          <w:rFonts w:eastAsiaTheme="majorEastAsia" w:cs="Times New Roman"/>
          <w:b/>
          <w:bCs/>
          <w:color w:val="365F91" w:themeColor="accent1" w:themeShade="BF"/>
          <w:sz w:val="28"/>
          <w:szCs w:val="28"/>
        </w:rPr>
      </w:pPr>
      <w:r>
        <w:rPr>
          <w:rFonts w:cs="Times New Roman"/>
        </w:rPr>
        <w:br w:type="page"/>
      </w:r>
    </w:p>
    <w:p w14:paraId="266B2769" w14:textId="2A463930" w:rsidR="00621478" w:rsidRPr="003463EE" w:rsidRDefault="00000000">
      <w:pPr>
        <w:pStyle w:val="Heading1"/>
        <w:jc w:val="center"/>
        <w:rPr>
          <w:rFonts w:ascii="Times New Roman" w:hAnsi="Times New Roman" w:cs="Times New Roman"/>
        </w:rPr>
      </w:pPr>
      <w:r w:rsidRPr="003463EE">
        <w:rPr>
          <w:rFonts w:ascii="Times New Roman" w:hAnsi="Times New Roman" w:cs="Times New Roman"/>
        </w:rPr>
        <w:lastRenderedPageBreak/>
        <w:t>PHỤ LỤC 04</w:t>
      </w:r>
    </w:p>
    <w:p w14:paraId="77D3AC27" w14:textId="77777777" w:rsidR="00621478" w:rsidRPr="003463EE" w:rsidRDefault="00000000">
      <w:pPr>
        <w:pStyle w:val="Heading2"/>
        <w:rPr>
          <w:rFonts w:ascii="Times New Roman" w:hAnsi="Times New Roman" w:cs="Times New Roman"/>
        </w:rPr>
      </w:pPr>
      <w:r w:rsidRPr="003463EE">
        <w:rPr>
          <w:rFonts w:ascii="Times New Roman" w:hAnsi="Times New Roman" w:cs="Times New Roman"/>
        </w:rPr>
        <w:t>MẪU BIÊN BẢN THANH LÝ HỢP ĐỒNG</w:t>
      </w:r>
    </w:p>
    <w:p w14:paraId="0E80392D" w14:textId="77777777" w:rsidR="00621478" w:rsidRPr="003463EE" w:rsidRDefault="00000000">
      <w:pPr>
        <w:rPr>
          <w:rFonts w:cs="Times New Roman"/>
        </w:rPr>
      </w:pPr>
      <w:r w:rsidRPr="003463EE">
        <w:rPr>
          <w:rFonts w:cs="Times New Roman"/>
          <w:b/>
        </w:rPr>
        <w:t>BIÊN BẢN THANH LÝ HỢP ĐỒNG</w:t>
      </w:r>
    </w:p>
    <w:p w14:paraId="681E2120" w14:textId="77777777" w:rsidR="00621478" w:rsidRPr="003463EE" w:rsidRDefault="00000000">
      <w:pPr>
        <w:rPr>
          <w:rFonts w:cs="Times New Roman"/>
        </w:rPr>
      </w:pPr>
      <w:r w:rsidRPr="003463EE">
        <w:rPr>
          <w:rFonts w:cs="Times New Roman"/>
        </w:rPr>
        <w:t>Số: ……/BBTL đính kèm Hợp đồng số ……/2026/HĐDV-zVAS/GPT</w:t>
      </w:r>
    </w:p>
    <w:p w14:paraId="66E9C827" w14:textId="77777777" w:rsidR="00621478" w:rsidRPr="003463EE" w:rsidRDefault="00000000">
      <w:pPr>
        <w:rPr>
          <w:rFonts w:cs="Times New Roman"/>
        </w:rPr>
      </w:pPr>
      <w:r w:rsidRPr="003463EE">
        <w:rPr>
          <w:rFonts w:cs="Times New Roman"/>
        </w:rPr>
        <w:t>Hôm nay, ngày …… tháng …… năm 2026, tại ……………………………, Hai Bên gồm:</w:t>
      </w:r>
    </w:p>
    <w:p w14:paraId="31B05FDA" w14:textId="77777777" w:rsidR="00621478" w:rsidRPr="003463EE" w:rsidRDefault="00000000">
      <w:pPr>
        <w:pStyle w:val="ListBullet"/>
        <w:rPr>
          <w:rFonts w:cs="Times New Roman"/>
        </w:rPr>
      </w:pPr>
      <w:r w:rsidRPr="003463EE">
        <w:rPr>
          <w:rFonts w:cs="Times New Roman"/>
          <w:b/>
        </w:rPr>
        <w:t>Bên B: CÔNG TY CỔ PHẦN GAPIT – Đại diện: ……………………… – Chức vụ: …………</w:t>
      </w:r>
      <w:r w:rsidRPr="003463EE">
        <w:rPr>
          <w:rFonts w:cs="Times New Roman"/>
        </w:rPr>
      </w:r>
    </w:p>
    <w:p w14:paraId="565A064F" w14:textId="77777777" w:rsidR="00621478" w:rsidRPr="003463EE" w:rsidRDefault="00000000">
      <w:pPr>
        <w:pStyle w:val="ListBullet"/>
        <w:rPr>
          <w:rFonts w:cs="Times New Roman"/>
        </w:rPr>
      </w:pPr>
      <w:r w:rsidRPr="003463EE">
        <w:rPr>
          <w:rFonts w:cs="Times New Roman"/>
          <w:b/>
        </w:rPr>
        <w:t>Bên A: ……………………………… – Đại diện: ……………………… – Chức vụ: …………</w:t>
      </w:r>
      <w:r w:rsidRPr="003463EE">
        <w:rPr>
          <w:rFonts w:cs="Times New Roman"/>
        </w:rPr>
      </w:r>
    </w:p>
    <w:p w14:paraId="56B0F5EA" w14:textId="77777777" w:rsidR="00621478" w:rsidRPr="003463EE" w:rsidRDefault="00000000">
      <w:pPr>
        <w:rPr>
          <w:rFonts w:cs="Times New Roman"/>
        </w:rPr>
      </w:pPr>
      <w:r w:rsidRPr="003463EE">
        <w:rPr>
          <w:rFonts w:cs="Times New Roman"/>
        </w:rPr>
        <w:t>Căn cứ Hợp đồng số ……/2026/HĐDV-zVAS/GPT ngày …/…/2026 và kết quả thực hiện, Hai Bên thống nhất thanh lý Hợp đồng như sau:</w:t>
      </w:r>
    </w:p>
    <w:p w14:paraId="5DD6FD74" w14:textId="77777777" w:rsidR="00621478" w:rsidRPr="003463EE" w:rsidRDefault="00000000">
      <w:pPr>
        <w:rPr>
          <w:rFonts w:cs="Times New Roman"/>
        </w:rPr>
      </w:pPr>
      <w:r w:rsidRPr="003463EE">
        <w:rPr>
          <w:rFonts w:cs="Times New Roman"/>
        </w:rPr>
        <w:t>1. Bên B đã cung cấp đầy đủ Dịch vụ zVAS và các dịch vụ hỗ trợ theo Hợp đồng; Bên A đã nghiệm thu đạt yêu cầu.</w:t>
      </w:r>
    </w:p>
    <w:p w14:paraId="1BC6371D" w14:textId="77777777" w:rsidR="00621478" w:rsidRPr="003463EE" w:rsidRDefault="00000000">
      <w:pPr>
        <w:rPr>
          <w:rFonts w:cs="Times New Roman"/>
        </w:rPr>
      </w:pPr>
      <w:r w:rsidRPr="003463EE">
        <w:rPr>
          <w:rFonts w:cs="Times New Roman"/>
        </w:rPr>
        <w:t>2. Tổng giá trị Hợp đồng đã thực hiện: ……………… VNĐ (Bằng chữ: …………………………).</w:t>
      </w:r>
    </w:p>
    <w:p w14:paraId="1E3D2390" w14:textId="77777777" w:rsidR="00621478" w:rsidRPr="003463EE" w:rsidRDefault="00000000">
      <w:pPr>
        <w:rPr>
          <w:rFonts w:cs="Times New Roman"/>
        </w:rPr>
      </w:pPr>
      <w:r w:rsidRPr="003463EE">
        <w:rPr>
          <w:rFonts w:cs="Times New Roman"/>
        </w:rPr>
        <w:t>3. Bên A đã thanh toán cho Bên B: ……………… VNĐ. Công nợ còn lại (nếu có): ……………… VNĐ, được thanh toán trước ngày …/…/……</w:t>
      </w:r>
    </w:p>
    <w:p w14:paraId="2A89FE7D" w14:textId="77777777" w:rsidR="00621478" w:rsidRPr="003463EE" w:rsidRDefault="00000000">
      <w:pPr>
        <w:rPr>
          <w:rFonts w:cs="Times New Roman"/>
        </w:rPr>
      </w:pPr>
      <w:r w:rsidRPr="003463EE">
        <w:rPr>
          <w:rFonts w:cs="Times New Roman"/>
        </w:rPr>
        <w:t>4. Hai Bên xác nhận đã hoàn thành các quyền và nghĩa vụ theo Hợp đồng, không còn khiếu nại nào khác liên quan, trừ các nghĩa vụ có hiệu lực sau chấm dứt (bảo mật, bảo hành/SLA còn hiệu lực).</w:t>
      </w:r>
    </w:p>
    <w:p w14:paraId="0AF4DD93" w14:textId="77777777" w:rsidR="00621478" w:rsidRPr="003463EE" w:rsidRDefault="00000000">
      <w:pPr>
        <w:rPr>
          <w:rFonts w:cs="Times New Roman"/>
        </w:rPr>
      </w:pPr>
      <w:r w:rsidRPr="003463EE">
        <w:rPr>
          <w:rFonts w:cs="Times New Roman"/>
        </w:rPr>
        <w:t>Biên bản thanh lý được lập thành 04 (bốn) bản có giá trị pháp lý như nhau, mỗi Bên giữ 02 (hai) bản, có hiệu lực kể từ ngày ký.</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4320"/>
      </w:tblGrid>
      <w:tr w:rsidR="00621478" w:rsidRPr="003463EE" w14:paraId="743D3A22" w14:textId="77777777" w:rsidTr="003463EE">
        <w:trPr>
          <w:jc w:val="center"/>
        </w:trPr>
        <w:tc>
          <w:tcPr>
            <w:tcW w:w="4320" w:type="dxa"/>
          </w:tcPr>
          <w:p w14:paraId="6EE513E9" w14:textId="77777777" w:rsidR="00621478" w:rsidRPr="003463EE" w:rsidRDefault="00000000" w:rsidP="003463EE">
            <w:pPr>
              <w:jc w:val="center"/>
              <w:rPr>
                <w:rFonts w:cs="Times New Roman"/>
              </w:rPr>
            </w:pPr>
            <w:r w:rsidRPr="003463EE">
              <w:rPr>
                <w:rFonts w:cs="Times New Roman"/>
                <w:b/>
              </w:rPr>
              <w:t>ĐẠI DIỆN BÊN B</w:t>
            </w:r>
          </w:p>
        </w:tc>
        <w:tc>
          <w:tcPr>
            <w:tcW w:w="4320" w:type="dxa"/>
          </w:tcPr>
          <w:p w14:paraId="6539C4BC" w14:textId="77777777" w:rsidR="00621478" w:rsidRPr="003463EE" w:rsidRDefault="00000000" w:rsidP="003463EE">
            <w:pPr>
              <w:jc w:val="center"/>
              <w:rPr>
                <w:rFonts w:cs="Times New Roman"/>
              </w:rPr>
            </w:pPr>
            <w:r w:rsidRPr="003463EE">
              <w:rPr>
                <w:rFonts w:cs="Times New Roman"/>
                <w:b/>
              </w:rPr>
              <w:t>ĐẠI DIỆN BÊN A</w:t>
            </w:r>
          </w:p>
        </w:tc>
      </w:tr>
      <w:tr w:rsidR="00621478" w:rsidRPr="003463EE" w14:paraId="7FA97619" w14:textId="77777777" w:rsidTr="003463EE">
        <w:trPr>
          <w:trHeight w:val="2600"/>
          <w:jc w:val="center"/>
        </w:trPr>
        <w:tc>
          <w:tcPr>
            <w:tcW w:w="4320" w:type="dxa"/>
          </w:tcPr>
          <w:p w14:paraId="6BEC2262" w14:textId="77777777" w:rsidR="00621478" w:rsidRPr="003463EE" w:rsidRDefault="00000000" w:rsidP="003463EE">
            <w:pPr>
              <w:jc w:val="center"/>
              <w:rPr>
                <w:rFonts w:cs="Times New Roman"/>
              </w:rPr>
            </w:pPr>
            <w:r w:rsidRPr="003463EE">
              <w:rPr>
                <w:rFonts w:cs="Times New Roman"/>
              </w:rPr>
              <w:t>(Ký, ghi rõ họ tên, đóng dấu)</w:t>
            </w:r>
          </w:p>
        </w:tc>
        <w:tc>
          <w:tcPr>
            <w:tcW w:w="4320" w:type="dxa"/>
          </w:tcPr>
          <w:p w14:paraId="5CF00981" w14:textId="77777777" w:rsidR="00621478" w:rsidRPr="003463EE" w:rsidRDefault="00000000" w:rsidP="003463EE">
            <w:pPr>
              <w:jc w:val="center"/>
              <w:rPr>
                <w:rFonts w:cs="Times New Roman"/>
              </w:rPr>
            </w:pPr>
            <w:r w:rsidRPr="003463EE">
              <w:rPr>
                <w:rFonts w:cs="Times New Roman"/>
              </w:rPr>
              <w:t>(Ký, ghi rõ họ tên, đóng dấu)</w:t>
            </w:r>
          </w:p>
        </w:tc>
      </w:tr>
    </w:tbl>
    <w:p w14:paraId="23248DED" w14:textId="77777777" w:rsidR="00482DBC" w:rsidRPr="003463EE" w:rsidRDefault="00482DBC">
      <w:pPr>
        <w:rPr>
          <w:rFonts w:cs="Times New Roman"/>
        </w:rPr>
      </w:pPr>
    </w:p>
    <w:sectPr w:rsidR="00482DBC" w:rsidRPr="003463EE"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maiht" w:date="2026-06-19T16:13:00Z" w:initials="m">
    <w:p w14:paraId="0F553063" w14:textId="010AF135" w:rsidR="00150603" w:rsidRPr="00150603" w:rsidRDefault="00150603">
      <w:pPr>
        <w:pStyle w:val="CommentText"/>
      </w:pPr>
      <w:r>
        <w:rPr>
          <w:rStyle w:val="CommentReference"/>
        </w:rPr>
        <w:annotationRef/>
      </w:r>
      <w:r>
        <w:t xml:space="preserve">Đối với các hợp đồng B2B, bên cung cấp dịch vụ là Bên B – mang hàm nghĩa tôn trọng khách hàng. </w:t>
      </w:r>
      <w:r w:rsidRPr="00150603">
        <w:t xml:space="preserve">Em nên chuyển lại Bên A và Bên B, </w:t>
      </w:r>
      <w:r>
        <w:t>cũng là để phù hợp với các hợp đồng mẫu khác của GAPIT</w:t>
      </w:r>
    </w:p>
  </w:comment>
  <w:comment w:id="6" w:author="maiht" w:date="2026-06-19T15:37:00Z" w:initials="m">
    <w:p w14:paraId="57360890" w14:textId="616844E5" w:rsidR="00083D38" w:rsidRDefault="00083D38">
      <w:pPr>
        <w:pStyle w:val="CommentText"/>
      </w:pPr>
      <w:r>
        <w:rPr>
          <w:rStyle w:val="CommentReference"/>
        </w:rPr>
        <w:annotationRef/>
      </w:r>
      <w:r>
        <w:t>Mình có giấy chứng nhận đại lý không em?</w:t>
      </w:r>
    </w:p>
  </w:comment>
  <w:comment w:id="7" w:author="maiht" w:date="2026-06-19T16:17:00Z" w:initials="m">
    <w:p w14:paraId="4B5E2AE3" w14:textId="462AD83B" w:rsidR="00150603" w:rsidRDefault="00150603">
      <w:pPr>
        <w:pStyle w:val="CommentText"/>
      </w:pPr>
      <w:r>
        <w:rPr>
          <w:rStyle w:val="CommentReference"/>
        </w:rPr>
        <w:annotationRef/>
      </w:r>
      <w:r>
        <w:t>Quy định tại Điều 5.3 thì đây là Hợp đồng trả trước, thường với hợp đồng trả trước, khi nào thanh toán khách mới nhận đc dịch vụ nên sẽ không có khái niệm lãi chậm trả, trừ khi 2 bên thỏa thuận có lãi chậm trả</w:t>
      </w:r>
    </w:p>
  </w:comment>
  <w:comment w:id="12" w:author="maiht" w:date="2026-06-19T16:09:00Z" w:initials="m">
    <w:p w14:paraId="2D607D06" w14:textId="75878FE5" w:rsidR="00AB5697" w:rsidRDefault="00AB5697">
      <w:pPr>
        <w:pStyle w:val="CommentText"/>
      </w:pPr>
      <w:r>
        <w:rPr>
          <w:rStyle w:val="CommentReference"/>
        </w:rPr>
        <w:annotationRef/>
      </w:r>
      <w:r>
        <w:t>Phần này VNG báo là không hoàn lại tiền với mã code chưa kích hoạt rồi mà nhỉ</w:t>
      </w:r>
    </w:p>
  </w:comment>
  <w:comment w:id="14" w:author="maiht" w:date="2026-06-19T16:25:00Z" w:initials="m">
    <w:p w14:paraId="1770785F" w14:textId="58DB4AC1" w:rsidR="00664301" w:rsidRDefault="00664301">
      <w:pPr>
        <w:pStyle w:val="CommentText"/>
      </w:pPr>
      <w:r>
        <w:rPr>
          <w:rStyle w:val="CommentReference"/>
        </w:rPr>
        <w:annotationRef/>
      </w:r>
      <w:r>
        <w:t>Chung chung và mơ hồ, đề nghị sửa theo ý kiến bên dưới</w:t>
      </w:r>
    </w:p>
  </w:comment>
  <w:comment w:id="21" w:author="maiht" w:date="2026-06-19T16:10:00Z" w:initials="m">
    <w:p w14:paraId="6D36D1AA" w14:textId="72667B21" w:rsidR="00AB5697" w:rsidRDefault="00AB5697">
      <w:pPr>
        <w:pStyle w:val="CommentText"/>
      </w:pPr>
      <w:r>
        <w:rPr>
          <w:rStyle w:val="CommentReference"/>
        </w:rPr>
        <w:annotationRef/>
      </w:r>
      <w:r>
        <w:t>Bỏ điều khoản này. Chính sách chung là khi đã mua thì không hoàn lại dưới mọi hình thức</w:t>
      </w:r>
    </w:p>
  </w:comment>
  <w:comment w:id="23" w:author="maiht" w:date="2026-06-19T16:11:00Z" w:initials="m">
    <w:p w14:paraId="3FFC541F" w14:textId="55006E49" w:rsidR="00AB5697" w:rsidRDefault="00AB5697">
      <w:pPr>
        <w:pStyle w:val="CommentText"/>
      </w:pPr>
      <w:r>
        <w:rPr>
          <w:rStyle w:val="CommentReference"/>
        </w:rPr>
        <w:annotationRef/>
      </w:r>
      <w:r>
        <w:t>Không nên lựa chọn trọng tài do án phí đắt và bất lợi trong việc thi hành án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553063" w15:done="0"/>
  <w15:commentEx w15:paraId="57360890" w15:done="0"/>
  <w15:commentEx w15:paraId="4B5E2AE3" w15:done="0"/>
  <w15:commentEx w15:paraId="2D607D06" w15:done="0"/>
  <w15:commentEx w15:paraId="1770785F" w15:done="0"/>
  <w15:commentEx w15:paraId="6D36D1AA" w15:done="0"/>
  <w15:commentEx w15:paraId="3FFC541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340F6D" w16cex:dateUtc="2026-06-19T09:13:00Z"/>
  <w16cex:commentExtensible w16cex:durableId="7426524F" w16cex:dateUtc="2026-06-19T08:37:00Z"/>
  <w16cex:commentExtensible w16cex:durableId="161199D4" w16cex:dateUtc="2026-06-19T09:17:00Z"/>
  <w16cex:commentExtensible w16cex:durableId="0F72DB28" w16cex:dateUtc="2026-06-19T09:09:00Z"/>
  <w16cex:commentExtensible w16cex:durableId="756F83DA" w16cex:dateUtc="2026-06-19T09:25:00Z"/>
  <w16cex:commentExtensible w16cex:durableId="523A99A3" w16cex:dateUtc="2026-06-19T09:10:00Z"/>
  <w16cex:commentExtensible w16cex:durableId="2E1557D3" w16cex:dateUtc="2026-06-19T09: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553063" w16cid:durableId="09340F6D"/>
  <w16cid:commentId w16cid:paraId="57360890" w16cid:durableId="7426524F"/>
  <w16cid:commentId w16cid:paraId="4B5E2AE3" w16cid:durableId="161199D4"/>
  <w16cid:commentId w16cid:paraId="2D607D06" w16cid:durableId="0F72DB28"/>
  <w16cid:commentId w16cid:paraId="1770785F" w16cid:durableId="756F83DA"/>
  <w16cid:commentId w16cid:paraId="6D36D1AA" w16cid:durableId="523A99A3"/>
  <w16cid:commentId w16cid:paraId="3FFC541F" w16cid:durableId="2E1557D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3441485">
    <w:abstractNumId w:val="8"/>
  </w:num>
  <w:num w:numId="2" w16cid:durableId="1106269081">
    <w:abstractNumId w:val="6"/>
  </w:num>
  <w:num w:numId="3" w16cid:durableId="134106066">
    <w:abstractNumId w:val="5"/>
  </w:num>
  <w:num w:numId="4" w16cid:durableId="1599673022">
    <w:abstractNumId w:val="4"/>
  </w:num>
  <w:num w:numId="5" w16cid:durableId="1935700961">
    <w:abstractNumId w:val="7"/>
  </w:num>
  <w:num w:numId="6" w16cid:durableId="775977864">
    <w:abstractNumId w:val="3"/>
  </w:num>
  <w:num w:numId="7" w16cid:durableId="610358465">
    <w:abstractNumId w:val="2"/>
  </w:num>
  <w:num w:numId="8" w16cid:durableId="251816569">
    <w:abstractNumId w:val="1"/>
  </w:num>
  <w:num w:numId="9" w16cid:durableId="111899207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iht">
    <w15:presenceInfo w15:providerId="None" w15:userId="maih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D38"/>
    <w:rsid w:val="00150603"/>
    <w:rsid w:val="0015074B"/>
    <w:rsid w:val="0029639D"/>
    <w:rsid w:val="00326F90"/>
    <w:rsid w:val="003463EE"/>
    <w:rsid w:val="003A743B"/>
    <w:rsid w:val="00482DBC"/>
    <w:rsid w:val="00621478"/>
    <w:rsid w:val="00664301"/>
    <w:rsid w:val="00AA1D8D"/>
    <w:rsid w:val="00AA3343"/>
    <w:rsid w:val="00AB5697"/>
    <w:rsid w:val="00B47730"/>
    <w:rsid w:val="00CA176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ED4021"/>
  <w14:defaultImageDpi w14:val="300"/>
  <w15:docId w15:val="{19DAA39D-CC2C-4995-9CAF-0CEDB1681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AA3343"/>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083D38"/>
    <w:rPr>
      <w:sz w:val="16"/>
      <w:szCs w:val="16"/>
    </w:rPr>
  </w:style>
  <w:style w:type="paragraph" w:styleId="CommentText">
    <w:name w:val="annotation text"/>
    <w:basedOn w:val="Normal"/>
    <w:link w:val="CommentTextChar"/>
    <w:uiPriority w:val="99"/>
    <w:semiHidden/>
    <w:unhideWhenUsed/>
    <w:rsid w:val="00083D38"/>
    <w:pPr>
      <w:spacing w:line="240" w:lineRule="auto"/>
    </w:pPr>
    <w:rPr>
      <w:sz w:val="20"/>
      <w:szCs w:val="20"/>
    </w:rPr>
  </w:style>
  <w:style w:type="character" w:customStyle="1" w:styleId="CommentTextChar">
    <w:name w:val="Comment Text Char"/>
    <w:basedOn w:val="DefaultParagraphFont"/>
    <w:link w:val="CommentText"/>
    <w:uiPriority w:val="99"/>
    <w:semiHidden/>
    <w:rsid w:val="00083D38"/>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083D38"/>
    <w:rPr>
      <w:b/>
      <w:bCs/>
    </w:rPr>
  </w:style>
  <w:style w:type="character" w:customStyle="1" w:styleId="CommentSubjectChar">
    <w:name w:val="Comment Subject Char"/>
    <w:basedOn w:val="CommentTextChar"/>
    <w:link w:val="CommentSubject"/>
    <w:uiPriority w:val="99"/>
    <w:semiHidden/>
    <w:rsid w:val="00083D38"/>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17</Pages>
  <Words>4395</Words>
  <Characters>25056</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maiht</cp:lastModifiedBy>
  <cp:revision>4</cp:revision>
  <dcterms:created xsi:type="dcterms:W3CDTF">2013-12-23T23:15:00Z</dcterms:created>
  <dcterms:modified xsi:type="dcterms:W3CDTF">2026-06-19T09:28:00Z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eb40ba38-2d3c-43fd-985d-4c6b28af9b7c</vt:lpwstr>
  </property>
</Properties>
</file>