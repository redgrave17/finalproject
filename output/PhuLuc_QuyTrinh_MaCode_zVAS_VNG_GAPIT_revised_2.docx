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A6412" w14:textId="77777777" w:rsidR="00885042" w:rsidRPr="006B7F7D" w:rsidRDefault="00885042">
      <w:pPr>
        <w:spacing w:after="80"/>
        <w:jc w:val="center"/>
        <w:rPr>
          <w:b/>
          <w:color w:val="1B2F5A"/>
          <w:szCs w:val="24"/>
        </w:rPr>
      </w:pPr>
      <w:r>
        <w:rPr>
          <w:b/>
          <w:color w:val="1B2F5A"/>
          <w:szCs w:val="24"/>
        </w:rPr>
        <w:t>Phụ Lục 03</w:t>
      </w:r>
    </w:p>
    <w:p w14:paraId="3DCDFDD3" w14:textId="77777777" w:rsidR="009C2DAD" w:rsidRPr="006B7F7D" w:rsidRDefault="00624BC9">
      <w:pPr>
        <w:spacing w:after="80"/>
        <w:jc w:val="center"/>
        <w:rPr>
          <w:szCs w:val="24"/>
        </w:rPr>
      </w:pPr>
      <w:r>
        <w:rPr>
          <w:b/>
          <w:color w:val="1B2F5A"/>
          <w:szCs w:val="24"/>
        </w:rPr>
        <w:t>Phụ lục Quy trình Giao, Nhận, Xử lý Mã code zVAS</w:t>
      </w:r>
    </w:p>
    <w:p w14:paraId="228F6816" w14:textId="77777777" w:rsidR="009C2DAD" w:rsidRPr="006B7F7D" w:rsidRDefault="00624BC9">
      <w:pPr>
        <w:spacing w:after="60"/>
        <w:rPr>
          <w:szCs w:val="24"/>
        </w:rPr>
      </w:pPr>
      <w:r>
        <w:rPr>
          <w:i/>
          <w:szCs w:val="24"/>
        </w:rPr>
        <w:t>(Đính kèm và là một phần không tách rời của Hợp đồng Dịch vụ số ……/2026/ZVAS/VNG-…… giữa Công ty Cổ phần Tập đoàn VNG hay “Bên A” và Công ty Cổ phần GAPIT hay “Bên B”.)</w:t>
      </w:r>
    </w:p>
    <w:p w14:paraId="7298E510" w14:textId="77777777" w:rsidR="009C2DAD" w:rsidRPr="006B7F7D" w:rsidRDefault="00624BC9">
      <w:pPr>
        <w:spacing w:before="200" w:after="80"/>
        <w:ind w:left="0"/>
        <w:rPr>
          <w:szCs w:val="24"/>
        </w:rPr>
      </w:pPr>
      <w:r>
        <w:rPr>
          <w:b/>
          <w:color w:val="1B2F5A"/>
          <w:szCs w:val="24"/>
        </w:rPr>
        <w:t>Điều 1. Mục đích và phạm vi</w:t>
      </w:r>
    </w:p>
    <w:p w14:paraId="6E98852E" w14:textId="77777777" w:rsidR="009C2DAD" w:rsidRPr="006B7F7D" w:rsidRDefault="00624BC9">
      <w:pPr>
        <w:spacing w:after="60"/>
        <w:ind w:left="0"/>
        <w:jc w:val="both"/>
        <w:rPr>
          <w:szCs w:val="24"/>
        </w:rPr>
      </w:pPr>
      <w:r>
        <w:rPr>
          <w:szCs w:val="24"/>
        </w:rPr>
        <w:t>1.1. Phụ lục này quy định trình tự Bên B (GAPIT) nhận Mã code zVAS từ Bên A (VNG/Zalo), xử lý và quản lý Mã code, và giao Mã code tới khách hàng của Bên B (đại lý cấp dưới, khách hàng doanh nghiệp và người dùng cuối), bảo đảm thống nhất trong vận hành và tuân thủ chính sách của Bên A.</w:t>
      </w:r>
    </w:p>
    <w:p w14:paraId="6C3A24FA" w14:textId="77777777" w:rsidR="009C2DAD" w:rsidRPr="006B7F7D" w:rsidRDefault="00624BC9">
      <w:pPr>
        <w:spacing w:before="200" w:after="80"/>
        <w:ind w:left="0"/>
        <w:rPr>
          <w:szCs w:val="24"/>
        </w:rPr>
      </w:pPr>
      <w:r>
        <w:rPr>
          <w:b/>
          <w:color w:val="1B2F5A"/>
          <w:szCs w:val="24"/>
        </w:rPr>
        <w:t>Điều 2. Sơ đồ tổng quát luồng Mã code</w:t>
      </w:r>
    </w:p>
    <w:p w14:paraId="0DA980FC" w14:textId="77777777" w:rsidR="009C2DAD" w:rsidRPr="006B7F7D" w:rsidRDefault="00624BC9">
      <w:pPr>
        <w:spacing w:before="200" w:after="80"/>
        <w:ind w:left="0"/>
        <w:rPr>
          <w:szCs w:val="24"/>
        </w:rPr>
      </w:pPr>
      <w:r>
        <w:rPr>
          <w:b/>
          <w:color w:val="1B2F5A"/>
          <w:szCs w:val="24"/>
        </w:rPr>
        <w:t>2.1. Bước 1 – Nhận Mã code (Bên B nhận từ Bên A)</w:t>
      </w:r>
    </w:p>
    <w:p w14:paraId="3AC60842" w14:textId="77777777" w:rsidR="009C2DAD" w:rsidRPr="006B7F7D" w:rsidRDefault="002C4D42">
      <w:pPr>
        <w:spacing w:after="60"/>
        <w:ind w:left="432"/>
        <w:jc w:val="both"/>
        <w:rPr>
          <w:szCs w:val="24"/>
        </w:rPr>
      </w:pPr>
      <w:r>
        <w:rPr>
          <w:szCs w:val="24"/>
        </w:rPr>
        <w:t>a) Đặt hàng: Bên B gửi yêu cầu đặt hàng cho Bên A qua địa chỉ email đặt hàng được chỉ định tại Hợp đồng; Bên A xác nhận đơn hàng.</w:t>
      </w:r>
    </w:p>
    <w:p w14:paraId="5A37951B" w14:textId="77777777" w:rsidR="009C2DAD" w:rsidRPr="006B7F7D" w:rsidRDefault="002C4D42">
      <w:pPr>
        <w:spacing w:after="60"/>
        <w:ind w:left="432"/>
        <w:jc w:val="both"/>
        <w:rPr>
          <w:szCs w:val="24"/>
        </w:rPr>
      </w:pPr>
      <w:r>
        <w:rPr>
          <w:szCs w:val="24"/>
        </w:rPr>
        <w:t>b) Thanh toán trả trước: Bên B thanh toán 100% giá trị đơn cho Bên A trong vòng 10 (mười) ngày làm việc trước khi sử dụng dịch vụ, vào tài khoản của Bên A theo thông tin quy định tại Hợp đồng. Bên A xuất hóa đơn tài chính hợp lệ sau khi nhận được khoản thanh toán.</w:t>
      </w:r>
    </w:p>
    <w:p w14:paraId="21601171" w14:textId="77777777" w:rsidR="009C2DAD" w:rsidRPr="006B7F7D" w:rsidRDefault="002C4D42">
      <w:pPr>
        <w:spacing w:after="60"/>
        <w:ind w:left="432"/>
        <w:jc w:val="both"/>
        <w:rPr>
          <w:szCs w:val="24"/>
        </w:rPr>
      </w:pPr>
      <w:r>
        <w:rPr>
          <w:szCs w:val="24"/>
        </w:rPr>
        <w:t>c) Bàn giao Mã code: Bên A bàn giao Mã code zVAS theo từng đơn (không tách lẻ) trong vòng 03 (ba) ngày làm việc kể từ khi nhận được thanh toán đầy đủ, qua email và/hoặc phương thức khác do Hai Bên thỏa thuận bằng văn bản; đồng thời được cập nhật, tra cứu tại zbox.vn.</w:t>
      </w:r>
    </w:p>
    <w:p w14:paraId="2A97E378" w14:textId="0392D80D" w:rsidR="00FA3BC9" w:rsidRPr="00470564" w:rsidRDefault="002C4D42" w:rsidP="00470564">
      <w:pPr>
        <w:spacing w:after="60"/>
        <w:ind w:left="432"/>
        <w:jc w:val="both"/>
        <w:rPr>
          <w:szCs w:val="24"/>
        </w:rPr>
      </w:pPr>
      <w:r>
        <w:rPr>
          <w:szCs w:val="24"/>
        </w:rPr>
        <w:t>d) Kiểm tra khi nhận: Bên B kiểm tra số lượng, loại dịch vụ và tình trạng Mã code ngay khi nhận. Mã code bị lỗi, không sử dụng được hoặc đã bị sử dụng trước khi bàn giao được xử lý theo Điều 3 của Phụ lục này.</w:t>
      </w:r>
      <w:commentRangeStart w:id="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ins w:id="1" w:author="Hang P." w:date="2026-07-13T14:33:00Z" w16du:dateUtc="2026-07-13T07:33:00Z">
        <w:r w:rsidR="00470564">
          <w:rPr>
            <w:szCs w:val="24"/>
          </w:rPr>
          <w:t>xác</w:t>
        </w:r>
        <w:proofErr w:type="spellEnd"/>
        <w:r w:rsidR="00470564">
          <w:rPr>
            <w:szCs w:val="24"/>
          </w:rPr>
          <w:t xml:space="preserve"> </w:t>
        </w:r>
        <w:proofErr w:type="spellStart"/>
        <w:r w:rsidR="00470564">
          <w:rPr>
            <w:szCs w:val="24"/>
          </w:rPr>
          <w:t>nhận</w:t>
        </w:r>
        <w:proofErr w:type="spellEnd"/>
        <w:r w:rsidR="00470564">
          <w:rPr>
            <w:szCs w:val="24"/>
          </w:rPr>
          <w:t xml:space="preserve"> </w:t>
        </w:r>
      </w:ins>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commentRangeEnd w:id="0"/>
      <w:proofErr w:type="spellStart"/>
      <w:ins w:id="2" w:author="Hang P." w:date="2026-07-13T14:35:00Z" w16du:dateUtc="2026-07-13T07:35:00Z">
        <w:r w:rsidR="00470564" w:rsidRPr="00470564">
          <w:rPr>
            <w:szCs w:val="24"/>
            <w:highlight w:val="yellow"/>
            <w:rPrChange w:id="3" w:author="Hang P." w:date="2026-07-13T14:35:00Z" w16du:dateUtc="2026-07-13T07:35:00Z">
              <w:rPr>
                <w:szCs w:val="24"/>
                <w:highlight w:val="green"/>
              </w:rPr>
            </w:rPrChange>
          </w:rPr>
          <w:t>Bên</w:t>
        </w:r>
        <w:proofErr w:type="spellEnd"/>
        <w:r w:rsidR="00470564" w:rsidRPr="00470564">
          <w:rPr>
            <w:szCs w:val="24"/>
            <w:highlight w:val="yellow"/>
            <w:rPrChange w:id="4" w:author="Hang P." w:date="2026-07-13T14:35:00Z" w16du:dateUtc="2026-07-13T07:35:00Z">
              <w:rPr>
                <w:szCs w:val="24"/>
                <w:highlight w:val="green"/>
              </w:rPr>
            </w:rPrChange>
          </w:rPr>
          <w:t xml:space="preserve"> B </w:t>
        </w:r>
        <w:proofErr w:type="spellStart"/>
        <w:r w:rsidR="00470564" w:rsidRPr="00470564">
          <w:rPr>
            <w:szCs w:val="24"/>
            <w:highlight w:val="yellow"/>
            <w:rPrChange w:id="5" w:author="Hang P." w:date="2026-07-13T14:35:00Z" w16du:dateUtc="2026-07-13T07:35:00Z">
              <w:rPr>
                <w:szCs w:val="24"/>
                <w:highlight w:val="green"/>
              </w:rPr>
            </w:rPrChange>
          </w:rPr>
          <w:t>tra</w:t>
        </w:r>
        <w:proofErr w:type="spellEnd"/>
        <w:r w:rsidR="00470564" w:rsidRPr="00470564">
          <w:rPr>
            <w:szCs w:val="24"/>
            <w:highlight w:val="yellow"/>
            <w:rPrChange w:id="6" w:author="Hang P." w:date="2026-07-13T14:35:00Z" w16du:dateUtc="2026-07-13T07:35:00Z">
              <w:rPr>
                <w:szCs w:val="24"/>
                <w:highlight w:val="green"/>
              </w:rPr>
            </w:rPrChange>
          </w:rPr>
          <w:t xml:space="preserve"> </w:t>
        </w:r>
        <w:proofErr w:type="spellStart"/>
        <w:r w:rsidR="00470564" w:rsidRPr="00470564">
          <w:rPr>
            <w:szCs w:val="24"/>
            <w:highlight w:val="yellow"/>
            <w:rPrChange w:id="7" w:author="Hang P." w:date="2026-07-13T14:35:00Z" w16du:dateUtc="2026-07-13T07:35:00Z">
              <w:rPr>
                <w:szCs w:val="24"/>
                <w:highlight w:val="green"/>
              </w:rPr>
            </w:rPrChange>
          </w:rPr>
          <w:t>cứu</w:t>
        </w:r>
        <w:proofErr w:type="spellEnd"/>
        <w:r w:rsidR="00470564" w:rsidRPr="00470564">
          <w:rPr>
            <w:szCs w:val="24"/>
            <w:highlight w:val="yellow"/>
            <w:rPrChange w:id="8" w:author="Hang P." w:date="2026-07-13T14:35:00Z" w16du:dateUtc="2026-07-13T07:35:00Z">
              <w:rPr>
                <w:szCs w:val="24"/>
                <w:highlight w:val="green"/>
              </w:rPr>
            </w:rPrChange>
          </w:rPr>
          <w:t xml:space="preserve"> </w:t>
        </w:r>
        <w:proofErr w:type="spellStart"/>
        <w:r w:rsidR="00470564" w:rsidRPr="00470564">
          <w:rPr>
            <w:szCs w:val="24"/>
            <w:highlight w:val="yellow"/>
            <w:rPrChange w:id="9" w:author="Hang P." w:date="2026-07-13T14:35:00Z" w16du:dateUtc="2026-07-13T07:35:00Z">
              <w:rPr>
                <w:szCs w:val="24"/>
                <w:highlight w:val="green"/>
              </w:rPr>
            </w:rPrChange>
          </w:rPr>
          <w:t>tại</w:t>
        </w:r>
        <w:proofErr w:type="spellEnd"/>
        <w:r w:rsidR="00470564" w:rsidRPr="00470564">
          <w:rPr>
            <w:szCs w:val="24"/>
            <w:highlight w:val="yellow"/>
            <w:rPrChange w:id="10" w:author="Hang P." w:date="2026-07-13T14:35:00Z" w16du:dateUtc="2026-07-13T07:35:00Z">
              <w:rPr>
                <w:szCs w:val="24"/>
                <w:highlight w:val="green"/>
              </w:rPr>
            </w:rPrChange>
          </w:rPr>
          <w:t xml:space="preserve"> zbox.vn (</w:t>
        </w:r>
        <w:proofErr w:type="spellStart"/>
        <w:r w:rsidR="00470564" w:rsidRPr="00470564">
          <w:rPr>
            <w:szCs w:val="24"/>
            <w:highlight w:val="yellow"/>
            <w:rPrChange w:id="11" w:author="Hang P." w:date="2026-07-13T14:35:00Z" w16du:dateUtc="2026-07-13T07:35:00Z">
              <w:rPr>
                <w:szCs w:val="24"/>
                <w:highlight w:val="green"/>
              </w:rPr>
            </w:rPrChange>
          </w:rPr>
          <w:t>mục</w:t>
        </w:r>
        <w:proofErr w:type="spellEnd"/>
        <w:r w:rsidR="00470564" w:rsidRPr="00470564">
          <w:rPr>
            <w:szCs w:val="24"/>
            <w:highlight w:val="yellow"/>
            <w:rPrChange w:id="12" w:author="Hang P." w:date="2026-07-13T14:35:00Z" w16du:dateUtc="2026-07-13T07:35:00Z">
              <w:rPr>
                <w:szCs w:val="24"/>
                <w:highlight w:val="green"/>
              </w:rPr>
            </w:rPrChange>
          </w:rPr>
          <w:t xml:space="preserve"> “Quản </w:t>
        </w:r>
        <w:proofErr w:type="spellStart"/>
        <w:r w:rsidR="00470564" w:rsidRPr="00470564">
          <w:rPr>
            <w:szCs w:val="24"/>
            <w:highlight w:val="yellow"/>
            <w:rPrChange w:id="13" w:author="Hang P." w:date="2026-07-13T14:35:00Z" w16du:dateUtc="2026-07-13T07:35:00Z">
              <w:rPr>
                <w:szCs w:val="24"/>
                <w:highlight w:val="green"/>
              </w:rPr>
            </w:rPrChange>
          </w:rPr>
          <w:t>lý</w:t>
        </w:r>
        <w:proofErr w:type="spellEnd"/>
        <w:r w:rsidR="00470564" w:rsidRPr="00470564">
          <w:rPr>
            <w:szCs w:val="24"/>
            <w:highlight w:val="yellow"/>
            <w:rPrChange w:id="14" w:author="Hang P." w:date="2026-07-13T14:35:00Z" w16du:dateUtc="2026-07-13T07:35:00Z">
              <w:rPr>
                <w:szCs w:val="24"/>
                <w:highlight w:val="green"/>
              </w:rPr>
            </w:rPrChange>
          </w:rPr>
          <w:t xml:space="preserve"> </w:t>
        </w:r>
        <w:proofErr w:type="spellStart"/>
        <w:r w:rsidR="00470564" w:rsidRPr="00470564">
          <w:rPr>
            <w:szCs w:val="24"/>
            <w:highlight w:val="yellow"/>
            <w:rPrChange w:id="15" w:author="Hang P." w:date="2026-07-13T14:35:00Z" w16du:dateUtc="2026-07-13T07:35:00Z">
              <w:rPr>
                <w:szCs w:val="24"/>
                <w:highlight w:val="green"/>
              </w:rPr>
            </w:rPrChange>
          </w:rPr>
          <w:t>mã</w:t>
        </w:r>
        <w:proofErr w:type="spellEnd"/>
        <w:r w:rsidR="00470564" w:rsidRPr="00470564">
          <w:rPr>
            <w:szCs w:val="24"/>
            <w:highlight w:val="yellow"/>
            <w:rPrChange w:id="16" w:author="Hang P." w:date="2026-07-13T14:35:00Z" w16du:dateUtc="2026-07-13T07:35:00Z">
              <w:rPr>
                <w:szCs w:val="24"/>
                <w:highlight w:val="green"/>
              </w:rPr>
            </w:rPrChange>
          </w:rPr>
          <w:t xml:space="preserve"> code”) </w:t>
        </w:r>
        <w:proofErr w:type="spellStart"/>
        <w:r w:rsidR="00470564" w:rsidRPr="00470564">
          <w:rPr>
            <w:szCs w:val="24"/>
            <w:highlight w:val="yellow"/>
            <w:rPrChange w:id="17" w:author="Hang P." w:date="2026-07-13T14:35:00Z" w16du:dateUtc="2026-07-13T07:35:00Z">
              <w:rPr>
                <w:szCs w:val="24"/>
                <w:highlight w:val="green"/>
              </w:rPr>
            </w:rPrChange>
          </w:rPr>
          <w:t>và</w:t>
        </w:r>
        <w:proofErr w:type="spellEnd"/>
        <w:r w:rsidR="00470564" w:rsidRPr="00470564">
          <w:rPr>
            <w:szCs w:val="24"/>
            <w:highlight w:val="yellow"/>
            <w:rPrChange w:id="18" w:author="Hang P." w:date="2026-07-13T14:35:00Z" w16du:dateUtc="2026-07-13T07:35:00Z">
              <w:rPr>
                <w:szCs w:val="24"/>
                <w:highlight w:val="green"/>
              </w:rPr>
            </w:rPrChange>
          </w:rPr>
          <w:t xml:space="preserve"> </w:t>
        </w:r>
        <w:proofErr w:type="spellStart"/>
        <w:r w:rsidR="00470564" w:rsidRPr="00470564">
          <w:rPr>
            <w:szCs w:val="24"/>
            <w:highlight w:val="yellow"/>
            <w:rPrChange w:id="19" w:author="Hang P." w:date="2026-07-13T14:35:00Z" w16du:dateUtc="2026-07-13T07:35:00Z">
              <w:rPr>
                <w:szCs w:val="24"/>
                <w:highlight w:val="green"/>
              </w:rPr>
            </w:rPrChange>
          </w:rPr>
          <w:t>đối</w:t>
        </w:r>
        <w:proofErr w:type="spellEnd"/>
        <w:r w:rsidR="00470564" w:rsidRPr="00470564">
          <w:rPr>
            <w:szCs w:val="24"/>
            <w:highlight w:val="yellow"/>
            <w:rPrChange w:id="20" w:author="Hang P." w:date="2026-07-13T14:35:00Z" w16du:dateUtc="2026-07-13T07:35:00Z">
              <w:rPr>
                <w:szCs w:val="24"/>
                <w:highlight w:val="green"/>
              </w:rPr>
            </w:rPrChange>
          </w:rPr>
          <w:t xml:space="preserve"> </w:t>
        </w:r>
        <w:proofErr w:type="spellStart"/>
        <w:r w:rsidR="00470564" w:rsidRPr="00470564">
          <w:rPr>
            <w:szCs w:val="24"/>
            <w:highlight w:val="yellow"/>
            <w:rPrChange w:id="21" w:author="Hang P." w:date="2026-07-13T14:35:00Z" w16du:dateUtc="2026-07-13T07:35:00Z">
              <w:rPr>
                <w:szCs w:val="24"/>
                <w:highlight w:val="green"/>
              </w:rPr>
            </w:rPrChange>
          </w:rPr>
          <w:t>chiếu</w:t>
        </w:r>
        <w:proofErr w:type="spellEnd"/>
        <w:r w:rsidR="00470564" w:rsidRPr="00470564">
          <w:rPr>
            <w:szCs w:val="24"/>
            <w:highlight w:val="yellow"/>
            <w:rPrChange w:id="22" w:author="Hang P." w:date="2026-07-13T14:35:00Z" w16du:dateUtc="2026-07-13T07:35:00Z">
              <w:rPr>
                <w:szCs w:val="24"/>
                <w:highlight w:val="green"/>
              </w:rPr>
            </w:rPrChange>
          </w:rPr>
          <w:t xml:space="preserve"> </w:t>
        </w:r>
        <w:proofErr w:type="spellStart"/>
        <w:r w:rsidR="00470564" w:rsidRPr="00470564">
          <w:rPr>
            <w:szCs w:val="24"/>
            <w:highlight w:val="yellow"/>
            <w:rPrChange w:id="23" w:author="Hang P." w:date="2026-07-13T14:35:00Z" w16du:dateUtc="2026-07-13T07:35:00Z">
              <w:rPr>
                <w:szCs w:val="24"/>
                <w:highlight w:val="green"/>
              </w:rPr>
            </w:rPrChange>
          </w:rPr>
          <w:t>từng</w:t>
        </w:r>
        <w:proofErr w:type="spellEnd"/>
        <w:r w:rsidR="00470564" w:rsidRPr="00470564">
          <w:rPr>
            <w:szCs w:val="24"/>
            <w:highlight w:val="yellow"/>
            <w:rPrChange w:id="24" w:author="Hang P." w:date="2026-07-13T14:35:00Z" w16du:dateUtc="2026-07-13T07:35:00Z">
              <w:rPr>
                <w:szCs w:val="24"/>
                <w:highlight w:val="green"/>
              </w:rPr>
            </w:rPrChange>
          </w:rPr>
          <w:t xml:space="preserve"> </w:t>
        </w:r>
        <w:proofErr w:type="spellStart"/>
        <w:r w:rsidR="00470564" w:rsidRPr="00470564">
          <w:rPr>
            <w:szCs w:val="24"/>
            <w:highlight w:val="yellow"/>
            <w:rPrChange w:id="25" w:author="Hang P." w:date="2026-07-13T14:35:00Z" w16du:dateUtc="2026-07-13T07:35:00Z">
              <w:rPr>
                <w:szCs w:val="24"/>
                <w:highlight w:val="green"/>
              </w:rPr>
            </w:rPrChange>
          </w:rPr>
          <w:t>Mã</w:t>
        </w:r>
        <w:proofErr w:type="spellEnd"/>
        <w:r w:rsidR="00470564" w:rsidRPr="00470564">
          <w:rPr>
            <w:szCs w:val="24"/>
            <w:highlight w:val="yellow"/>
            <w:rPrChange w:id="26" w:author="Hang P." w:date="2026-07-13T14:35:00Z" w16du:dateUtc="2026-07-13T07:35:00Z">
              <w:rPr>
                <w:szCs w:val="24"/>
                <w:highlight w:val="green"/>
              </w:rPr>
            </w:rPrChange>
          </w:rPr>
          <w:t xml:space="preserve"> code </w:t>
        </w:r>
        <w:proofErr w:type="spellStart"/>
        <w:r w:rsidR="00470564" w:rsidRPr="00470564">
          <w:rPr>
            <w:szCs w:val="24"/>
            <w:highlight w:val="yellow"/>
            <w:rPrChange w:id="27" w:author="Hang P." w:date="2026-07-13T14:35:00Z" w16du:dateUtc="2026-07-13T07:35:00Z">
              <w:rPr>
                <w:szCs w:val="24"/>
                <w:highlight w:val="green"/>
              </w:rPr>
            </w:rPrChange>
          </w:rPr>
          <w:t>theo</w:t>
        </w:r>
        <w:proofErr w:type="spellEnd"/>
        <w:r w:rsidR="00470564" w:rsidRPr="00470564">
          <w:rPr>
            <w:szCs w:val="24"/>
            <w:highlight w:val="yellow"/>
            <w:rPrChange w:id="28" w:author="Hang P." w:date="2026-07-13T14:35:00Z" w16du:dateUtc="2026-07-13T07:35:00Z">
              <w:rPr>
                <w:szCs w:val="24"/>
                <w:highlight w:val="green"/>
              </w:rPr>
            </w:rPrChange>
          </w:rPr>
          <w:t>: (</w:t>
        </w:r>
        <w:proofErr w:type="spellStart"/>
        <w:r w:rsidR="00470564" w:rsidRPr="00470564">
          <w:rPr>
            <w:szCs w:val="24"/>
            <w:highlight w:val="yellow"/>
            <w:rPrChange w:id="29" w:author="Hang P." w:date="2026-07-13T14:35:00Z" w16du:dateUtc="2026-07-13T07:35:00Z">
              <w:rPr>
                <w:szCs w:val="24"/>
                <w:highlight w:val="green"/>
              </w:rPr>
            </w:rPrChange>
          </w:rPr>
          <w:t>i</w:t>
        </w:r>
        <w:proofErr w:type="spellEnd"/>
        <w:r w:rsidR="00470564" w:rsidRPr="00470564">
          <w:rPr>
            <w:szCs w:val="24"/>
            <w:highlight w:val="yellow"/>
            <w:rPrChange w:id="30" w:author="Hang P." w:date="2026-07-13T14:35:00Z" w16du:dateUtc="2026-07-13T07:35:00Z">
              <w:rPr>
                <w:szCs w:val="24"/>
                <w:highlight w:val="green"/>
              </w:rPr>
            </w:rPrChange>
          </w:rPr>
          <w:t xml:space="preserve">) </w:t>
        </w:r>
        <w:proofErr w:type="spellStart"/>
        <w:r w:rsidR="00470564" w:rsidRPr="00470564">
          <w:rPr>
            <w:szCs w:val="24"/>
            <w:highlight w:val="yellow"/>
            <w:rPrChange w:id="31" w:author="Hang P." w:date="2026-07-13T14:35:00Z" w16du:dateUtc="2026-07-13T07:35:00Z">
              <w:rPr>
                <w:szCs w:val="24"/>
                <w:highlight w:val="green"/>
              </w:rPr>
            </w:rPrChange>
          </w:rPr>
          <w:t>số</w:t>
        </w:r>
        <w:proofErr w:type="spellEnd"/>
        <w:r w:rsidR="00470564" w:rsidRPr="00470564">
          <w:rPr>
            <w:szCs w:val="24"/>
            <w:highlight w:val="yellow"/>
            <w:rPrChange w:id="32" w:author="Hang P." w:date="2026-07-13T14:35:00Z" w16du:dateUtc="2026-07-13T07:35:00Z">
              <w:rPr>
                <w:szCs w:val="24"/>
                <w:highlight w:val="green"/>
              </w:rPr>
            </w:rPrChange>
          </w:rPr>
          <w:t xml:space="preserve"> </w:t>
        </w:r>
        <w:proofErr w:type="spellStart"/>
        <w:r w:rsidR="00470564" w:rsidRPr="00470564">
          <w:rPr>
            <w:szCs w:val="24"/>
            <w:highlight w:val="yellow"/>
            <w:rPrChange w:id="33" w:author="Hang P." w:date="2026-07-13T14:35:00Z" w16du:dateUtc="2026-07-13T07:35:00Z">
              <w:rPr>
                <w:szCs w:val="24"/>
                <w:highlight w:val="green"/>
              </w:rPr>
            </w:rPrChange>
          </w:rPr>
          <w:t>lượng</w:t>
        </w:r>
        <w:proofErr w:type="spellEnd"/>
        <w:r w:rsidR="00470564" w:rsidRPr="00470564">
          <w:rPr>
            <w:szCs w:val="24"/>
            <w:highlight w:val="yellow"/>
            <w:rPrChange w:id="34" w:author="Hang P." w:date="2026-07-13T14:35:00Z" w16du:dateUtc="2026-07-13T07:35:00Z">
              <w:rPr>
                <w:szCs w:val="24"/>
                <w:highlight w:val="green"/>
              </w:rPr>
            </w:rPrChange>
          </w:rPr>
          <w:t xml:space="preserve"> </w:t>
        </w:r>
        <w:proofErr w:type="spellStart"/>
        <w:r w:rsidR="00470564" w:rsidRPr="00470564">
          <w:rPr>
            <w:szCs w:val="24"/>
            <w:highlight w:val="yellow"/>
            <w:rPrChange w:id="35" w:author="Hang P." w:date="2026-07-13T14:35:00Z" w16du:dateUtc="2026-07-13T07:35:00Z">
              <w:rPr>
                <w:szCs w:val="24"/>
                <w:highlight w:val="green"/>
              </w:rPr>
            </w:rPrChange>
          </w:rPr>
          <w:t>Mã</w:t>
        </w:r>
        <w:proofErr w:type="spellEnd"/>
        <w:r w:rsidR="00470564" w:rsidRPr="00470564">
          <w:rPr>
            <w:szCs w:val="24"/>
            <w:highlight w:val="yellow"/>
            <w:rPrChange w:id="36" w:author="Hang P." w:date="2026-07-13T14:35:00Z" w16du:dateUtc="2026-07-13T07:35:00Z">
              <w:rPr>
                <w:szCs w:val="24"/>
                <w:highlight w:val="green"/>
              </w:rPr>
            </w:rPrChange>
          </w:rPr>
          <w:t xml:space="preserve"> code </w:t>
        </w:r>
        <w:proofErr w:type="spellStart"/>
        <w:r w:rsidR="00470564" w:rsidRPr="00470564">
          <w:rPr>
            <w:szCs w:val="24"/>
            <w:highlight w:val="yellow"/>
            <w:rPrChange w:id="37" w:author="Hang P." w:date="2026-07-13T14:35:00Z" w16du:dateUtc="2026-07-13T07:35:00Z">
              <w:rPr>
                <w:szCs w:val="24"/>
                <w:highlight w:val="green"/>
              </w:rPr>
            </w:rPrChange>
          </w:rPr>
          <w:t>theo</w:t>
        </w:r>
        <w:proofErr w:type="spellEnd"/>
        <w:r w:rsidR="00470564" w:rsidRPr="00470564">
          <w:rPr>
            <w:szCs w:val="24"/>
            <w:highlight w:val="yellow"/>
            <w:rPrChange w:id="38" w:author="Hang P." w:date="2026-07-13T14:35:00Z" w16du:dateUtc="2026-07-13T07:35:00Z">
              <w:rPr>
                <w:szCs w:val="24"/>
                <w:highlight w:val="green"/>
              </w:rPr>
            </w:rPrChange>
          </w:rPr>
          <w:t xml:space="preserve"> </w:t>
        </w:r>
        <w:proofErr w:type="spellStart"/>
        <w:r w:rsidR="00470564" w:rsidRPr="00470564">
          <w:rPr>
            <w:szCs w:val="24"/>
            <w:highlight w:val="yellow"/>
            <w:rPrChange w:id="39" w:author="Hang P." w:date="2026-07-13T14:35:00Z" w16du:dateUtc="2026-07-13T07:35:00Z">
              <w:rPr>
                <w:szCs w:val="24"/>
                <w:highlight w:val="green"/>
              </w:rPr>
            </w:rPrChange>
          </w:rPr>
          <w:t>đơn</w:t>
        </w:r>
        <w:proofErr w:type="spellEnd"/>
        <w:r w:rsidR="00470564" w:rsidRPr="00470564">
          <w:rPr>
            <w:szCs w:val="24"/>
            <w:highlight w:val="yellow"/>
            <w:rPrChange w:id="40" w:author="Hang P." w:date="2026-07-13T14:35:00Z" w16du:dateUtc="2026-07-13T07:35:00Z">
              <w:rPr>
                <w:szCs w:val="24"/>
                <w:highlight w:val="green"/>
              </w:rPr>
            </w:rPrChange>
          </w:rPr>
          <w:t xml:space="preserve">; (ii) </w:t>
        </w:r>
        <w:proofErr w:type="spellStart"/>
        <w:r w:rsidR="00470564" w:rsidRPr="00470564">
          <w:rPr>
            <w:szCs w:val="24"/>
            <w:highlight w:val="yellow"/>
            <w:rPrChange w:id="41" w:author="Hang P." w:date="2026-07-13T14:35:00Z" w16du:dateUtc="2026-07-13T07:35:00Z">
              <w:rPr>
                <w:szCs w:val="24"/>
                <w:highlight w:val="green"/>
              </w:rPr>
            </w:rPrChange>
          </w:rPr>
          <w:t>đúng</w:t>
        </w:r>
        <w:proofErr w:type="spellEnd"/>
        <w:r w:rsidR="00470564" w:rsidRPr="00470564">
          <w:rPr>
            <w:szCs w:val="24"/>
            <w:highlight w:val="yellow"/>
            <w:rPrChange w:id="42" w:author="Hang P." w:date="2026-07-13T14:35:00Z" w16du:dateUtc="2026-07-13T07:35:00Z">
              <w:rPr>
                <w:szCs w:val="24"/>
                <w:highlight w:val="green"/>
              </w:rPr>
            </w:rPrChange>
          </w:rPr>
          <w:t xml:space="preserve"> </w:t>
        </w:r>
        <w:proofErr w:type="spellStart"/>
        <w:r w:rsidR="00470564" w:rsidRPr="00470564">
          <w:rPr>
            <w:szCs w:val="24"/>
            <w:highlight w:val="yellow"/>
            <w:rPrChange w:id="43" w:author="Hang P." w:date="2026-07-13T14:35:00Z" w16du:dateUtc="2026-07-13T07:35:00Z">
              <w:rPr>
                <w:szCs w:val="24"/>
                <w:highlight w:val="green"/>
              </w:rPr>
            </w:rPrChange>
          </w:rPr>
          <w:t>loại</w:t>
        </w:r>
        <w:proofErr w:type="spellEnd"/>
        <w:r w:rsidR="00470564" w:rsidRPr="00470564">
          <w:rPr>
            <w:szCs w:val="24"/>
            <w:highlight w:val="yellow"/>
            <w:rPrChange w:id="44" w:author="Hang P." w:date="2026-07-13T14:35:00Z" w16du:dateUtc="2026-07-13T07:35:00Z">
              <w:rPr>
                <w:szCs w:val="24"/>
                <w:highlight w:val="green"/>
              </w:rPr>
            </w:rPrChange>
          </w:rPr>
          <w:t xml:space="preserve"> </w:t>
        </w:r>
        <w:proofErr w:type="spellStart"/>
        <w:r w:rsidR="00470564" w:rsidRPr="00470564">
          <w:rPr>
            <w:szCs w:val="24"/>
            <w:highlight w:val="yellow"/>
            <w:rPrChange w:id="45" w:author="Hang P." w:date="2026-07-13T14:35:00Z" w16du:dateUtc="2026-07-13T07:35:00Z">
              <w:rPr>
                <w:szCs w:val="24"/>
                <w:highlight w:val="green"/>
              </w:rPr>
            </w:rPrChange>
          </w:rPr>
          <w:t>dịch</w:t>
        </w:r>
        <w:proofErr w:type="spellEnd"/>
        <w:r w:rsidR="00470564" w:rsidRPr="00470564">
          <w:rPr>
            <w:szCs w:val="24"/>
            <w:highlight w:val="yellow"/>
            <w:rPrChange w:id="46" w:author="Hang P." w:date="2026-07-13T14:35:00Z" w16du:dateUtc="2026-07-13T07:35:00Z">
              <w:rPr>
                <w:szCs w:val="24"/>
                <w:highlight w:val="green"/>
              </w:rPr>
            </w:rPrChange>
          </w:rPr>
          <w:t xml:space="preserve"> </w:t>
        </w:r>
        <w:proofErr w:type="spellStart"/>
        <w:r w:rsidR="00470564" w:rsidRPr="00470564">
          <w:rPr>
            <w:szCs w:val="24"/>
            <w:highlight w:val="yellow"/>
            <w:rPrChange w:id="47" w:author="Hang P." w:date="2026-07-13T14:35:00Z" w16du:dateUtc="2026-07-13T07:35:00Z">
              <w:rPr>
                <w:szCs w:val="24"/>
                <w:highlight w:val="green"/>
              </w:rPr>
            </w:rPrChange>
          </w:rPr>
          <w:t>vụ</w:t>
        </w:r>
        <w:proofErr w:type="spellEnd"/>
        <w:r w:rsidR="00470564" w:rsidRPr="00470564">
          <w:rPr>
            <w:szCs w:val="24"/>
            <w:highlight w:val="yellow"/>
            <w:rPrChange w:id="48" w:author="Hang P." w:date="2026-07-13T14:35:00Z" w16du:dateUtc="2026-07-13T07:35:00Z">
              <w:rPr>
                <w:szCs w:val="24"/>
                <w:highlight w:val="green"/>
              </w:rPr>
            </w:rPrChange>
          </w:rPr>
          <w:t>/</w:t>
        </w:r>
        <w:proofErr w:type="spellStart"/>
        <w:r w:rsidR="00470564" w:rsidRPr="00470564">
          <w:rPr>
            <w:szCs w:val="24"/>
            <w:highlight w:val="yellow"/>
            <w:rPrChange w:id="49" w:author="Hang P." w:date="2026-07-13T14:35:00Z" w16du:dateUtc="2026-07-13T07:35:00Z">
              <w:rPr>
                <w:szCs w:val="24"/>
                <w:highlight w:val="green"/>
              </w:rPr>
            </w:rPrChange>
          </w:rPr>
          <w:t>gói</w:t>
        </w:r>
        <w:proofErr w:type="spellEnd"/>
        <w:r w:rsidR="00470564" w:rsidRPr="00470564">
          <w:rPr>
            <w:szCs w:val="24"/>
            <w:highlight w:val="yellow"/>
            <w:rPrChange w:id="50" w:author="Hang P." w:date="2026-07-13T14:35:00Z" w16du:dateUtc="2026-07-13T07:35:00Z">
              <w:rPr>
                <w:szCs w:val="24"/>
                <w:highlight w:val="green"/>
              </w:rPr>
            </w:rPrChange>
          </w:rPr>
          <w:t xml:space="preserve">; (iii) </w:t>
        </w:r>
        <w:proofErr w:type="spellStart"/>
        <w:r w:rsidR="00470564" w:rsidRPr="00470564">
          <w:rPr>
            <w:szCs w:val="24"/>
            <w:highlight w:val="yellow"/>
            <w:rPrChange w:id="51" w:author="Hang P." w:date="2026-07-13T14:35:00Z" w16du:dateUtc="2026-07-13T07:35:00Z">
              <w:rPr>
                <w:szCs w:val="24"/>
                <w:highlight w:val="green"/>
              </w:rPr>
            </w:rPrChange>
          </w:rPr>
          <w:t>ngày</w:t>
        </w:r>
        <w:proofErr w:type="spellEnd"/>
        <w:r w:rsidR="00470564" w:rsidRPr="00470564">
          <w:rPr>
            <w:szCs w:val="24"/>
            <w:highlight w:val="yellow"/>
            <w:rPrChange w:id="52" w:author="Hang P." w:date="2026-07-13T14:35:00Z" w16du:dateUtc="2026-07-13T07:35:00Z">
              <w:rPr>
                <w:szCs w:val="24"/>
                <w:highlight w:val="green"/>
              </w:rPr>
            </w:rPrChange>
          </w:rPr>
          <w:t xml:space="preserve"> </w:t>
        </w:r>
        <w:proofErr w:type="spellStart"/>
        <w:r w:rsidR="00470564" w:rsidRPr="00470564">
          <w:rPr>
            <w:szCs w:val="24"/>
            <w:highlight w:val="yellow"/>
            <w:rPrChange w:id="53" w:author="Hang P." w:date="2026-07-13T14:35:00Z" w16du:dateUtc="2026-07-13T07:35:00Z">
              <w:rPr>
                <w:szCs w:val="24"/>
                <w:highlight w:val="green"/>
              </w:rPr>
            </w:rPrChange>
          </w:rPr>
          <w:t>tạo</w:t>
        </w:r>
        <w:proofErr w:type="spellEnd"/>
        <w:r w:rsidR="00470564" w:rsidRPr="00470564">
          <w:rPr>
            <w:szCs w:val="24"/>
            <w:highlight w:val="yellow"/>
            <w:rPrChange w:id="54" w:author="Hang P." w:date="2026-07-13T14:35:00Z" w16du:dateUtc="2026-07-13T07:35:00Z">
              <w:rPr>
                <w:szCs w:val="24"/>
                <w:highlight w:val="green"/>
              </w:rPr>
            </w:rPrChange>
          </w:rPr>
          <w:t xml:space="preserve"> </w:t>
        </w:r>
        <w:proofErr w:type="spellStart"/>
        <w:r w:rsidR="00470564" w:rsidRPr="00470564">
          <w:rPr>
            <w:szCs w:val="24"/>
            <w:highlight w:val="yellow"/>
            <w:rPrChange w:id="55" w:author="Hang P." w:date="2026-07-13T14:35:00Z" w16du:dateUtc="2026-07-13T07:35:00Z">
              <w:rPr>
                <w:szCs w:val="24"/>
                <w:highlight w:val="green"/>
              </w:rPr>
            </w:rPrChange>
          </w:rPr>
          <w:t>và</w:t>
        </w:r>
        <w:proofErr w:type="spellEnd"/>
        <w:r w:rsidR="00470564" w:rsidRPr="00470564">
          <w:rPr>
            <w:szCs w:val="24"/>
            <w:highlight w:val="yellow"/>
            <w:rPrChange w:id="56" w:author="Hang P." w:date="2026-07-13T14:35:00Z" w16du:dateUtc="2026-07-13T07:35:00Z">
              <w:rPr>
                <w:szCs w:val="24"/>
                <w:highlight w:val="green"/>
              </w:rPr>
            </w:rPrChange>
          </w:rPr>
          <w:t xml:space="preserve"> </w:t>
        </w:r>
        <w:proofErr w:type="spellStart"/>
        <w:r w:rsidR="00470564" w:rsidRPr="00470564">
          <w:rPr>
            <w:szCs w:val="24"/>
            <w:highlight w:val="yellow"/>
            <w:rPrChange w:id="57" w:author="Hang P." w:date="2026-07-13T14:35:00Z" w16du:dateUtc="2026-07-13T07:35:00Z">
              <w:rPr>
                <w:szCs w:val="24"/>
                <w:highlight w:val="green"/>
              </w:rPr>
            </w:rPrChange>
          </w:rPr>
          <w:t>ngày</w:t>
        </w:r>
        <w:proofErr w:type="spellEnd"/>
        <w:r w:rsidR="00470564" w:rsidRPr="00470564">
          <w:rPr>
            <w:szCs w:val="24"/>
            <w:highlight w:val="yellow"/>
            <w:rPrChange w:id="58" w:author="Hang P." w:date="2026-07-13T14:35:00Z" w16du:dateUtc="2026-07-13T07:35:00Z">
              <w:rPr>
                <w:szCs w:val="24"/>
                <w:highlight w:val="green"/>
              </w:rPr>
            </w:rPrChange>
          </w:rPr>
          <w:t xml:space="preserve"> </w:t>
        </w:r>
        <w:proofErr w:type="spellStart"/>
        <w:r w:rsidR="00470564" w:rsidRPr="00470564">
          <w:rPr>
            <w:szCs w:val="24"/>
            <w:highlight w:val="yellow"/>
            <w:rPrChange w:id="59" w:author="Hang P." w:date="2026-07-13T14:35:00Z" w16du:dateUtc="2026-07-13T07:35:00Z">
              <w:rPr>
                <w:szCs w:val="24"/>
                <w:highlight w:val="green"/>
              </w:rPr>
            </w:rPrChange>
          </w:rPr>
          <w:t>hết</w:t>
        </w:r>
        <w:proofErr w:type="spellEnd"/>
        <w:r w:rsidR="00470564" w:rsidRPr="00470564">
          <w:rPr>
            <w:szCs w:val="24"/>
            <w:highlight w:val="yellow"/>
            <w:rPrChange w:id="60" w:author="Hang P." w:date="2026-07-13T14:35:00Z" w16du:dateUtc="2026-07-13T07:35:00Z">
              <w:rPr>
                <w:szCs w:val="24"/>
                <w:highlight w:val="green"/>
              </w:rPr>
            </w:rPrChange>
          </w:rPr>
          <w:t xml:space="preserve"> </w:t>
        </w:r>
        <w:proofErr w:type="spellStart"/>
        <w:r w:rsidR="00470564" w:rsidRPr="00470564">
          <w:rPr>
            <w:szCs w:val="24"/>
            <w:highlight w:val="yellow"/>
            <w:rPrChange w:id="61" w:author="Hang P." w:date="2026-07-13T14:35:00Z" w16du:dateUtc="2026-07-13T07:35:00Z">
              <w:rPr>
                <w:szCs w:val="24"/>
                <w:highlight w:val="green"/>
              </w:rPr>
            </w:rPrChange>
          </w:rPr>
          <w:t>hạn</w:t>
        </w:r>
        <w:proofErr w:type="spellEnd"/>
        <w:r w:rsidR="00470564" w:rsidRPr="00470564">
          <w:rPr>
            <w:szCs w:val="24"/>
            <w:highlight w:val="yellow"/>
            <w:rPrChange w:id="62" w:author="Hang P." w:date="2026-07-13T14:35:00Z" w16du:dateUtc="2026-07-13T07:35:00Z">
              <w:rPr>
                <w:szCs w:val="24"/>
                <w:highlight w:val="green"/>
              </w:rPr>
            </w:rPrChange>
          </w:rPr>
          <w:t xml:space="preserve"> </w:t>
        </w:r>
        <w:proofErr w:type="spellStart"/>
        <w:r w:rsidR="00470564" w:rsidRPr="00470564">
          <w:rPr>
            <w:szCs w:val="24"/>
            <w:highlight w:val="yellow"/>
            <w:rPrChange w:id="63" w:author="Hang P." w:date="2026-07-13T14:35:00Z" w16du:dateUtc="2026-07-13T07:35:00Z">
              <w:rPr>
                <w:szCs w:val="24"/>
                <w:highlight w:val="green"/>
              </w:rPr>
            </w:rPrChange>
          </w:rPr>
          <w:t>kích</w:t>
        </w:r>
        <w:proofErr w:type="spellEnd"/>
        <w:r w:rsidR="00470564" w:rsidRPr="00470564">
          <w:rPr>
            <w:szCs w:val="24"/>
            <w:highlight w:val="yellow"/>
            <w:rPrChange w:id="64" w:author="Hang P." w:date="2026-07-13T14:35:00Z" w16du:dateUtc="2026-07-13T07:35:00Z">
              <w:rPr>
                <w:szCs w:val="24"/>
                <w:highlight w:val="green"/>
              </w:rPr>
            </w:rPrChange>
          </w:rPr>
          <w:t xml:space="preserve"> </w:t>
        </w:r>
        <w:proofErr w:type="spellStart"/>
        <w:r w:rsidR="00470564" w:rsidRPr="00470564">
          <w:rPr>
            <w:szCs w:val="24"/>
            <w:highlight w:val="yellow"/>
            <w:rPrChange w:id="65" w:author="Hang P." w:date="2026-07-13T14:35:00Z" w16du:dateUtc="2026-07-13T07:35:00Z">
              <w:rPr>
                <w:szCs w:val="24"/>
                <w:highlight w:val="green"/>
              </w:rPr>
            </w:rPrChange>
          </w:rPr>
          <w:t>hoạt</w:t>
        </w:r>
        <w:proofErr w:type="spellEnd"/>
        <w:r w:rsidR="00470564" w:rsidRPr="00470564">
          <w:rPr>
            <w:szCs w:val="24"/>
            <w:highlight w:val="yellow"/>
            <w:rPrChange w:id="66" w:author="Hang P." w:date="2026-07-13T14:35:00Z" w16du:dateUtc="2026-07-13T07:35:00Z">
              <w:rPr>
                <w:szCs w:val="24"/>
                <w:highlight w:val="green"/>
              </w:rPr>
            </w:rPrChange>
          </w:rPr>
          <w:t xml:space="preserve">; (iv) </w:t>
        </w:r>
        <w:proofErr w:type="spellStart"/>
        <w:r w:rsidR="00470564" w:rsidRPr="00470564">
          <w:rPr>
            <w:szCs w:val="24"/>
            <w:highlight w:val="yellow"/>
            <w:rPrChange w:id="67" w:author="Hang P." w:date="2026-07-13T14:35:00Z" w16du:dateUtc="2026-07-13T07:35:00Z">
              <w:rPr>
                <w:szCs w:val="24"/>
                <w:highlight w:val="green"/>
              </w:rPr>
            </w:rPrChange>
          </w:rPr>
          <w:t>trạng</w:t>
        </w:r>
        <w:proofErr w:type="spellEnd"/>
        <w:r w:rsidR="00470564" w:rsidRPr="00470564">
          <w:rPr>
            <w:szCs w:val="24"/>
            <w:highlight w:val="yellow"/>
            <w:rPrChange w:id="68" w:author="Hang P." w:date="2026-07-13T14:35:00Z" w16du:dateUtc="2026-07-13T07:35:00Z">
              <w:rPr>
                <w:szCs w:val="24"/>
                <w:highlight w:val="green"/>
              </w:rPr>
            </w:rPrChange>
          </w:rPr>
          <w:t xml:space="preserve"> </w:t>
        </w:r>
        <w:proofErr w:type="spellStart"/>
        <w:r w:rsidR="00470564" w:rsidRPr="00470564">
          <w:rPr>
            <w:szCs w:val="24"/>
            <w:highlight w:val="yellow"/>
            <w:rPrChange w:id="69" w:author="Hang P." w:date="2026-07-13T14:35:00Z" w16du:dateUtc="2026-07-13T07:35:00Z">
              <w:rPr>
                <w:szCs w:val="24"/>
                <w:highlight w:val="green"/>
              </w:rPr>
            </w:rPrChange>
          </w:rPr>
          <w:t>thái</w:t>
        </w:r>
        <w:proofErr w:type="spellEnd"/>
        <w:r w:rsidR="00470564" w:rsidRPr="00470564">
          <w:rPr>
            <w:szCs w:val="24"/>
            <w:highlight w:val="yellow"/>
            <w:rPrChange w:id="70" w:author="Hang P." w:date="2026-07-13T14:35:00Z" w16du:dateUtc="2026-07-13T07:35:00Z">
              <w:rPr>
                <w:szCs w:val="24"/>
                <w:highlight w:val="green"/>
              </w:rPr>
            </w:rPrChange>
          </w:rPr>
          <w:t xml:space="preserve"> </w:t>
        </w:r>
        <w:proofErr w:type="spellStart"/>
        <w:r w:rsidR="00470564" w:rsidRPr="00470564">
          <w:rPr>
            <w:szCs w:val="24"/>
            <w:highlight w:val="yellow"/>
            <w:rPrChange w:id="71" w:author="Hang P." w:date="2026-07-13T14:35:00Z" w16du:dateUtc="2026-07-13T07:35:00Z">
              <w:rPr>
                <w:szCs w:val="24"/>
                <w:highlight w:val="green"/>
              </w:rPr>
            </w:rPrChange>
          </w:rPr>
          <w:t>Mã</w:t>
        </w:r>
        <w:proofErr w:type="spellEnd"/>
        <w:r w:rsidR="00470564" w:rsidRPr="00470564">
          <w:rPr>
            <w:szCs w:val="24"/>
            <w:highlight w:val="yellow"/>
            <w:rPrChange w:id="72" w:author="Hang P." w:date="2026-07-13T14:35:00Z" w16du:dateUtc="2026-07-13T07:35:00Z">
              <w:rPr>
                <w:szCs w:val="24"/>
                <w:highlight w:val="green"/>
              </w:rPr>
            </w:rPrChange>
          </w:rPr>
          <w:t xml:space="preserve"> code (</w:t>
        </w:r>
        <w:proofErr w:type="spellStart"/>
        <w:r w:rsidR="00470564" w:rsidRPr="00470564">
          <w:rPr>
            <w:szCs w:val="24"/>
            <w:highlight w:val="yellow"/>
            <w:rPrChange w:id="73" w:author="Hang P." w:date="2026-07-13T14:35:00Z" w16du:dateUtc="2026-07-13T07:35:00Z">
              <w:rPr>
                <w:szCs w:val="24"/>
                <w:highlight w:val="green"/>
              </w:rPr>
            </w:rPrChange>
          </w:rPr>
          <w:t>khả</w:t>
        </w:r>
        <w:proofErr w:type="spellEnd"/>
        <w:r w:rsidR="00470564" w:rsidRPr="00470564">
          <w:rPr>
            <w:szCs w:val="24"/>
            <w:highlight w:val="yellow"/>
            <w:rPrChange w:id="74" w:author="Hang P." w:date="2026-07-13T14:35:00Z" w16du:dateUtc="2026-07-13T07:35:00Z">
              <w:rPr>
                <w:szCs w:val="24"/>
                <w:highlight w:val="green"/>
              </w:rPr>
            </w:rPrChange>
          </w:rPr>
          <w:t xml:space="preserve"> </w:t>
        </w:r>
        <w:proofErr w:type="spellStart"/>
        <w:r w:rsidR="00470564" w:rsidRPr="00470564">
          <w:rPr>
            <w:szCs w:val="24"/>
            <w:highlight w:val="yellow"/>
            <w:rPrChange w:id="75" w:author="Hang P." w:date="2026-07-13T14:35:00Z" w16du:dateUtc="2026-07-13T07:35:00Z">
              <w:rPr>
                <w:szCs w:val="24"/>
                <w:highlight w:val="green"/>
              </w:rPr>
            </w:rPrChange>
          </w:rPr>
          <w:t>dụng</w:t>
        </w:r>
        <w:proofErr w:type="spellEnd"/>
        <w:r w:rsidR="00470564" w:rsidRPr="00470564">
          <w:rPr>
            <w:szCs w:val="24"/>
            <w:highlight w:val="yellow"/>
            <w:rPrChange w:id="76" w:author="Hang P." w:date="2026-07-13T14:35:00Z" w16du:dateUtc="2026-07-13T07:35:00Z">
              <w:rPr>
                <w:szCs w:val="24"/>
                <w:highlight w:val="green"/>
              </w:rPr>
            </w:rPrChange>
          </w:rPr>
          <w:t xml:space="preserve"> / </w:t>
        </w:r>
        <w:proofErr w:type="spellStart"/>
        <w:r w:rsidR="00470564" w:rsidRPr="00470564">
          <w:rPr>
            <w:szCs w:val="24"/>
            <w:highlight w:val="yellow"/>
            <w:rPrChange w:id="77" w:author="Hang P." w:date="2026-07-13T14:35:00Z" w16du:dateUtc="2026-07-13T07:35:00Z">
              <w:rPr>
                <w:szCs w:val="24"/>
                <w:highlight w:val="green"/>
              </w:rPr>
            </w:rPrChange>
          </w:rPr>
          <w:t>đã</w:t>
        </w:r>
        <w:proofErr w:type="spellEnd"/>
        <w:r w:rsidR="00470564" w:rsidRPr="00470564">
          <w:rPr>
            <w:szCs w:val="24"/>
            <w:highlight w:val="yellow"/>
            <w:rPrChange w:id="78" w:author="Hang P." w:date="2026-07-13T14:35:00Z" w16du:dateUtc="2026-07-13T07:35:00Z">
              <w:rPr>
                <w:szCs w:val="24"/>
                <w:highlight w:val="green"/>
              </w:rPr>
            </w:rPrChange>
          </w:rPr>
          <w:t xml:space="preserve"> </w:t>
        </w:r>
        <w:proofErr w:type="spellStart"/>
        <w:r w:rsidR="00470564" w:rsidRPr="00470564">
          <w:rPr>
            <w:szCs w:val="24"/>
            <w:highlight w:val="yellow"/>
            <w:rPrChange w:id="79" w:author="Hang P." w:date="2026-07-13T14:35:00Z" w16du:dateUtc="2026-07-13T07:35:00Z">
              <w:rPr>
                <w:szCs w:val="24"/>
                <w:highlight w:val="green"/>
              </w:rPr>
            </w:rPrChange>
          </w:rPr>
          <w:t>kích</w:t>
        </w:r>
        <w:proofErr w:type="spellEnd"/>
        <w:r w:rsidR="00470564" w:rsidRPr="00470564">
          <w:rPr>
            <w:szCs w:val="24"/>
            <w:highlight w:val="yellow"/>
            <w:rPrChange w:id="80" w:author="Hang P." w:date="2026-07-13T14:35:00Z" w16du:dateUtc="2026-07-13T07:35:00Z">
              <w:rPr>
                <w:szCs w:val="24"/>
                <w:highlight w:val="green"/>
              </w:rPr>
            </w:rPrChange>
          </w:rPr>
          <w:t xml:space="preserve"> </w:t>
        </w:r>
        <w:proofErr w:type="spellStart"/>
        <w:r w:rsidR="00470564" w:rsidRPr="00470564">
          <w:rPr>
            <w:szCs w:val="24"/>
            <w:highlight w:val="yellow"/>
            <w:rPrChange w:id="81" w:author="Hang P." w:date="2026-07-13T14:35:00Z" w16du:dateUtc="2026-07-13T07:35:00Z">
              <w:rPr>
                <w:szCs w:val="24"/>
                <w:highlight w:val="green"/>
              </w:rPr>
            </w:rPrChange>
          </w:rPr>
          <w:t>hoạt</w:t>
        </w:r>
        <w:proofErr w:type="spellEnd"/>
        <w:r w:rsidR="00470564" w:rsidRPr="00470564">
          <w:rPr>
            <w:szCs w:val="24"/>
            <w:highlight w:val="yellow"/>
            <w:rPrChange w:id="82" w:author="Hang P." w:date="2026-07-13T14:35:00Z" w16du:dateUtc="2026-07-13T07:35:00Z">
              <w:rPr>
                <w:szCs w:val="24"/>
                <w:highlight w:val="green"/>
              </w:rPr>
            </w:rPrChange>
          </w:rPr>
          <w:t xml:space="preserve"> / </w:t>
        </w:r>
        <w:proofErr w:type="spellStart"/>
        <w:r w:rsidR="00470564" w:rsidRPr="00470564">
          <w:rPr>
            <w:szCs w:val="24"/>
            <w:highlight w:val="yellow"/>
            <w:rPrChange w:id="83" w:author="Hang P." w:date="2026-07-13T14:35:00Z" w16du:dateUtc="2026-07-13T07:35:00Z">
              <w:rPr>
                <w:szCs w:val="24"/>
                <w:highlight w:val="green"/>
              </w:rPr>
            </w:rPrChange>
          </w:rPr>
          <w:t>hết</w:t>
        </w:r>
        <w:proofErr w:type="spellEnd"/>
        <w:r w:rsidR="00470564" w:rsidRPr="00470564">
          <w:rPr>
            <w:szCs w:val="24"/>
            <w:highlight w:val="yellow"/>
            <w:rPrChange w:id="84" w:author="Hang P." w:date="2026-07-13T14:35:00Z" w16du:dateUtc="2026-07-13T07:35:00Z">
              <w:rPr>
                <w:szCs w:val="24"/>
                <w:highlight w:val="green"/>
              </w:rPr>
            </w:rPrChange>
          </w:rPr>
          <w:t xml:space="preserve"> </w:t>
        </w:r>
        <w:proofErr w:type="spellStart"/>
        <w:r w:rsidR="00470564" w:rsidRPr="00470564">
          <w:rPr>
            <w:szCs w:val="24"/>
            <w:highlight w:val="yellow"/>
            <w:rPrChange w:id="85" w:author="Hang P." w:date="2026-07-13T14:35:00Z" w16du:dateUtc="2026-07-13T07:35:00Z">
              <w:rPr>
                <w:szCs w:val="24"/>
                <w:highlight w:val="green"/>
              </w:rPr>
            </w:rPrChange>
          </w:rPr>
          <w:t>hạn</w:t>
        </w:r>
        <w:proofErr w:type="spellEnd"/>
        <w:r w:rsidR="00470564" w:rsidRPr="00470564">
          <w:rPr>
            <w:szCs w:val="24"/>
            <w:highlight w:val="yellow"/>
            <w:rPrChange w:id="86" w:author="Hang P." w:date="2026-07-13T14:35:00Z" w16du:dateUtc="2026-07-13T07:35:00Z">
              <w:rPr>
                <w:szCs w:val="24"/>
                <w:highlight w:val="green"/>
              </w:rPr>
            </w:rPrChange>
          </w:rPr>
          <w:t xml:space="preserve">). </w:t>
        </w:r>
      </w:ins>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FFE2A1E" w14:textId="77777777" w:rsidR="009C2DAD" w:rsidRPr="006B7F7D" w:rsidRDefault="00624BC9">
      <w:pPr>
        <w:spacing w:before="200" w:after="80"/>
        <w:ind w:left="0"/>
        <w:rPr>
          <w:szCs w:val="24"/>
        </w:rPr>
      </w:pPr>
      <w:r>
        <w:rPr>
          <w:b/>
          <w:color w:val="1B2F5A"/>
          <w:szCs w:val="24"/>
        </w:rPr>
        <w:t>2.2. Bước 2 – Xử lý và quản lý Mã code</w:t>
      </w:r>
    </w:p>
    <w:p w14:paraId="74A28B39" w14:textId="77777777" w:rsidR="009C2DAD" w:rsidRPr="006B7F7D" w:rsidRDefault="002C4D42">
      <w:pPr>
        <w:spacing w:after="60"/>
        <w:ind w:left="432"/>
        <w:jc w:val="both"/>
        <w:rPr>
          <w:szCs w:val="24"/>
        </w:rPr>
      </w:pPr>
      <w:r>
        <w:rPr>
          <w:szCs w:val="24"/>
        </w:rPr>
        <w:t>a) Quản lý code pool: Bên B nhập, lưu trữ và quản lý Mã code trên hệ thống của Bên B, đồng thời tra cứu và đối chiếu tại zbox.vn (mục “Quản lý mã code”): xem danh sách Mã code đã mua gồm Mã code, dịch vụ, ngày tạo, ngày hết hạn, trạng thái (khả dụng, đã kích hoạt, hết hạn); sao chép Mã code; và tải file Excel để đối chiếu.</w:t>
      </w:r>
    </w:p>
    <w:p w14:paraId="1AC4111B" w14:textId="77777777" w:rsidR="009C2DAD" w:rsidRPr="006B7F7D" w:rsidRDefault="002C4D42">
      <w:pPr>
        <w:spacing w:after="60"/>
        <w:ind w:left="432"/>
        <w:jc w:val="both"/>
        <w:rPr>
          <w:szCs w:val="24"/>
        </w:rPr>
      </w:pPr>
      <w:r>
        <w:rPr>
          <w:szCs w:val="24"/>
        </w:rPr>
        <w:t>b) Theo dõi tồn kho và hạn kích hoạt: Bên B chủ động theo dõi số lượng Mã code khả dụng và thời hạn hiệu lực kích hoạt của từng Mã code; ưu tiên phân phối các Mã code sắp hết hạn.</w:t>
      </w:r>
    </w:p>
    <w:p w14:paraId="6ED0F4F9" w14:textId="77777777" w:rsidR="009C2DAD" w:rsidRDefault="002C4D42">
      <w:pPr>
        <w:spacing w:after="60"/>
        <w:ind w:left="432"/>
        <w:jc w:val="both"/>
        <w:rPr>
          <w:szCs w:val="24"/>
        </w:rPr>
      </w:pPr>
      <w:r>
        <w:rPr>
          <w:szCs w:val="24"/>
        </w:rPr>
        <w:t>c) Đối chiếu: trường hợp có sai lệch giữa số liệu của Bên B và hệ thống, Hai Bên rà soát và điều chỉnh trên tinh thần thiện chí.</w:t>
      </w:r>
    </w:p>
    <w:p w14:paraId="6152EF30" w14:textId="77777777" w:rsidR="004D3E65" w:rsidRDefault="004D3E65" w:rsidP="004D3E65">
      <w:pPr>
        <w:spacing w:after="60"/>
        <w:ind w:left="432"/>
        <w:jc w:val="both"/>
        <w:rPr>
          <w:szCs w:val="24"/>
        </w:rPr>
      </w:pPr>
      <w:commentRangeStart w:id="87"/>
      <w:r>
        <w:rPr>
          <w:szCs w:val="24"/>
          <w:highlight w:val="yellow"/>
        </w:rPr>
        <w:t>d) Trường hợp Khách hàng có khiếu nại về chất lượng Dịch vụ zVas, ứng dụng Zalo bị lỗi kỹ thuật, hệ thống, không đăng nhập được hoặc Mã code zVas không thể sử dụng, Bên B sẽ hỗ trợ Bên A thu thập thông tin để tìm hiểu nguyên nhân lỗi và Bên A phải trực tiếp xử lý khiếu nại cho Khách hàng trong thời hạn do hai Bên thỏa thuận để đảm bảo quyền lợi của Khách hàng được bảo vệ tối đa theo quy định pháp luật.</w:t>
      </w:r>
      <w:proofErr w:type="spellStart"/>
      <w:proofErr w:type="spellEnd"/>
      <w:proofErr w:type="spellStart"/>
      <w:proofErr w:type="spellEnd"/>
      <w:proofErr w:type="spellStart"/>
      <w:proofErr w:type="spellEnd"/>
      <w:proofErr w:type="spellStart"/>
      <w:proofErr w:type="spellEnd"/>
      <w:commentRangeEnd w:id="87"/>
    </w:p>
    <w:p w14:paraId="45AEF2A8" w14:textId="77777777" w:rsidR="004D3E65" w:rsidRPr="00610391" w:rsidRDefault="004D3E65" w:rsidP="004D3E65">
      <w:pPr>
        <w:spacing w:after="0" w:line="288" w:lineRule="auto"/>
        <w:ind w:left="432"/>
        <w:jc w:val="both"/>
        <w:rPr>
          <w:szCs w:val="24"/>
          <w:rPrChange w:id="88" w:author="maiht" w:date="2026-07-14T13:48:00Z" w16du:dateUtc="2026-07-14T06:48:00Z">
            <w:rPr>
              <w:szCs w:val="24"/>
              <w:lang w:val="nl-NL"/>
            </w:rPr>
          </w:rPrChange>
        </w:rPr>
      </w:pPr>
      <w:r w:rsidRPr="00610391">
        <w:rPr>
          <w:szCs w:val="24"/>
          <w:rPrChange w:id="89" w:author="maiht" w:date="2026-07-14T13:48:00Z" w16du:dateUtc="2026-07-14T06:48:00Z">
            <w:rPr>
              <w:szCs w:val="24"/>
              <w:lang w:val="nl-NL"/>
            </w:rPr>
          </w:rPrChange>
        </w:rPr>
        <w:t>e) Ngoại trừ trường hợp Khách hàng vi phạm các chính sách, hướng dẫn của Bên A trong việc sử dụng Mã code zVas, Các Bên thống nhất quy trình xử lý như sau:</w:t>
      </w:r>
    </w:p>
    <w:p w14:paraId="639FF849" w14:textId="77777777" w:rsidR="004D3E65" w:rsidRPr="00610391" w:rsidRDefault="004D3E65" w:rsidP="004D3E65">
      <w:pPr>
        <w:suppressAutoHyphens/>
        <w:autoSpaceDN w:val="0"/>
        <w:spacing w:line="288" w:lineRule="auto"/>
        <w:ind w:left="893"/>
        <w:contextualSpacing w:val="0"/>
        <w:jc w:val="both"/>
        <w:textAlignment w:val="baseline"/>
        <w:rPr>
          <w:sz w:val="24"/>
          <w:rPrChange w:id="90" w:author="maiht" w:date="2026-07-14T13:48:00Z" w16du:dateUtc="2026-07-14T06:48:00Z">
            <w:rPr>
              <w:sz w:val="24"/>
              <w:lang w:val="nl-NL"/>
            </w:rPr>
          </w:rPrChange>
        </w:rPr>
      </w:pPr>
      <w:r w:rsidRPr="00610391">
        <w:rPr>
          <w:sz w:val="24"/>
          <w:rPrChange w:id="91" w:author="maiht" w:date="2026-07-14T13:48:00Z" w16du:dateUtc="2026-07-14T06:48:00Z">
            <w:rPr>
              <w:sz w:val="24"/>
              <w:lang w:val="nl-NL"/>
            </w:rPr>
          </w:rPrChange>
        </w:rPr>
        <w:t>(i) Đối với trường hợp Mã code zVas gặp lỗi khiến Khách hàng không thể kích hoạt dịch vụ thành công: Bên B thông báo với Bên A và Bên A tiến hành kiểm tra và phản hồi Bên B trong vòng 48 giờ kể từ thời điểm nhận thông tin từ Bên B. Sau thời gian này mà Bên A không giải quyết yêu cầu và Khách hàng vẫn yêu cầu bồi thường, Bên B sẽ xem xét yêu cầu bồi thường này và tiến hành bồi thường cho Khách hàng sau khi đã thống nhất với Bên A. Bên A phải chịu các chi phí này theo hình thức cấn trừ vào khoản thanh toán cho đơn hàng tiếp theo.</w:t>
      </w:r>
      <w:commentRangeStart w:id="92"/>
      <w:commentRangeEnd w:id="92"/>
    </w:p>
    <w:p w14:paraId="4379B615" w14:textId="2A672962" w:rsidR="00ED7142" w:rsidRPr="00ED7142" w:rsidDel="00ED7142" w:rsidRDefault="004D3E65" w:rsidP="00ED7142">
      <w:pPr>
        <w:suppressAutoHyphens/>
        <w:autoSpaceDN w:val="0"/>
        <w:spacing w:line="288" w:lineRule="auto"/>
        <w:ind w:left="893"/>
        <w:contextualSpacing w:val="0"/>
        <w:jc w:val="both"/>
        <w:textAlignment w:val="baseline"/>
        <w:rPr>
          <w:del w:id="96" w:author="maiht" w:date="2026-07-14T15:39:00Z" w16du:dateUtc="2026-07-14T08:39:00Z"/>
          <w:sz w:val="24"/>
          <w:rPrChange w:id="97" w:author="maiht" w:date="2026-07-14T15:39:00Z" w16du:dateUtc="2026-07-14T08:39:00Z">
            <w:rPr>
              <w:del w:id="98" w:author="maiht" w:date="2026-07-14T15:39:00Z" w16du:dateUtc="2026-07-14T08:39:00Z"/>
              <w:sz w:val="24"/>
              <w:lang w:val="nl-NL"/>
            </w:rPr>
          </w:rPrChange>
        </w:rPr>
      </w:pPr>
      <w:commentRangeStart w:id="99"/>
      <w:proofErr w:type="spellStart"/>
      <w:r w:rsidRPr="00CD3370">
        <w:rPr>
          <w:sz w:val="24"/>
          <w:rPrChange w:id="100" w:author="maiht" w:date="2026-07-14T14:10:00Z" w16du:dateUtc="2026-07-14T07:10:00Z">
            <w:rPr>
              <w:sz w:val="24"/>
              <w:lang w:val="nl-NL"/>
            </w:rPr>
          </w:rPrChange>
        </w:rPr>
        <w:t>(ii) Đối với trường hợp Mã code Zvas đã được kích hoạt thành công: Khách hàng gặp lỗi hoặc các vấn đề khác trong quá trình sử dụng dịch vụ và có khiếu nại đến Bên B, Bên B chuyển tiếp thông tin Khách hàng qua Bên A hoặc hướng dẫn Khách hàng thông tin đến các kênh chăm sóc của Bên A để Bên A làm việc trực tiếp với Khách hàng. Bên B được miễn trừ khỏi các trách nhiệm và đền bù (nếu có) cho Khách hàng trong trường hợp không phát sinh do lỗi của Bên B.</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commentRangeEnd w:id="99"/>
    </w:p>
    <w:p w14:paraId="59D94223" w14:textId="77777777" w:rsidR="004D3E65" w:rsidRPr="00CD3370" w:rsidRDefault="004D3E65">
      <w:pPr>
        <w:spacing w:after="60"/>
        <w:ind w:left="283"/>
        <w:jc w:val="both"/>
        <w:rPr>
          <w:szCs w:val="24"/>
        </w:rPr>
      </w:pPr>
    </w:p>
    <w:p w14:paraId="7ECB2C07" w14:textId="77777777" w:rsidR="009C2DAD" w:rsidRPr="00CD3370" w:rsidRDefault="00624BC9">
      <w:pPr>
        <w:spacing w:before="200" w:after="80"/>
        <w:ind w:left="0"/>
        <w:rPr>
          <w:szCs w:val="24"/>
        </w:rPr>
      </w:pPr>
      <w:proofErr w:type="spellStart"/>
      <w:r w:rsidRPr="00CD3370">
        <w:rPr>
          <w:b/>
          <w:color w:val="1B2F5A"/>
          <w:szCs w:val="24"/>
        </w:rPr>
        <w:t>2.3. Bước 3 – Giao Mã code cho khách hàng (02 mô hình)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Style w:val="TableGrid"/>
        <w:tblW w:w="0" w:type="auto"/>
        <w:jc w:val="center"/>
        <w:tblLook w:val="04A0" w:firstRow="1" w:lastRow="0" w:firstColumn="1" w:lastColumn="0" w:noHBand="0" w:noVBand="1"/>
      </w:tblPr>
      <w:tblGrid>
        <w:gridCol w:w="2880"/>
        <w:gridCol w:w="2880"/>
        <w:gridCol w:w="2880"/>
      </w:tblGrid>
      <w:tr w:rsidR="009C2DAD" w:rsidRPr="006B7F7D" w14:paraId="6B8073DD" w14:textId="77777777">
        <w:trPr>
          <w:jc w:val="center"/>
        </w:trPr>
        <w:tc>
          <w:tcPr>
            <w:tcW w:w="2880" w:type="dxa"/>
            <w:shd w:val="clear" w:color="auto" w:fill="1B2F5A"/>
          </w:tcPr>
          <w:p w14:paraId="5364F749" w14:textId="77777777" w:rsidR="009C2DAD" w:rsidRPr="006B7F7D" w:rsidRDefault="00624BC9">
            <w:pPr>
              <w:rPr>
                <w:szCs w:val="24"/>
              </w:rPr>
            </w:pPr>
            <w:proofErr w:type="spellStart"/>
            <w:r>
              <w:rPr>
                <w:b/>
                <w:color w:val="FFFFFF"/>
                <w:szCs w:val="24"/>
              </w:rPr>
              <w:t>Mô</w:t>
            </w:r>
            <w:proofErr w:type="spellEnd"/>
            <w:r>
              <w:rPr>
                <w:b/>
                <w:color w:val="FFFFFF"/>
                <w:szCs w:val="24"/>
              </w:rPr>
              <w:t xml:space="preserve"> </w:t>
            </w:r>
            <w:proofErr w:type="spellStart"/>
            <w:r>
              <w:rPr>
                <w:b/>
                <w:color w:val="FFFFFF"/>
                <w:szCs w:val="24"/>
              </w:rPr>
              <w:t>hình</w:t>
            </w:r>
            <w:proofErr w:type="spellEnd"/>
          </w:p>
        </w:tc>
        <w:tc>
          <w:tcPr>
            <w:tcW w:w="2880" w:type="dxa"/>
            <w:shd w:val="clear" w:color="auto" w:fill="1B2F5A"/>
          </w:tcPr>
          <w:p w14:paraId="636F9757" w14:textId="77777777" w:rsidR="009C2DAD" w:rsidRPr="006B7F7D" w:rsidRDefault="00624BC9">
            <w:pPr>
              <w:rPr>
                <w:szCs w:val="24"/>
              </w:rPr>
            </w:pPr>
            <w:r>
              <w:rPr>
                <w:b/>
                <w:color w:val="FFFFFF"/>
                <w:szCs w:val="24"/>
              </w:rPr>
              <w:t>Cách giao Mã code</w:t>
            </w:r>
          </w:p>
        </w:tc>
        <w:tc>
          <w:tcPr>
            <w:tcW w:w="2880" w:type="dxa"/>
            <w:shd w:val="clear" w:color="auto" w:fill="1B2F5A"/>
          </w:tcPr>
          <w:p w14:paraId="4B0DCD0E" w14:textId="77777777" w:rsidR="009C2DAD" w:rsidRPr="006B7F7D" w:rsidRDefault="00624BC9">
            <w:pPr>
              <w:rPr>
                <w:szCs w:val="24"/>
              </w:rPr>
            </w:pPr>
            <w:r>
              <w:rPr>
                <w:b/>
                <w:color w:val="FFFFFF"/>
                <w:szCs w:val="24"/>
              </w:rPr>
              <w:t>Áp dụng / lưu ý</w:t>
            </w:r>
          </w:p>
        </w:tc>
      </w:tr>
      <w:tr w:rsidR="009C2DAD" w:rsidRPr="006B7F7D" w14:paraId="7A51F34C" w14:textId="77777777">
        <w:trPr>
          <w:jc w:val="center"/>
        </w:trPr>
        <w:tc>
          <w:tcPr>
            <w:tcW w:w="2880" w:type="dxa"/>
          </w:tcPr>
          <w:p w14:paraId="39E9E710" w14:textId="77777777" w:rsidR="009C2DAD" w:rsidRPr="006B7F7D" w:rsidRDefault="00624BC9">
            <w:pPr>
              <w:rPr>
                <w:szCs w:val="24"/>
              </w:rPr>
            </w:pPr>
            <w:r>
              <w:rPr>
                <w:b/>
                <w:color w:val="1B2F5A"/>
                <w:szCs w:val="24"/>
              </w:rPr>
              <w:t>Quy trình tiêu chuẩn</w:t>
            </w:r>
          </w:p>
        </w:tc>
        <w:tc>
          <w:tcPr>
            <w:tcW w:w="2880" w:type="dxa"/>
          </w:tcPr>
          <w:p w14:paraId="5D521B5D" w14:textId="77777777" w:rsidR="009C2DAD" w:rsidRPr="006B7F7D" w:rsidRDefault="00624BC9">
            <w:pPr>
              <w:rPr>
                <w:szCs w:val="24"/>
              </w:rPr>
            </w:pPr>
            <w:r>
              <w:rPr>
                <w:szCs w:val="24"/>
              </w:rPr>
              <w:t>Bên B giao Mã code cho khách hàng (đại lý cấp dưới hoặc khách hàng doanh nghiệp); khách hàng tự cấp lại Mã code cho người dùng cuối.</w:t>
            </w:r>
          </w:p>
        </w:tc>
        <w:tc>
          <w:tcPr>
            <w:tcW w:w="2880" w:type="dxa"/>
          </w:tcPr>
          <w:p w14:paraId="31F0B4B9" w14:textId="77777777" w:rsidR="009C2DAD" w:rsidRPr="006B7F7D" w:rsidRDefault="00624BC9">
            <w:pPr>
              <w:rPr>
                <w:szCs w:val="24"/>
              </w:rPr>
            </w:pPr>
            <w:r>
              <w:rPr>
                <w:szCs w:val="24"/>
              </w:rPr>
              <w:t>Phù hợp khi khách hàng tự quản lý và chăm sóc người dùng cuối của mình.</w:t>
            </w:r>
          </w:p>
        </w:tc>
      </w:tr>
      <w:tr w:rsidR="009C2DAD" w:rsidRPr="006B7F7D" w14:paraId="33BAC30C" w14:textId="77777777">
        <w:trPr>
          <w:jc w:val="center"/>
        </w:trPr>
        <w:tc>
          <w:tcPr>
            <w:tcW w:w="2880" w:type="dxa"/>
          </w:tcPr>
          <w:p w14:paraId="34EF9F80" w14:textId="77777777" w:rsidR="009C2DAD" w:rsidRPr="006B7F7D" w:rsidRDefault="00624BC9">
            <w:pPr>
              <w:rPr>
                <w:szCs w:val="24"/>
              </w:rPr>
            </w:pPr>
            <w:r>
              <w:rPr>
                <w:b/>
                <w:color w:val="1B2F5A"/>
                <w:szCs w:val="24"/>
              </w:rPr>
              <w:t>Quy trình nâng cao</w:t>
            </w:r>
          </w:p>
        </w:tc>
        <w:tc>
          <w:tcPr>
            <w:tcW w:w="2880" w:type="dxa"/>
          </w:tcPr>
          <w:p w14:paraId="67C6B2C3" w14:textId="77777777" w:rsidR="009C2DAD" w:rsidRPr="006B7F7D" w:rsidRDefault="00624BC9">
            <w:pPr>
              <w:rPr>
                <w:szCs w:val="24"/>
              </w:rPr>
            </w:pPr>
            <w:r>
              <w:rPr>
                <w:szCs w:val="24"/>
              </w:rPr>
              <w:t>Mã code được gửi trực tiếp vào Zalo của người dùng cuối.</w:t>
            </w:r>
          </w:p>
        </w:tc>
        <w:tc>
          <w:tcPr>
            <w:tcW w:w="2880" w:type="dxa"/>
          </w:tcPr>
          <w:p w14:paraId="4CC4C4B2" w14:textId="77777777" w:rsidR="009C2DAD" w:rsidRPr="006B7F7D" w:rsidRDefault="00624BC9">
            <w:pPr>
              <w:rPr>
                <w:szCs w:val="24"/>
              </w:rPr>
            </w:pPr>
            <w:r>
              <w:rPr>
                <w:szCs w:val="24"/>
              </w:rPr>
              <w:t>Áp dụng theo từng đơn hàng, không tách lẻ.</w:t>
            </w:r>
          </w:p>
        </w:tc>
      </w:tr>
      <w:tr w:rsidR="009C2DAD" w:rsidRPr="006B7F7D" w14:paraId="19106115" w14:textId="77777777">
        <w:trPr>
          <w:jc w:val="center"/>
        </w:trPr>
        <w:tc>
          <w:tcPr>
            <w:tcW w:w="2880" w:type="dxa"/>
          </w:tcPr>
          <w:p w14:paraId="1ED969CB" w14:textId="77777777" w:rsidR="009C2DAD" w:rsidRPr="006B7F7D" w:rsidRDefault="00624BC9">
            <w:pPr>
              <w:rPr>
                <w:szCs w:val="24"/>
              </w:rPr>
            </w:pPr>
            <w:r>
              <w:rPr>
                <w:b/>
                <w:color w:val="1B2F5A"/>
                <w:szCs w:val="24"/>
              </w:rPr>
              <w:t>Nghĩa vụ chung</w:t>
            </w:r>
          </w:p>
        </w:tc>
        <w:tc>
          <w:tcPr>
            <w:tcW w:w="2880" w:type="dxa"/>
          </w:tcPr>
          <w:p w14:paraId="15BC60B3" w14:textId="77777777" w:rsidR="009C2DAD" w:rsidRPr="006B7F7D" w:rsidRDefault="00624BC9">
            <w:pPr>
              <w:rPr>
                <w:szCs w:val="24"/>
              </w:rPr>
            </w:pPr>
            <w:r>
              <w:rPr>
                <w:szCs w:val="24"/>
              </w:rPr>
              <w:t>Bên B giao đúng và đủ Mã code cho khách hàng của đơn hàng; bảo mật Mã code, không để lộ, lọt.</w:t>
            </w:r>
          </w:p>
        </w:tc>
        <w:tc>
          <w:tcPr>
            <w:tcW w:w="2880" w:type="dxa"/>
          </w:tcPr>
          <w:p w14:paraId="76D65F3B" w14:textId="77777777" w:rsidR="009C2DAD" w:rsidRPr="006B7F7D" w:rsidRDefault="00624BC9">
            <w:pPr>
              <w:rPr>
                <w:szCs w:val="24"/>
              </w:rPr>
            </w:pPr>
            <w:r>
              <w:rPr>
                <w:szCs w:val="24"/>
              </w:rPr>
              <w:t>Không niêm yết hoặc bán công khai thấp hơn giá bán lẻ công khai của Bên A theo Hợp đồng.</w:t>
            </w:r>
          </w:p>
        </w:tc>
      </w:tr>
    </w:tbl>
    <w:p w14:paraId="246925D7" w14:textId="77777777" w:rsidR="009C2DAD" w:rsidRPr="006B7F7D" w:rsidRDefault="00624BC9">
      <w:pPr>
        <w:spacing w:before="200" w:after="80"/>
        <w:ind w:left="0"/>
        <w:rPr>
          <w:szCs w:val="24"/>
        </w:rPr>
      </w:pPr>
      <w:r>
        <w:rPr>
          <w:b/>
          <w:color w:val="1B2F5A"/>
          <w:szCs w:val="24"/>
        </w:rPr>
        <w:t>2.4. Bước 4 – Kích hoạt (Người dùng cuối)</w:t>
      </w:r>
    </w:p>
    <w:p w14:paraId="70DD8052" w14:textId="77777777" w:rsidR="009C2DAD" w:rsidRPr="006B7F7D" w:rsidRDefault="002C4D42">
      <w:pPr>
        <w:spacing w:after="60"/>
        <w:ind w:left="432"/>
        <w:jc w:val="both"/>
        <w:rPr>
          <w:szCs w:val="24"/>
        </w:rPr>
      </w:pPr>
      <w:r>
        <w:rPr>
          <w:szCs w:val="24"/>
        </w:rPr>
        <w:t>a) Người dùng cuối kích hoạt Mã code tại zbox.vn/activate-code: đăng nhập đúng tài khoản Zalo hoặc ZingMP3, nhập Mã code và kích hoạt. Sau khi kích hoạt thành công, tài khoản được sử dụng các tính năng nâng cao tương ứng theo Thời hạn Gói.</w:t>
      </w:r>
    </w:p>
    <w:p w14:paraId="7C90B41C" w14:textId="77777777" w:rsidR="009C2DAD" w:rsidRPr="006B7F7D" w:rsidRDefault="002C4D42">
      <w:pPr>
        <w:spacing w:after="60"/>
        <w:ind w:left="432"/>
        <w:jc w:val="both"/>
        <w:rPr>
          <w:szCs w:val="24"/>
        </w:rPr>
      </w:pPr>
      <w:r>
        <w:rPr>
          <w:szCs w:val="24"/>
        </w:rPr>
        <w:t>b) Hỗ trợ: Bên B hỗ trợ, hướng dẫn khách hàng và người dùng cuối trong quá trình kích hoạt; phối hợp với Bên A khi vượt phạm vi xử lý.</w:t>
      </w:r>
    </w:p>
    <w:p w14:paraId="565A8CC8" w14:textId="77777777" w:rsidR="009C2DAD" w:rsidRPr="006B7F7D" w:rsidRDefault="002C4D42">
      <w:pPr>
        <w:spacing w:before="200" w:after="80"/>
        <w:ind w:left="0"/>
        <w:rPr>
          <w:szCs w:val="24"/>
        </w:rPr>
      </w:pPr>
      <w:r>
        <w:rPr>
          <w:b/>
          <w:color w:val="1B2F5A"/>
          <w:szCs w:val="24"/>
        </w:rPr>
        <w:t>Điều 3. Xử lý Mã code lỗi và hỗ trợ (dẫn chiếu Hợp đồng)</w:t>
      </w:r>
    </w:p>
    <w:p w14:paraId="6AD7C32C" w14:textId="77777777" w:rsidR="004D3E65" w:rsidRDefault="00624BC9">
      <w:pPr>
        <w:spacing w:after="60"/>
        <w:ind w:left="0"/>
        <w:jc w:val="both"/>
        <w:rPr>
          <w:szCs w:val="24"/>
        </w:rPr>
      </w:pPr>
      <w:r>
        <w:rPr>
          <w:szCs w:val="24"/>
        </w:rPr>
        <w:t>3.1. Đối với trường hợp Mã Code bị lỗi mà Bên B thông báo đến Bên A, Bên A có trách nhiệm xử lý trong vòng 24 (hai mươi bốn) giờ làm việc. Việc xử lý có thể gồm đổi Mã Code hoặc cấn trừ vào đơn hàng tiếp theo (nếu có). Cụ thể các lỗi được Hai Bên xác nhận bên dưới:</w:t>
      </w:r>
      <w:proofErr w:type="spellStart"/>
      <w:proofErr w:type="spellEnd"/>
      <w:proofErr w:type="spellStart"/>
      <w:proofErr w:type="spellEnd"/>
      <w:del w:id="276" w:author="maiht" w:date="2026-07-14T15:12:00Z" w16du:dateUtc="2026-07-14T08:12:00Z">
        <w:r w:rsidDel="00AD5E27">
          <w:rPr>
            <w:szCs w:val="24"/>
          </w:rPr>
          <w:delText xml:space="preserve"> </w:delText>
        </w:r>
      </w:del>
      <w:proofErr w:type="spellStart"/>
      <w:proofErr w:type="spellEnd"/>
      <w:proofErr w:type="spellStart"/>
      <w:proofErr w:type="spellEnd"/>
      <w:proofErr w:type="spellStart"/>
      <w:proofErr w:type="spellEnd"/>
      <w:commentRangeStart w:id="277"/>
      <w:proofErr w:type="spellStart"/>
      <w:proofErr w:type="spellEnd"/>
      <w:proofErr w:type="spellStart"/>
      <w:proofErr w:type="spellEnd"/>
      <w:proofErr w:type="spellStart"/>
      <w:proofErr w:type="spellEnd"/>
      <w:proofErr w:type="spellStart"/>
      <w:commentRangeEnd w:id="277"/>
      <w:proofErr w:type="spellEnd"/>
    </w:p>
    <w:p w14:paraId="72676C1D" w14:textId="77777777" w:rsidR="009C2DAD" w:rsidRDefault="00624BC9" w:rsidP="00624BC9">
      <w:pPr>
        <w:spacing w:after="60"/>
        <w:ind w:left="432"/>
        <w:jc w:val="both"/>
        <w:rPr>
          <w:szCs w:val="24"/>
        </w:rPr>
      </w:pPr>
      <w:r>
        <w:rPr>
          <w:szCs w:val="24"/>
        </w:rPr>
        <w:t>a) Mã Code đã được sử dụng: Mã Code đã được kích hoạt trước khi cung cấp cho Bên B (trước thời điểm bên A gửi file chứa Mã Code theo đơn hàng cho Bên B)</w:t>
      </w:r>
    </w:p>
    <w:p w14:paraId="04AB7B91" w14:textId="77777777" w:rsidR="00624BC9" w:rsidRDefault="00624BC9" w:rsidP="00624BC9">
      <w:pPr>
        <w:spacing w:after="60"/>
        <w:ind w:left="432"/>
        <w:jc w:val="both"/>
        <w:rPr>
          <w:szCs w:val="24"/>
        </w:rPr>
      </w:pPr>
      <w:r>
        <w:rPr>
          <w:szCs w:val="24"/>
        </w:rPr>
        <w:t>b) Mã Code không thể kích hoạt mà Hai Bên chưa xác định  được nguyên nhân cụ thể</w:t>
      </w:r>
    </w:p>
    <w:p w14:paraId="41B013DC" w14:textId="77777777" w:rsidR="00624BC9" w:rsidRPr="00624BC9" w:rsidRDefault="00624BC9" w:rsidP="00624BC9">
      <w:pPr>
        <w:spacing w:after="60"/>
        <w:ind w:left="432"/>
        <w:jc w:val="both"/>
        <w:rPr>
          <w:szCs w:val="24"/>
        </w:rPr>
      </w:pPr>
      <w:commentRangeStart w:id="278"/>
      <w:r>
        <w:rPr>
          <w:szCs w:val="24"/>
        </w:rPr>
        <w:t>c) Mã Code kích hoạt không đúng dịch vụ cung cấp/ hoặc sai thời hạn sử dụng</w:t>
      </w:r>
      <w:proofErr w:type="spellStart"/>
      <w:proofErr w:type="spellEnd"/>
      <w:proofErr w:type="spellStart"/>
      <w:proofErr w:type="spellEnd"/>
      <w:proofErr w:type="spellStart"/>
      <w:proofErr w:type="spellEnd"/>
      <w:proofErr w:type="spellStart"/>
      <w:commentRangeEnd w:id="278"/>
      <w:proofErr w:type="spellEnd"/>
    </w:p>
    <w:p w14:paraId="1AF6C2E1" w14:textId="77777777" w:rsidR="00624BC9" w:rsidRDefault="00624BC9">
      <w:pPr>
        <w:spacing w:after="60"/>
        <w:ind w:left="283"/>
        <w:jc w:val="both"/>
        <w:rPr>
          <w:szCs w:val="24"/>
        </w:rPr>
      </w:pPr>
    </w:p>
    <w:p w14:paraId="079EF10E" w14:textId="77777777" w:rsidR="00624BC9" w:rsidRDefault="00624BC9">
      <w:pPr>
        <w:spacing w:after="60"/>
        <w:ind w:left="0"/>
        <w:jc w:val="both"/>
        <w:rPr>
          <w:szCs w:val="24"/>
        </w:rPr>
      </w:pPr>
      <w:r>
        <w:rPr>
          <w:szCs w:val="24"/>
        </w:rPr>
        <w:t>3.2. Trường hợp mã Code chưa kích hoạt mà đã hết hạn kích hoạt, sau khi nhận được thông báo từ Bên B, Bên A có trách nhiệm gia hạn thời hạn kích hoạt của mã code đó miễn tổng thời gian kích hoạt không quá năm (05) năm từ ngày hoàn tất bàn giao mã code.</w:t>
      </w:r>
    </w:p>
    <w:p w14:paraId="77926C37" w14:textId="77777777" w:rsidR="009C2DAD" w:rsidRDefault="00624BC9">
      <w:pPr>
        <w:spacing w:after="60"/>
        <w:ind w:left="0"/>
        <w:jc w:val="both"/>
        <w:rPr>
          <w:szCs w:val="24"/>
        </w:rPr>
      </w:pPr>
      <w:commentRangeStart w:id="279"/>
      <w:r>
        <w:rPr>
          <w:szCs w:val="24"/>
        </w:rPr>
        <w:t>3.3. Đối với trường hợp Bên B chưa phân phối hết số lượng Code và Bên A dừng kinh doanh dịch vụ zVAS, Bên A sẽ tiến hành xem xét điều kiện hoàn trả Mã Code zVas chưa kích hoạt và chưa hết hạn. Trường hợp Bên A chấp thuận hoàn trả, Hai Bên sẽ thực hiện theo quy trình sau:</w:t>
      </w:r>
      <w:proofErr w:type="spellStart"/>
      <w:proofErr w:type="spellEnd"/>
      <w:proofErr w:type="spellStart"/>
      <w:proofErr w:type="spellEnd"/>
      <w:commentRangeEnd w:id="279"/>
      <w:proofErr w:type="spellStart"/>
      <w:proofErr w:type="spellEnd"/>
      <w:proofErr w:type="spellStart"/>
      <w:proofErr w:type="spellEnd"/>
      <w:proofErr w:type="spellStart"/>
      <w:proofErr w:type="spellEnd"/>
      <w:proofErr w:type="spellStart"/>
      <w:proofErr w:type="spellEnd"/>
      <w:commentRangeStart w:id="280"/>
      <w:commentRangeEnd w:id="280"/>
      <w:proofErr w:type="spellStart"/>
      <w:proofErr w:type="spellEnd"/>
      <w:proofErr w:type="spellStart"/>
      <w:proofErr w:type="spellEnd"/>
    </w:p>
    <w:p w14:paraId="474E7AC8" w14:textId="77777777" w:rsidR="00624BC9" w:rsidRPr="00957FF8" w:rsidRDefault="00624BC9" w:rsidP="00624BC9">
      <w:pPr>
        <w:pStyle w:val="ListParagraph"/>
        <w:tabs>
          <w:tab w:val="left" w:pos="720"/>
        </w:tabs>
        <w:spacing w:before="120" w:after="0" w:line="360" w:lineRule="auto"/>
        <w:ind w:hanging="720" w:left="432"/>
        <w:contextualSpacing w:val="0"/>
        <w:jc w:val="both"/>
        <w:rPr>
          <w:szCs w:val="24"/>
          <w:lang w:val="vi-VN"/>
        </w:rPr>
      </w:pPr>
      <w:r>
        <w:rPr>
          <w:szCs w:val="24"/>
        </w:rPr>
        <w:t>a) Bên B gửi thông báo bằng văn bản cho Bên A về kế hoạch hoàn trả trong đó nêu rõ loại sản phẩm và số lượng cần hoàn trả. Bên A có trách nhiệm kiểm tra và xác nhận đối với các sản phẩm đủ điều kiện hoàn trả trong thời hạn không quá 05 (năm) ngày làm việc kể từ ngày nhận được thông báo.</w:t>
      </w:r>
      <w:proofErr w:type="spellStart"/>
      <w:proofErr w:type="spellEnd"/>
      <w:proofErr w:type="spellStart"/>
      <w:proofErr w:type="spellEnd"/>
      <w:proofErr w:type="spellStart"/>
      <w:proofErr w:type="spellEnd"/>
      <w:del w:id="281" w:author="maiht" w:date="2026-07-14T15:37:00Z" w16du:dateUtc="2026-07-14T08:37:00Z">
        <w:r w:rsidDel="00ED7142">
          <w:rPr>
            <w:szCs w:val="24"/>
          </w:rPr>
          <w:delText xml:space="preserve">(hoặc từ chối </w:delText>
        </w:r>
      </w:del>
      <w:proofErr w:type="spellStart"/>
      <w:proofErr w:type="spellEnd"/>
      <w:proofErr w:type="spellStart"/>
      <w:proofErr w:type="spellEnd"/>
      <w:proofErr w:type="spellStart"/>
      <w:proofErr w:type="spellEnd"/>
      <w:proofErr w:type="spellStart"/>
      <w:proofErr w:type="spellEnd"/>
      <w:proofErr w:type="spellStart"/>
      <w:proofErr w:type="spellEnd"/>
      <w:del w:id="282" w:author="maiht" w:date="2026-07-14T15:37:00Z" w16du:dateUtc="2026-07-14T08:37:00Z">
        <w:r w:rsidDel="00ED7142">
          <w:rPr>
            <w:szCs w:val="24"/>
          </w:rPr>
          <w:delText xml:space="preserve"> không</w:delText>
        </w:r>
      </w:del>
      <w:proofErr w:type="spellStart"/>
      <w:proofErr w:type="spellEnd"/>
      <w:proofErr w:type="spellStart"/>
      <w:proofErr w:type="spellEnd"/>
      <w:proofErr w:type="spellStart"/>
      <w:proofErr w:type="spellEnd"/>
      <w:proofErr w:type="spellStart"/>
      <w:proofErr w:type="spellEnd"/>
      <w:del w:id="283" w:author="maiht" w:date="2026-07-14T15:37:00Z" w16du:dateUtc="2026-07-14T08:37:00Z">
        <w:r w:rsidDel="00ED7142">
          <w:rPr>
            <w:szCs w:val="24"/>
          </w:rPr>
          <w:delText>)</w:delText>
        </w:r>
      </w:del>
      <w:proofErr w:type="spellStart"/>
      <w:proofErr w:type="spellEnd"/>
      <w:proofErr w:type="spellStart"/>
      <w:proofErr w:type="spellEnd"/>
      <w:proofErr w:type="spellStart"/>
      <w:proofErr w:type="spellEnd"/>
    </w:p>
    <w:p w14:paraId="28C92DCA" w14:textId="3A8049B6" w:rsidR="00624BC9" w:rsidRPr="00470564" w:rsidRDefault="00624BC9" w:rsidP="00624BC9">
      <w:pPr>
        <w:pStyle w:val="ListParagraph"/>
        <w:tabs>
          <w:tab w:val="left" w:pos="720"/>
        </w:tabs>
        <w:spacing w:before="120" w:after="0" w:line="360" w:lineRule="auto"/>
        <w:ind w:hanging="720" w:left="432"/>
        <w:contextualSpacing w:val="0"/>
        <w:jc w:val="both"/>
        <w:rPr>
          <w:szCs w:val="24"/>
          <w:highlight w:val="yellow"/>
          <w:lang w:val="vi-VN"/>
        </w:rPr>
      </w:pPr>
      <w:r w:rsidRPr="00610391">
        <w:rPr>
          <w:szCs w:val="24"/>
          <w:highlight w:val="yellow"/>
          <w:lang w:val="vi-VN"/>
          <w:rPrChange w:id="284" w:author="maiht" w:date="2026-07-14T13:48:00Z" w16du:dateUtc="2026-07-14T06:48:00Z">
            <w:rPr>
              <w:szCs w:val="24"/>
              <w:highlight w:val="yellow"/>
            </w:rPr>
          </w:rPrChange>
        </w:rPr>
        <w:t>b) Sau khi Bên A xác nhận chấp thuận, do Dịch vụ zVAS đã dừng kinh doanh và không còn được cung cấp trên thị trường, Hai Bên thống nhất áp dụng phương thức hoàn trả duy nhất: Bên A (nhà cung cấp) xuất hóa đơn điều chỉnh giảm đối với (các) đơn hàng tương ứng với số lượng Mã code chưa kích hoạt và chưa hết hạn được chấp thuận hoàn trả, và hoàn lại bằng tiền cho Bên B giá trị tương ứng. Không áp dụng hình thức cấn trừ vào đơn hàng khác hoặc Bên B bán lại sản phẩm.</w:t>
      </w:r>
      <w:ins w:id="287" w:author="maiht" w:date="2026-07-14T15:37:00Z" w16du:dateUtc="2026-07-14T08:37:00Z">
        <w:r w:rsidR="00ED7142" w:rsidRPr="00ED7142">
          <w:rPr>
            <w:szCs w:val="24"/>
            <w:highlight w:val="yellow"/>
            <w:lang w:val="vi-VN"/>
            <w:rPrChange w:id="288" w:author="maiht" w:date="2026-07-14T15:37:00Z" w16du:dateUtc="2026-07-14T08:37:00Z">
              <w:rPr>
                <w:szCs w:val="24"/>
                <w:highlight w:val="yellow"/>
                <w:lang w:val="en-GB"/>
              </w:rPr>
            </w:rPrChange>
          </w:rPr>
          <w:t xml:space="preserve">kích hoạt </w:t>
        </w:r>
      </w:ins>
      <w:commentRangeStart w:id="289"/>
      <w:commentRangeEnd w:id="289"/>
    </w:p>
    <w:p w14:paraId="48EE5DC6" w14:textId="513507C2" w:rsidR="00624BC9" w:rsidRPr="00957FF8" w:rsidRDefault="00624BC9" w:rsidP="00624BC9">
      <w:pPr>
        <w:pStyle w:val="ListParagraph"/>
        <w:tabs>
          <w:tab w:val="left" w:pos="720"/>
        </w:tabs>
        <w:spacing w:before="120" w:after="0" w:line="360" w:lineRule="auto"/>
        <w:ind w:hanging="720" w:left="432"/>
        <w:contextualSpacing w:val="0"/>
        <w:jc w:val="both"/>
        <w:rPr>
          <w:szCs w:val="24"/>
          <w:lang w:val="vi-VN"/>
        </w:rPr>
      </w:pPr>
      <w:r w:rsidRPr="00470564">
        <w:rPr>
          <w:szCs w:val="24"/>
          <w:highlight w:val="yellow"/>
          <w:lang w:val="vi-VN"/>
        </w:rPr>
        <w:t>c) Hai Bên ký Biên bản xác nhận hoàn trả ghi rõ số lượng Mã code hoàn trả và giá trị hoàn lại đã thống nhất. Trên cơ sở Biên bản, Bên A xuất hóa đơn điều chỉnh giảm và hoàn lại tiền cho Bên B trong thời hạn 15 (mười lăm) ngày làm việc kể từ ngày ký Biên bản, đồng thời thu hồi/vô hiệu hóa trên hệ thống các Mã code đã được hoàn trả.</w:t>
      </w:r>
      <w:commentRangeStart w:id="290"/>
      <w:commentRangeEnd w:id="290"/>
    </w:p>
    <w:p w14:paraId="7B904207" w14:textId="77777777" w:rsidR="00624BC9" w:rsidRPr="00610391" w:rsidRDefault="00624BC9" w:rsidP="00624BC9">
      <w:pPr>
        <w:spacing w:after="60"/>
        <w:jc w:val="both"/>
        <w:rPr>
          <w:szCs w:val="24"/>
          <w:lang w:val="vi-VN"/>
          <w:rPrChange w:id="292" w:author="maiht" w:date="2026-07-14T13:48:00Z" w16du:dateUtc="2026-07-14T06:48:00Z">
            <w:rPr>
              <w:szCs w:val="24"/>
            </w:rPr>
          </w:rPrChange>
        </w:rPr>
      </w:pPr>
    </w:p>
    <w:p w14:paraId="68420339" w14:textId="77777777" w:rsidR="009C2DAD" w:rsidRPr="006B7F7D" w:rsidRDefault="002C4D42">
      <w:pPr>
        <w:spacing w:before="200" w:after="80"/>
        <w:ind w:left="0"/>
        <w:rPr>
          <w:szCs w:val="24"/>
        </w:rPr>
      </w:pPr>
      <w:r>
        <w:rPr>
          <w:b/>
          <w:color w:val="1B2F5A"/>
          <w:szCs w:val="24"/>
        </w:rPr>
        <w:t>Điều 4. Bảng tóm tắt quy trình</w:t>
      </w:r>
    </w:p>
    <w:tbl>
      <w:tblPr>
        <w:tblStyle w:val="TableGrid"/>
        <w:tblW w:w="0" w:type="auto"/>
        <w:jc w:val="center"/>
        <w:tblLook w:val="04A0" w:firstRow="1" w:lastRow="0" w:firstColumn="1" w:lastColumn="0" w:noHBand="0" w:noVBand="1"/>
      </w:tblPr>
      <w:tblGrid>
        <w:gridCol w:w="2160"/>
        <w:gridCol w:w="2160"/>
        <w:gridCol w:w="2160"/>
        <w:gridCol w:w="2160"/>
      </w:tblGrid>
      <w:tr w:rsidR="009C2DAD" w:rsidRPr="006B7F7D" w14:paraId="297F0F19" w14:textId="77777777">
        <w:trPr>
          <w:jc w:val="center"/>
        </w:trPr>
        <w:tc>
          <w:tcPr>
            <w:tcW w:w="2160" w:type="dxa"/>
            <w:shd w:val="clear" w:color="auto" w:fill="0068FF"/>
          </w:tcPr>
          <w:p w14:paraId="47828523" w14:textId="77777777" w:rsidR="009C2DAD" w:rsidRPr="006B7F7D" w:rsidRDefault="00624BC9">
            <w:pPr>
              <w:rPr>
                <w:szCs w:val="24"/>
              </w:rPr>
            </w:pPr>
            <w:r>
              <w:rPr>
                <w:b/>
                <w:color w:val="FFFFFF"/>
                <w:szCs w:val="24"/>
              </w:rPr>
              <w:t>Bước</w:t>
            </w:r>
          </w:p>
        </w:tc>
        <w:tc>
          <w:tcPr>
            <w:tcW w:w="2160" w:type="dxa"/>
            <w:shd w:val="clear" w:color="auto" w:fill="0068FF"/>
          </w:tcPr>
          <w:p w14:paraId="753A6AF9" w14:textId="77777777" w:rsidR="009C2DAD" w:rsidRPr="006B7F7D" w:rsidRDefault="00624BC9">
            <w:pPr>
              <w:rPr>
                <w:szCs w:val="24"/>
              </w:rPr>
            </w:pPr>
            <w:r>
              <w:rPr>
                <w:b/>
                <w:color w:val="FFFFFF"/>
                <w:szCs w:val="24"/>
              </w:rPr>
              <w:t>Chủ thể</w:t>
            </w:r>
          </w:p>
        </w:tc>
        <w:tc>
          <w:tcPr>
            <w:tcW w:w="2160" w:type="dxa"/>
            <w:shd w:val="clear" w:color="auto" w:fill="0068FF"/>
          </w:tcPr>
          <w:p w14:paraId="5D26DBCD" w14:textId="77777777" w:rsidR="009C2DAD" w:rsidRPr="006B7F7D" w:rsidRDefault="00624BC9">
            <w:pPr>
              <w:rPr>
                <w:szCs w:val="24"/>
              </w:rPr>
            </w:pPr>
            <w:r>
              <w:rPr>
                <w:b/>
                <w:color w:val="FFFFFF"/>
                <w:szCs w:val="24"/>
              </w:rPr>
              <w:t>Hành động chính</w:t>
            </w:r>
          </w:p>
        </w:tc>
        <w:tc>
          <w:tcPr>
            <w:tcW w:w="2160" w:type="dxa"/>
            <w:shd w:val="clear" w:color="auto" w:fill="0068FF"/>
          </w:tcPr>
          <w:p w14:paraId="36CB1F5D" w14:textId="77777777" w:rsidR="009C2DAD" w:rsidRPr="006B7F7D" w:rsidRDefault="00624BC9">
            <w:pPr>
              <w:rPr>
                <w:szCs w:val="24"/>
              </w:rPr>
            </w:pPr>
            <w:r>
              <w:rPr>
                <w:b/>
                <w:color w:val="FFFFFF"/>
                <w:szCs w:val="24"/>
              </w:rPr>
              <w:t>Hệ thống / kênh</w:t>
            </w:r>
          </w:p>
        </w:tc>
      </w:tr>
      <w:tr w:rsidR="009C2DAD" w:rsidRPr="006B7F7D" w14:paraId="1F31A4EA" w14:textId="77777777">
        <w:trPr>
          <w:jc w:val="center"/>
        </w:trPr>
        <w:tc>
          <w:tcPr>
            <w:tcW w:w="2160" w:type="dxa"/>
          </w:tcPr>
          <w:p w14:paraId="0A730388" w14:textId="77777777" w:rsidR="009C2DAD" w:rsidRPr="006B7F7D" w:rsidRDefault="00624BC9">
            <w:pPr>
              <w:rPr>
                <w:szCs w:val="24"/>
              </w:rPr>
            </w:pPr>
            <w:r>
              <w:rPr>
                <w:b/>
                <w:color w:val="1B2F5A"/>
                <w:szCs w:val="24"/>
              </w:rPr>
              <w:t>1. Đặt &amp; thanh toán</w:t>
            </w:r>
          </w:p>
        </w:tc>
        <w:tc>
          <w:tcPr>
            <w:tcW w:w="2160" w:type="dxa"/>
          </w:tcPr>
          <w:p w14:paraId="795B3CE3" w14:textId="77777777" w:rsidR="009C2DAD" w:rsidRPr="006B7F7D" w:rsidRDefault="00624BC9">
            <w:pPr>
              <w:rPr>
                <w:szCs w:val="24"/>
              </w:rPr>
            </w:pPr>
            <w:r>
              <w:rPr>
                <w:szCs w:val="24"/>
              </w:rPr>
              <w:t>Bên B</w:t>
            </w:r>
          </w:p>
        </w:tc>
        <w:tc>
          <w:tcPr>
            <w:tcW w:w="2160" w:type="dxa"/>
          </w:tcPr>
          <w:p w14:paraId="3C3BD16B" w14:textId="77777777" w:rsidR="009C2DAD" w:rsidRPr="006B7F7D" w:rsidRDefault="00624BC9">
            <w:pPr>
              <w:rPr>
                <w:szCs w:val="24"/>
              </w:rPr>
            </w:pPr>
            <w:r>
              <w:rPr>
                <w:szCs w:val="24"/>
              </w:rPr>
              <w:t>Gửi đơn (không tách lẻ) và thanh toán trước 100%</w:t>
            </w:r>
          </w:p>
        </w:tc>
        <w:tc>
          <w:tcPr>
            <w:tcW w:w="2160" w:type="dxa"/>
          </w:tcPr>
          <w:p w14:paraId="5DDDC093" w14:textId="77777777" w:rsidR="009C2DAD" w:rsidRPr="006B7F7D" w:rsidRDefault="00624BC9">
            <w:pPr>
              <w:rPr>
                <w:szCs w:val="24"/>
              </w:rPr>
            </w:pPr>
            <w:r>
              <w:rPr>
                <w:szCs w:val="24"/>
              </w:rPr>
              <w:t>Email đặt hàng</w:t>
            </w:r>
          </w:p>
        </w:tc>
      </w:tr>
      <w:tr w:rsidR="009C2DAD" w:rsidRPr="006B7F7D" w14:paraId="626E91D1" w14:textId="77777777">
        <w:trPr>
          <w:jc w:val="center"/>
        </w:trPr>
        <w:tc>
          <w:tcPr>
            <w:tcW w:w="2160" w:type="dxa"/>
          </w:tcPr>
          <w:p w14:paraId="4E9072DC" w14:textId="77777777" w:rsidR="009C2DAD" w:rsidRPr="006B7F7D" w:rsidRDefault="00624BC9">
            <w:pPr>
              <w:rPr>
                <w:szCs w:val="24"/>
              </w:rPr>
            </w:pPr>
            <w:r>
              <w:rPr>
                <w:b/>
                <w:color w:val="1B2F5A"/>
                <w:szCs w:val="24"/>
              </w:rPr>
              <w:t>2. Nhận code</w:t>
            </w:r>
          </w:p>
        </w:tc>
        <w:tc>
          <w:tcPr>
            <w:tcW w:w="2160" w:type="dxa"/>
          </w:tcPr>
          <w:p w14:paraId="16933133" w14:textId="77777777" w:rsidR="009C2DAD" w:rsidRPr="00610391" w:rsidRDefault="00624BC9">
            <w:pPr>
              <w:rPr>
                <w:szCs w:val="24"/>
                <w:lang w:val="pt-BR"/>
                <w:rPrChange w:id="293" w:author="maiht" w:date="2026-07-14T13:48:00Z" w16du:dateUtc="2026-07-14T06:48:00Z">
                  <w:rPr>
                    <w:szCs w:val="24"/>
                  </w:rPr>
                </w:rPrChange>
              </w:rPr>
            </w:pPr>
            <w:r w:rsidRPr="00610391">
              <w:rPr>
                <w:szCs w:val="24"/>
                <w:lang w:val="pt-BR"/>
                <w:rPrChange w:id="294" w:author="maiht" w:date="2026-07-14T13:48:00Z" w16du:dateUtc="2026-07-14T06:48:00Z">
                  <w:rPr>
                    <w:szCs w:val="24"/>
                  </w:rPr>
                </w:rPrChange>
              </w:rPr>
              <w:t>Bên A giao code cho Bên B</w:t>
            </w:r>
          </w:p>
        </w:tc>
        <w:tc>
          <w:tcPr>
            <w:tcW w:w="2160" w:type="dxa"/>
          </w:tcPr>
          <w:p w14:paraId="27D32BC0" w14:textId="77777777" w:rsidR="009C2DAD" w:rsidRPr="00610391" w:rsidRDefault="00624BC9">
            <w:pPr>
              <w:rPr>
                <w:szCs w:val="24"/>
                <w:lang w:val="pt-BR"/>
                <w:rPrChange w:id="295" w:author="maiht" w:date="2026-07-14T13:48:00Z" w16du:dateUtc="2026-07-14T06:48:00Z">
                  <w:rPr>
                    <w:szCs w:val="24"/>
                  </w:rPr>
                </w:rPrChange>
              </w:rPr>
            </w:pPr>
            <w:r w:rsidRPr="00610391">
              <w:rPr>
                <w:szCs w:val="24"/>
                <w:lang w:val="pt-BR"/>
                <w:rPrChange w:id="296" w:author="maiht" w:date="2026-07-14T13:48:00Z" w16du:dateUtc="2026-07-14T06:48:00Z">
                  <w:rPr>
                    <w:szCs w:val="24"/>
                  </w:rPr>
                </w:rPrChange>
              </w:rPr>
              <w:t>Bàn giao Mã code trong 03 ngày làm việc sau thanh toán</w:t>
            </w:r>
          </w:p>
        </w:tc>
        <w:tc>
          <w:tcPr>
            <w:tcW w:w="2160" w:type="dxa"/>
          </w:tcPr>
          <w:p w14:paraId="6B421D65" w14:textId="77777777" w:rsidR="009C2DAD" w:rsidRPr="006B7F7D" w:rsidRDefault="00624BC9">
            <w:pPr>
              <w:rPr>
                <w:szCs w:val="24"/>
              </w:rPr>
            </w:pPr>
            <w:r>
              <w:rPr>
                <w:szCs w:val="24"/>
              </w:rPr>
              <w:t>Email / zbox.vn</w:t>
            </w:r>
          </w:p>
        </w:tc>
      </w:tr>
      <w:tr w:rsidR="009C2DAD" w:rsidRPr="006B7F7D" w14:paraId="5A5127EF" w14:textId="77777777">
        <w:trPr>
          <w:jc w:val="center"/>
        </w:trPr>
        <w:tc>
          <w:tcPr>
            <w:tcW w:w="2160" w:type="dxa"/>
          </w:tcPr>
          <w:p w14:paraId="46DCEEF2" w14:textId="77777777" w:rsidR="009C2DAD" w:rsidRPr="006B7F7D" w:rsidRDefault="00624BC9">
            <w:pPr>
              <w:rPr>
                <w:szCs w:val="24"/>
              </w:rPr>
            </w:pPr>
            <w:r>
              <w:rPr>
                <w:b/>
                <w:color w:val="1B2F5A"/>
                <w:szCs w:val="24"/>
              </w:rPr>
              <w:t>3. Quản lý code</w:t>
            </w:r>
          </w:p>
        </w:tc>
        <w:tc>
          <w:tcPr>
            <w:tcW w:w="2160" w:type="dxa"/>
          </w:tcPr>
          <w:p w14:paraId="24C78299" w14:textId="77777777" w:rsidR="009C2DAD" w:rsidRPr="006B7F7D" w:rsidRDefault="00624BC9">
            <w:pPr>
              <w:rPr>
                <w:szCs w:val="24"/>
              </w:rPr>
            </w:pPr>
            <w:r>
              <w:rPr>
                <w:szCs w:val="24"/>
              </w:rPr>
              <w:t>Bên B</w:t>
            </w:r>
          </w:p>
        </w:tc>
        <w:tc>
          <w:tcPr>
            <w:tcW w:w="2160" w:type="dxa"/>
          </w:tcPr>
          <w:p w14:paraId="14E9E267" w14:textId="77777777" w:rsidR="009C2DAD" w:rsidRPr="006B7F7D" w:rsidRDefault="00624BC9">
            <w:pPr>
              <w:rPr>
                <w:szCs w:val="24"/>
              </w:rPr>
            </w:pPr>
            <w:r>
              <w:rPr>
                <w:szCs w:val="24"/>
              </w:rPr>
              <w:t>Tra cứu, tải Excel, theo dõi tồn kho và hạn kích hoạt</w:t>
            </w:r>
          </w:p>
        </w:tc>
        <w:tc>
          <w:tcPr>
            <w:tcW w:w="2160" w:type="dxa"/>
          </w:tcPr>
          <w:p w14:paraId="6B9F5372" w14:textId="77777777" w:rsidR="009C2DAD" w:rsidRPr="006B7F7D" w:rsidRDefault="00624BC9">
            <w:pPr>
              <w:rPr>
                <w:szCs w:val="24"/>
              </w:rPr>
            </w:pPr>
            <w:r>
              <w:rPr>
                <w:szCs w:val="24"/>
              </w:rPr>
              <w:t>zbox.vn để quản lý mã code</w:t>
            </w:r>
          </w:p>
        </w:tc>
      </w:tr>
      <w:tr w:rsidR="009C2DAD" w:rsidRPr="006B7F7D" w14:paraId="4966A440" w14:textId="77777777">
        <w:trPr>
          <w:jc w:val="center"/>
        </w:trPr>
        <w:tc>
          <w:tcPr>
            <w:tcW w:w="2160" w:type="dxa"/>
          </w:tcPr>
          <w:p w14:paraId="7675EED6" w14:textId="77777777" w:rsidR="009C2DAD" w:rsidRPr="006B7F7D" w:rsidRDefault="00624BC9">
            <w:pPr>
              <w:rPr>
                <w:szCs w:val="24"/>
              </w:rPr>
            </w:pPr>
            <w:r>
              <w:rPr>
                <w:b/>
                <w:color w:val="1B2F5A"/>
                <w:szCs w:val="24"/>
              </w:rPr>
              <w:t>4. Giao code</w:t>
            </w:r>
          </w:p>
        </w:tc>
        <w:tc>
          <w:tcPr>
            <w:tcW w:w="2160" w:type="dxa"/>
          </w:tcPr>
          <w:p w14:paraId="255880FA" w14:textId="77777777" w:rsidR="009C2DAD" w:rsidRPr="006B7F7D" w:rsidRDefault="00624BC9">
            <w:pPr>
              <w:rPr>
                <w:szCs w:val="24"/>
              </w:rPr>
            </w:pPr>
            <w:r>
              <w:rPr>
                <w:szCs w:val="24"/>
              </w:rPr>
              <w:t>Bên B</w:t>
            </w:r>
          </w:p>
        </w:tc>
        <w:tc>
          <w:tcPr>
            <w:tcW w:w="2160" w:type="dxa"/>
          </w:tcPr>
          <w:p w14:paraId="4F58CCC3" w14:textId="77777777" w:rsidR="009C2DAD" w:rsidRPr="006B7F7D" w:rsidRDefault="00624BC9">
            <w:pPr>
              <w:rPr>
                <w:szCs w:val="24"/>
              </w:rPr>
            </w:pPr>
            <w:r>
              <w:rPr>
                <w:szCs w:val="24"/>
              </w:rPr>
              <w:t>Giao cho khách hàng (tiêu chuẩn) hoặc gửi thẳng Zalo người dùng (nâng cao)</w:t>
            </w:r>
          </w:p>
        </w:tc>
        <w:tc>
          <w:tcPr>
            <w:tcW w:w="2160" w:type="dxa"/>
          </w:tcPr>
          <w:p w14:paraId="1CB43BCB" w14:textId="77777777" w:rsidR="009C2DAD" w:rsidRPr="006B7F7D" w:rsidRDefault="00624BC9">
            <w:pPr>
              <w:rPr>
                <w:szCs w:val="24"/>
              </w:rPr>
            </w:pPr>
            <w:r>
              <w:rPr>
                <w:szCs w:val="24"/>
              </w:rPr>
              <w:t>Kênh của Zalo</w:t>
            </w:r>
          </w:p>
        </w:tc>
      </w:tr>
      <w:tr w:rsidR="009C2DAD" w:rsidRPr="006B7F7D" w14:paraId="6E606E96" w14:textId="77777777">
        <w:trPr>
          <w:jc w:val="center"/>
        </w:trPr>
        <w:tc>
          <w:tcPr>
            <w:tcW w:w="2160" w:type="dxa"/>
          </w:tcPr>
          <w:p w14:paraId="01B80C5C" w14:textId="77777777" w:rsidR="009C2DAD" w:rsidRPr="006B7F7D" w:rsidRDefault="00624BC9">
            <w:pPr>
              <w:rPr>
                <w:szCs w:val="24"/>
              </w:rPr>
            </w:pPr>
            <w:r>
              <w:rPr>
                <w:b/>
                <w:color w:val="1B2F5A"/>
                <w:szCs w:val="24"/>
              </w:rPr>
              <w:t>5. Kích hoạt</w:t>
            </w:r>
          </w:p>
        </w:tc>
        <w:tc>
          <w:tcPr>
            <w:tcW w:w="2160" w:type="dxa"/>
          </w:tcPr>
          <w:p w14:paraId="0CBEE87C" w14:textId="77777777" w:rsidR="009C2DAD" w:rsidRPr="006B7F7D" w:rsidRDefault="00624BC9">
            <w:pPr>
              <w:rPr>
                <w:szCs w:val="24"/>
              </w:rPr>
            </w:pPr>
            <w:r>
              <w:rPr>
                <w:szCs w:val="24"/>
              </w:rPr>
              <w:t>Người dùng cuối</w:t>
            </w:r>
          </w:p>
        </w:tc>
        <w:tc>
          <w:tcPr>
            <w:tcW w:w="2160" w:type="dxa"/>
          </w:tcPr>
          <w:p w14:paraId="12E9A655" w14:textId="77777777" w:rsidR="009C2DAD" w:rsidRPr="006B7F7D" w:rsidRDefault="00624BC9">
            <w:pPr>
              <w:rPr>
                <w:szCs w:val="24"/>
              </w:rPr>
            </w:pPr>
            <w:r>
              <w:rPr>
                <w:szCs w:val="24"/>
              </w:rPr>
              <w:t>Đăng nhập Zalo/ZingMP3, nhập code và kích hoạt</w:t>
            </w:r>
          </w:p>
        </w:tc>
        <w:tc>
          <w:tcPr>
            <w:tcW w:w="2160" w:type="dxa"/>
          </w:tcPr>
          <w:p w14:paraId="289EC7B7" w14:textId="77777777" w:rsidR="009C2DAD" w:rsidRPr="006B7F7D" w:rsidRDefault="00624BC9">
            <w:pPr>
              <w:rPr>
                <w:szCs w:val="24"/>
              </w:rPr>
            </w:pPr>
            <w:r>
              <w:rPr>
                <w:szCs w:val="24"/>
              </w:rPr>
              <w:t>zbox.vn/activate-code</w:t>
            </w:r>
          </w:p>
        </w:tc>
      </w:tr>
      <w:tr w:rsidR="00FA3BC9" w14:paraId="3F030B17" w14:textId="77777777">
        <w:trPr>
          <w:jc w:val="center"/>
        </w:trPr>
        <w:tc>
          <w:tcPr>
            <w:tcW w:w="2160" w:type="dxa"/>
          </w:tcPr>
          <w:p w14:paraId="047F7468" w14:textId="77777777" w:rsidR="00FA3BC9" w:rsidRPr="00470564" w:rsidRDefault="00000000">
            <w:pPr>
              <w:rPr>
                <w:szCs w:val="24"/>
                <w:highlight w:val="yellow"/>
              </w:rPr>
            </w:pPr>
            <w:r w:rsidRPr="00470564">
              <w:rPr>
                <w:b/>
                <w:color w:val="1B2F5A"/>
                <w:szCs w:val="24"/>
                <w:highlight w:val="yellow"/>
              </w:rPr>
              <w:t>6. Xử lý lỗi Mã code</w:t>
            </w:r>
          </w:p>
        </w:tc>
        <w:tc>
          <w:tcPr>
            <w:tcW w:w="2160" w:type="dxa"/>
          </w:tcPr>
          <w:p w14:paraId="28A1780C" w14:textId="1FB91500" w:rsidR="00FA3BC9" w:rsidRPr="00610391" w:rsidRDefault="00000000">
            <w:pPr>
              <w:rPr>
                <w:szCs w:val="24"/>
                <w:highlight w:val="yellow"/>
                <w:lang w:val="pt-BR"/>
                <w:rPrChange w:id="297" w:author="maiht" w:date="2026-07-14T13:48:00Z" w16du:dateUtc="2026-07-14T06:48:00Z">
                  <w:rPr>
                    <w:szCs w:val="24"/>
                    <w:highlight w:val="yellow"/>
                  </w:rPr>
                </w:rPrChange>
              </w:rPr>
            </w:pPr>
            <w:r w:rsidRPr="00610391">
              <w:rPr>
                <w:szCs w:val="24"/>
                <w:highlight w:val="yellow"/>
                <w:lang w:val="pt-BR"/>
                <w:rPrChange w:id="298" w:author="maiht" w:date="2026-07-14T13:48:00Z" w16du:dateUtc="2026-07-14T06:48:00Z">
                  <w:rPr>
                    <w:szCs w:val="24"/>
                    <w:highlight w:val="yellow"/>
                  </w:rPr>
                </w:rPrChange>
              </w:rPr>
              <w:t xml:space="preserve">Bên B </w:t>
            </w:r>
            <w:r w:rsidR="00470564" w:rsidRPr="00610391">
              <w:rPr>
                <w:szCs w:val="24"/>
                <w:highlight w:val="yellow"/>
                <w:lang w:val="pt-BR"/>
                <w:rPrChange w:id="299" w:author="maiht" w:date="2026-07-14T13:48:00Z" w16du:dateUtc="2026-07-14T06:48:00Z">
                  <w:rPr>
                    <w:szCs w:val="24"/>
                    <w:highlight w:val="yellow"/>
                  </w:rPr>
                </w:rPrChange>
              </w:rPr>
              <w:t>cho</w:t>
            </w:r>
            <w:r w:rsidRPr="00610391">
              <w:rPr>
                <w:szCs w:val="24"/>
                <w:highlight w:val="yellow"/>
                <w:lang w:val="pt-BR"/>
                <w:rPrChange w:id="300" w:author="maiht" w:date="2026-07-14T13:48:00Z" w16du:dateUtc="2026-07-14T06:48:00Z">
                  <w:rPr>
                    <w:szCs w:val="24"/>
                    <w:highlight w:val="yellow"/>
                  </w:rPr>
                </w:rPrChange>
              </w:rPr>
              <w:t xml:space="preserve"> Bên A</w:t>
            </w:r>
          </w:p>
        </w:tc>
        <w:tc>
          <w:tcPr>
            <w:tcW w:w="2160" w:type="dxa"/>
          </w:tcPr>
          <w:p w14:paraId="55873C06" w14:textId="4BE804B3" w:rsidR="00FA3BC9" w:rsidRPr="00610391" w:rsidRDefault="00000000">
            <w:pPr>
              <w:rPr>
                <w:szCs w:val="24"/>
                <w:highlight w:val="yellow"/>
                <w:lang w:val="pt-BR"/>
                <w:rPrChange w:id="301" w:author="maiht" w:date="2026-07-14T13:48:00Z" w16du:dateUtc="2026-07-14T06:48:00Z">
                  <w:rPr>
                    <w:szCs w:val="24"/>
                    <w:highlight w:val="yellow"/>
                  </w:rPr>
                </w:rPrChange>
              </w:rPr>
            </w:pPr>
            <w:r w:rsidRPr="00610391">
              <w:rPr>
                <w:szCs w:val="24"/>
                <w:highlight w:val="yellow"/>
                <w:lang w:val="pt-BR"/>
                <w:rPrChange w:id="302" w:author="maiht" w:date="2026-07-14T13:48:00Z" w16du:dateUtc="2026-07-14T06:48:00Z">
                  <w:rPr>
                    <w:szCs w:val="24"/>
                    <w:highlight w:val="yellow"/>
                  </w:rPr>
                </w:rPrChange>
              </w:rPr>
              <w:t>Bên B thông báo Mã code lỗi</w:t>
            </w:r>
            <w:r w:rsidR="00470564" w:rsidRPr="00610391">
              <w:rPr>
                <w:szCs w:val="24"/>
                <w:highlight w:val="yellow"/>
                <w:lang w:val="pt-BR"/>
                <w:rPrChange w:id="303" w:author="maiht" w:date="2026-07-14T13:48:00Z" w16du:dateUtc="2026-07-14T06:48:00Z">
                  <w:rPr>
                    <w:szCs w:val="24"/>
                    <w:highlight w:val="yellow"/>
                  </w:rPr>
                </w:rPrChange>
              </w:rPr>
              <w:t>.</w:t>
            </w:r>
            <w:r w:rsidRPr="00610391">
              <w:rPr>
                <w:szCs w:val="24"/>
                <w:highlight w:val="yellow"/>
                <w:lang w:val="pt-BR"/>
                <w:rPrChange w:id="304" w:author="maiht" w:date="2026-07-14T13:48:00Z" w16du:dateUtc="2026-07-14T06:48:00Z">
                  <w:rPr>
                    <w:szCs w:val="24"/>
                    <w:highlight w:val="yellow"/>
                  </w:rPr>
                </w:rPrChange>
              </w:rPr>
              <w:t xml:space="preserve"> Bên A xử lý trong 24 giờ làm việc: đổi Mã code hoặc điều chỉnh/hoàn tiền (chi tiết tại Mục 3)</w:t>
            </w:r>
          </w:p>
        </w:tc>
        <w:tc>
          <w:tcPr>
            <w:tcW w:w="2160" w:type="dxa"/>
          </w:tcPr>
          <w:p w14:paraId="40169FF3" w14:textId="36544DBA" w:rsidR="00FA3BC9" w:rsidRPr="00470564" w:rsidRDefault="00000000">
            <w:pPr>
              <w:rPr>
                <w:szCs w:val="24"/>
                <w:highlight w:val="yellow"/>
              </w:rPr>
            </w:pPr>
            <w:r w:rsidRPr="00470564">
              <w:rPr>
                <w:szCs w:val="24"/>
                <w:highlight w:val="yellow"/>
              </w:rPr>
              <w:t>Email</w:t>
            </w:r>
          </w:p>
        </w:tc>
      </w:tr>
    </w:tbl>
    <w:p w14:paraId="72CD34B7" w14:textId="77777777" w:rsidR="009C2DAD" w:rsidRPr="006B7F7D" w:rsidRDefault="009C2DAD">
      <w:pPr>
        <w:rPr>
          <w:szCs w:val="24"/>
        </w:rPr>
      </w:pPr>
    </w:p>
    <w:tbl>
      <w:tblPr>
        <w:tblW w:w="0" w:type="auto"/>
        <w:jc w:val="center"/>
        <w:tblLook w:val="04A0" w:firstRow="1" w:lastRow="0" w:firstColumn="1" w:lastColumn="0" w:noHBand="0" w:noVBand="1"/>
      </w:tblPr>
      <w:tblGrid>
        <w:gridCol w:w="4320"/>
        <w:gridCol w:w="4320"/>
      </w:tblGrid>
      <w:tr w:rsidR="009C2DAD" w:rsidRPr="006B7F7D" w14:paraId="6BBC867C" w14:textId="77777777">
        <w:trPr>
          <w:jc w:val="center"/>
        </w:trPr>
        <w:tc>
          <w:tcPr>
            <w:tcW w:w="4320" w:type="dxa"/>
          </w:tcPr>
          <w:p w14:paraId="456C35A2" w14:textId="77777777" w:rsidR="009C2DAD" w:rsidRPr="006B7F7D" w:rsidRDefault="00624BC9">
            <w:pPr>
              <w:jc w:val="center"/>
              <w:rPr>
                <w:szCs w:val="24"/>
              </w:rPr>
            </w:pPr>
            <w:r>
              <w:rPr>
                <w:b/>
                <w:szCs w:val="24"/>
              </w:rPr>
              <w:t>Đại diện Bên A</w:t>
            </w:r>
            <w:r>
              <w:rPr>
                <w:b/>
                <w:szCs w:val="24"/>
              </w:rPr>
              <w:br/>
              <w:t>(Công ty Cổ phần Tập đoàn VNG)</w:t>
            </w:r>
            <w:r>
              <w:rPr>
                <w:b/>
                <w:szCs w:val="24"/>
              </w:rPr>
              <w:br/>
              <w:t>Bà Trần Thị Bảo Vân</w:t>
            </w:r>
            <w:r>
              <w:rPr>
                <w:b/>
                <w:szCs w:val="24"/>
              </w:rPr>
              <w:br/>
              <w:t>(Ký, ghi rõ họ tên, đóng dấu)</w:t>
            </w:r>
          </w:p>
        </w:tc>
        <w:tc>
          <w:tcPr>
            <w:tcW w:w="4320" w:type="dxa"/>
          </w:tcPr>
          <w:p w14:paraId="63526A15" w14:textId="77777777" w:rsidR="009C2DAD" w:rsidRPr="006B7F7D" w:rsidRDefault="00624BC9">
            <w:pPr>
              <w:jc w:val="center"/>
              <w:rPr>
                <w:szCs w:val="24"/>
              </w:rPr>
            </w:pPr>
            <w:r>
              <w:rPr>
                <w:b/>
                <w:szCs w:val="24"/>
              </w:rPr>
              <w:t>Đại diện Bên B</w:t>
            </w:r>
            <w:r>
              <w:rPr>
                <w:b/>
                <w:szCs w:val="24"/>
              </w:rPr>
              <w:br/>
              <w:t>(Công ty Cổ phần GAPIT)</w:t>
            </w:r>
            <w:r>
              <w:rPr>
                <w:b/>
                <w:szCs w:val="24"/>
              </w:rPr>
              <w:br/>
              <w:t>Bà Phi Ngọc Cẩm</w:t>
            </w:r>
            <w:r>
              <w:rPr>
                <w:b/>
                <w:szCs w:val="24"/>
              </w:rPr>
              <w:br/>
              <w:t>(Ký, ghi rõ họ tên, đóng dấu)</w:t>
            </w:r>
          </w:p>
        </w:tc>
      </w:tr>
    </w:tbl>
    <w:p w14:paraId="3A80419A" w14:textId="77777777" w:rsidR="00B142F6" w:rsidRPr="006B7F7D" w:rsidRDefault="00B142F6">
      <w:pPr>
        <w:rPr>
          <w:szCs w:val="24"/>
        </w:rPr>
      </w:pPr>
    </w:p>
    <w:sectPr w:rsidR="00B142F6" w:rsidRPr="006B7F7D"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iht" w:date="2026-07-14T14:10:00Z" w:initials="m">
    <w:p w14:paraId="4752E726" w14:textId="77777777" w:rsidR="00CD3370" w:rsidRDefault="00CD3370">
      <w:pPr>
        <w:pStyle w:val="CommentText"/>
      </w:pPr>
      <w:r>
        <w:rPr>
          <w:rStyle w:val="CommentReference"/>
        </w:rPr>
        <w:annotationRef/>
      </w:r>
      <w:r>
        <w:t xml:space="preserve">Ở HĐ </w:t>
      </w:r>
      <w:proofErr w:type="spellStart"/>
      <w:r>
        <w:t>mẫu</w:t>
      </w:r>
      <w:proofErr w:type="spellEnd"/>
      <w:r>
        <w:t xml:space="preserve"> GAPIT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thời</w:t>
      </w:r>
      <w:proofErr w:type="spellEnd"/>
      <w:r>
        <w:t xml:space="preserve"> </w:t>
      </w:r>
      <w:proofErr w:type="spellStart"/>
      <w:r>
        <w:t>hạn</w:t>
      </w:r>
      <w:proofErr w:type="spellEnd"/>
      <w:r>
        <w:t xml:space="preserve"> 5 </w:t>
      </w:r>
      <w:proofErr w:type="spellStart"/>
      <w:r>
        <w:t>ngày</w:t>
      </w:r>
      <w:proofErr w:type="spellEnd"/>
      <w:r>
        <w:t xml:space="preserve"> </w:t>
      </w:r>
      <w:proofErr w:type="spellStart"/>
      <w:r>
        <w:t>để</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hoặc</w:t>
      </w:r>
      <w:proofErr w:type="spellEnd"/>
      <w:r>
        <w:t xml:space="preserve"> </w:t>
      </w:r>
      <w:proofErr w:type="spellStart"/>
      <w:r>
        <w:t>khiếu</w:t>
      </w:r>
      <w:proofErr w:type="spellEnd"/>
      <w:r>
        <w:t xml:space="preserve"> </w:t>
      </w:r>
      <w:proofErr w:type="spellStart"/>
      <w:r>
        <w:t>nại</w:t>
      </w:r>
      <w:proofErr w:type="spellEnd"/>
      <w:r>
        <w:t xml:space="preserve"> </w:t>
      </w:r>
      <w:proofErr w:type="spellStart"/>
      <w:r>
        <w:t>sau</w:t>
      </w:r>
      <w:proofErr w:type="spellEnd"/>
      <w:r>
        <w:t xml:space="preserve"> </w:t>
      </w:r>
      <w:proofErr w:type="spellStart"/>
      <w:r>
        <w:t>khi</w:t>
      </w:r>
      <w:proofErr w:type="spellEnd"/>
      <w:r>
        <w:t xml:space="preserve"> </w:t>
      </w:r>
      <w:proofErr w:type="spellStart"/>
      <w:r>
        <w:t>nhận</w:t>
      </w:r>
      <w:proofErr w:type="spellEnd"/>
      <w:r>
        <w:t xml:space="preserve"> </w:t>
      </w:r>
      <w:proofErr w:type="spellStart"/>
      <w:r>
        <w:t>mã</w:t>
      </w:r>
      <w:proofErr w:type="spellEnd"/>
      <w:r>
        <w:t xml:space="preserve">. </w:t>
      </w:r>
      <w:proofErr w:type="spellStart"/>
      <w:r>
        <w:t>Đề</w:t>
      </w:r>
      <w:proofErr w:type="spellEnd"/>
      <w:r>
        <w:t xml:space="preserve"> </w:t>
      </w:r>
      <w:proofErr w:type="spellStart"/>
      <w:r>
        <w:t>nghị</w:t>
      </w:r>
      <w:proofErr w:type="spellEnd"/>
      <w:r>
        <w:t xml:space="preserve"> </w:t>
      </w:r>
      <w:proofErr w:type="spellStart"/>
      <w:r>
        <w:t>điều</w:t>
      </w:r>
      <w:proofErr w:type="spellEnd"/>
      <w:r>
        <w:t xml:space="preserve"> </w:t>
      </w:r>
      <w:proofErr w:type="spellStart"/>
      <w:r>
        <w:t>chỉnh</w:t>
      </w:r>
      <w:proofErr w:type="spellEnd"/>
      <w:r>
        <w:t xml:space="preserve"> 1 </w:t>
      </w:r>
      <w:proofErr w:type="spellStart"/>
      <w:r>
        <w:t>trong</w:t>
      </w:r>
      <w:proofErr w:type="spellEnd"/>
      <w:r>
        <w:t xml:space="preserve"> 2 </w:t>
      </w:r>
      <w:proofErr w:type="spellStart"/>
      <w:r>
        <w:t>đê</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nhau</w:t>
      </w:r>
      <w:proofErr w:type="spellEnd"/>
      <w:r>
        <w:t>.</w:t>
      </w:r>
    </w:p>
    <w:p w14:paraId="080DF052" w14:textId="62C027F2" w:rsidR="00CD3370" w:rsidRDefault="00CD3370">
      <w:pPr>
        <w:pStyle w:val="CommentText"/>
      </w:pPr>
      <w:proofErr w:type="spellStart"/>
      <w:r>
        <w:t>Hoặc</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bổ</w:t>
      </w:r>
      <w:proofErr w:type="spellEnd"/>
      <w:r>
        <w:t xml:space="preserve"> sung: </w:t>
      </w:r>
      <w:proofErr w:type="spellStart"/>
      <w:r w:rsidRPr="00CD3370">
        <w:t>Việc</w:t>
      </w:r>
      <w:proofErr w:type="spellEnd"/>
      <w:r w:rsidRPr="00CD3370">
        <w:t xml:space="preserve"> </w:t>
      </w:r>
      <w:proofErr w:type="spellStart"/>
      <w:r w:rsidRPr="00CD3370">
        <w:t>kiểm</w:t>
      </w:r>
      <w:proofErr w:type="spellEnd"/>
      <w:r w:rsidRPr="00CD3370">
        <w:t xml:space="preserve"> </w:t>
      </w:r>
      <w:proofErr w:type="spellStart"/>
      <w:r w:rsidRPr="00CD3370">
        <w:t>tra</w:t>
      </w:r>
      <w:proofErr w:type="spellEnd"/>
      <w:r w:rsidRPr="00CD3370">
        <w:t xml:space="preserve"> </w:t>
      </w:r>
      <w:proofErr w:type="spellStart"/>
      <w:r w:rsidRPr="00CD3370">
        <w:t>khi</w:t>
      </w:r>
      <w:proofErr w:type="spellEnd"/>
      <w:r w:rsidRPr="00CD3370">
        <w:t xml:space="preserve"> </w:t>
      </w:r>
      <w:proofErr w:type="spellStart"/>
      <w:r w:rsidRPr="00CD3370">
        <w:t>nhận</w:t>
      </w:r>
      <w:proofErr w:type="spellEnd"/>
      <w:r w:rsidRPr="00CD3370">
        <w:t xml:space="preserve"> </w:t>
      </w:r>
      <w:proofErr w:type="spellStart"/>
      <w:r w:rsidRPr="00CD3370">
        <w:t>không</w:t>
      </w:r>
      <w:proofErr w:type="spellEnd"/>
      <w:r w:rsidRPr="00CD3370">
        <w:t xml:space="preserve"> </w:t>
      </w:r>
      <w:proofErr w:type="spellStart"/>
      <w:r w:rsidRPr="00CD3370">
        <w:t>làm</w:t>
      </w:r>
      <w:proofErr w:type="spellEnd"/>
      <w:r w:rsidRPr="00CD3370">
        <w:t xml:space="preserve"> </w:t>
      </w:r>
      <w:proofErr w:type="spellStart"/>
      <w:r w:rsidRPr="00CD3370">
        <w:t>mất</w:t>
      </w:r>
      <w:proofErr w:type="spellEnd"/>
      <w:r w:rsidRPr="00CD3370">
        <w:t xml:space="preserve"> </w:t>
      </w:r>
      <w:proofErr w:type="spellStart"/>
      <w:r w:rsidRPr="00CD3370">
        <w:t>quyền</w:t>
      </w:r>
      <w:proofErr w:type="spellEnd"/>
      <w:r w:rsidRPr="00CD3370">
        <w:t xml:space="preserve"> </w:t>
      </w:r>
      <w:proofErr w:type="spellStart"/>
      <w:r w:rsidRPr="00CD3370">
        <w:t>của</w:t>
      </w:r>
      <w:proofErr w:type="spellEnd"/>
      <w:r w:rsidRPr="00CD3370">
        <w:t xml:space="preserve"> </w:t>
      </w:r>
      <w:proofErr w:type="spellStart"/>
      <w:r w:rsidRPr="00CD3370">
        <w:t>Bên</w:t>
      </w:r>
      <w:proofErr w:type="spellEnd"/>
      <w:r w:rsidRPr="00CD3370">
        <w:t xml:space="preserve"> B </w:t>
      </w:r>
      <w:proofErr w:type="spellStart"/>
      <w:r w:rsidRPr="00CD3370">
        <w:t>khi</w:t>
      </w:r>
      <w:proofErr w:type="spellEnd"/>
      <w:r w:rsidRPr="00CD3370">
        <w:t xml:space="preserve"> </w:t>
      </w:r>
      <w:proofErr w:type="spellStart"/>
      <w:r w:rsidRPr="00CD3370">
        <w:t>phát</w:t>
      </w:r>
      <w:proofErr w:type="spellEnd"/>
      <w:r w:rsidRPr="00CD3370">
        <w:t xml:space="preserve"> </w:t>
      </w:r>
      <w:proofErr w:type="spellStart"/>
      <w:r w:rsidRPr="00CD3370">
        <w:t>hiện</w:t>
      </w:r>
      <w:proofErr w:type="spellEnd"/>
      <w:r w:rsidRPr="00CD3370">
        <w:t xml:space="preserve"> </w:t>
      </w:r>
      <w:proofErr w:type="spellStart"/>
      <w:r w:rsidRPr="00CD3370">
        <w:t>lỗi</w:t>
      </w:r>
      <w:proofErr w:type="spellEnd"/>
      <w:r w:rsidRPr="00CD3370">
        <w:t xml:space="preserve"> </w:t>
      </w:r>
      <w:proofErr w:type="spellStart"/>
      <w:r w:rsidRPr="00CD3370">
        <w:t>ẩn</w:t>
      </w:r>
      <w:proofErr w:type="spellEnd"/>
      <w:r w:rsidRPr="00CD3370">
        <w:t xml:space="preserve">, </w:t>
      </w:r>
      <w:proofErr w:type="spellStart"/>
      <w:r w:rsidRPr="00CD3370">
        <w:t>lỗi</w:t>
      </w:r>
      <w:proofErr w:type="spellEnd"/>
      <w:r w:rsidRPr="00CD3370">
        <w:t xml:space="preserve"> </w:t>
      </w:r>
      <w:proofErr w:type="spellStart"/>
      <w:r w:rsidRPr="00CD3370">
        <w:t>hệ</w:t>
      </w:r>
      <w:proofErr w:type="spellEnd"/>
      <w:r w:rsidRPr="00CD3370">
        <w:t xml:space="preserve"> </w:t>
      </w:r>
      <w:proofErr w:type="spellStart"/>
      <w:r w:rsidRPr="00CD3370">
        <w:t>thống</w:t>
      </w:r>
      <w:proofErr w:type="spellEnd"/>
      <w:r w:rsidRPr="00CD3370">
        <w:t xml:space="preserve"> </w:t>
      </w:r>
      <w:proofErr w:type="spellStart"/>
      <w:r w:rsidRPr="00CD3370">
        <w:t>hoặc</w:t>
      </w:r>
      <w:proofErr w:type="spellEnd"/>
      <w:r w:rsidRPr="00CD3370">
        <w:t xml:space="preserve"> </w:t>
      </w:r>
      <w:proofErr w:type="spellStart"/>
      <w:r w:rsidRPr="00CD3370">
        <w:t>lỗi</w:t>
      </w:r>
      <w:proofErr w:type="spellEnd"/>
      <w:r w:rsidRPr="00CD3370">
        <w:t xml:space="preserve"> </w:t>
      </w:r>
      <w:proofErr w:type="spellStart"/>
      <w:r w:rsidRPr="00CD3370">
        <w:t>không</w:t>
      </w:r>
      <w:proofErr w:type="spellEnd"/>
      <w:r w:rsidRPr="00CD3370">
        <w:t xml:space="preserve"> </w:t>
      </w:r>
      <w:proofErr w:type="spellStart"/>
      <w:r w:rsidRPr="00CD3370">
        <w:t>thể</w:t>
      </w:r>
      <w:proofErr w:type="spellEnd"/>
      <w:r w:rsidRPr="00CD3370">
        <w:t xml:space="preserve"> </w:t>
      </w:r>
      <w:proofErr w:type="spellStart"/>
      <w:r w:rsidRPr="00CD3370">
        <w:t>phát</w:t>
      </w:r>
      <w:proofErr w:type="spellEnd"/>
      <w:r w:rsidRPr="00CD3370">
        <w:t xml:space="preserve"> </w:t>
      </w:r>
      <w:proofErr w:type="spellStart"/>
      <w:r w:rsidRPr="00CD3370">
        <w:t>hiện</w:t>
      </w:r>
      <w:proofErr w:type="spellEnd"/>
      <w:r w:rsidRPr="00CD3370">
        <w:t xml:space="preserve"> </w:t>
      </w:r>
      <w:proofErr w:type="spellStart"/>
      <w:r w:rsidRPr="00CD3370">
        <w:t>bằng</w:t>
      </w:r>
      <w:proofErr w:type="spellEnd"/>
      <w:r w:rsidRPr="00CD3370">
        <w:t xml:space="preserve"> </w:t>
      </w:r>
      <w:proofErr w:type="spellStart"/>
      <w:r w:rsidRPr="00CD3370">
        <w:t>việc</w:t>
      </w:r>
      <w:proofErr w:type="spellEnd"/>
      <w:r w:rsidRPr="00CD3370">
        <w:t xml:space="preserve"> </w:t>
      </w:r>
      <w:proofErr w:type="spellStart"/>
      <w:r w:rsidRPr="00CD3370">
        <w:t>kiểm</w:t>
      </w:r>
      <w:proofErr w:type="spellEnd"/>
      <w:r w:rsidRPr="00CD3370">
        <w:t xml:space="preserve"> </w:t>
      </w:r>
      <w:proofErr w:type="spellStart"/>
      <w:r w:rsidRPr="00CD3370">
        <w:t>tra</w:t>
      </w:r>
      <w:proofErr w:type="spellEnd"/>
      <w:r w:rsidRPr="00CD3370">
        <w:t xml:space="preserve"> </w:t>
      </w:r>
      <w:proofErr w:type="spellStart"/>
      <w:r w:rsidRPr="00CD3370">
        <w:t>thông</w:t>
      </w:r>
      <w:proofErr w:type="spellEnd"/>
      <w:r w:rsidRPr="00CD3370">
        <w:t xml:space="preserve"> </w:t>
      </w:r>
      <w:proofErr w:type="spellStart"/>
      <w:r w:rsidRPr="00CD3370">
        <w:t>thường</w:t>
      </w:r>
      <w:proofErr w:type="spellEnd"/>
      <w:r w:rsidRPr="00CD3370">
        <w:t>.</w:t>
      </w:r>
    </w:p>
  </w:comment>
  <w:comment w:id="87" w:author="maiht" w:date="2026-07-14T14:33:00Z" w:initials="m">
    <w:p w14:paraId="4F59575E" w14:textId="77777777" w:rsidR="0014197E" w:rsidRPr="0014197E" w:rsidRDefault="0014197E" w:rsidP="0014197E">
      <w:pPr>
        <w:pStyle w:val="CommentText"/>
      </w:pPr>
      <w:r>
        <w:rPr>
          <w:rStyle w:val="CommentReference"/>
        </w:rPr>
        <w:annotationRef/>
      </w:r>
      <w:proofErr w:type="spellStart"/>
      <w:r w:rsidRPr="0014197E">
        <w:t>Xét</w:t>
      </w:r>
      <w:proofErr w:type="spellEnd"/>
      <w:r w:rsidRPr="0014197E">
        <w:t xml:space="preserve"> </w:t>
      </w:r>
      <w:proofErr w:type="spellStart"/>
      <w:r w:rsidRPr="0014197E">
        <w:t>về</w:t>
      </w:r>
      <w:proofErr w:type="spellEnd"/>
      <w:r w:rsidRPr="0014197E">
        <w:t xml:space="preserve"> </w:t>
      </w:r>
      <w:proofErr w:type="spellStart"/>
      <w:r w:rsidRPr="0014197E">
        <w:t>bản</w:t>
      </w:r>
      <w:proofErr w:type="spellEnd"/>
      <w:r w:rsidRPr="0014197E">
        <w:t xml:space="preserve"> </w:t>
      </w:r>
      <w:proofErr w:type="spellStart"/>
      <w:r w:rsidRPr="0014197E">
        <w:t>chất</w:t>
      </w:r>
      <w:proofErr w:type="spellEnd"/>
      <w:r w:rsidRPr="0014197E">
        <w:t xml:space="preserve"> </w:t>
      </w:r>
      <w:proofErr w:type="spellStart"/>
      <w:r w:rsidRPr="0014197E">
        <w:t>quan</w:t>
      </w:r>
      <w:proofErr w:type="spellEnd"/>
      <w:r w:rsidRPr="0014197E">
        <w:t xml:space="preserve"> </w:t>
      </w:r>
      <w:proofErr w:type="spellStart"/>
      <w:r w:rsidRPr="0014197E">
        <w:t>hệ</w:t>
      </w:r>
      <w:proofErr w:type="spellEnd"/>
      <w:r w:rsidRPr="0014197E">
        <w:t xml:space="preserve"> </w:t>
      </w:r>
      <w:proofErr w:type="spellStart"/>
      <w:r w:rsidRPr="0014197E">
        <w:t>hợp</w:t>
      </w:r>
      <w:proofErr w:type="spellEnd"/>
      <w:r w:rsidRPr="0014197E">
        <w:t xml:space="preserve"> </w:t>
      </w:r>
      <w:proofErr w:type="spellStart"/>
      <w:r w:rsidRPr="0014197E">
        <w:t>đồng</w:t>
      </w:r>
      <w:proofErr w:type="spellEnd"/>
      <w:r w:rsidRPr="0014197E">
        <w:t xml:space="preserve"> </w:t>
      </w:r>
      <w:proofErr w:type="spellStart"/>
      <w:r w:rsidRPr="0014197E">
        <w:t>thì</w:t>
      </w:r>
      <w:proofErr w:type="spellEnd"/>
      <w:r w:rsidRPr="0014197E">
        <w:t xml:space="preserve"> </w:t>
      </w:r>
      <w:proofErr w:type="spellStart"/>
      <w:r w:rsidRPr="0014197E">
        <w:t>câu</w:t>
      </w:r>
      <w:proofErr w:type="spellEnd"/>
      <w:r w:rsidRPr="0014197E">
        <w:t xml:space="preserve"> </w:t>
      </w:r>
      <w:proofErr w:type="spellStart"/>
      <w:r w:rsidRPr="0014197E">
        <w:t>này</w:t>
      </w:r>
      <w:proofErr w:type="spellEnd"/>
      <w:r w:rsidRPr="0014197E">
        <w:t xml:space="preserve"> </w:t>
      </w:r>
      <w:proofErr w:type="spellStart"/>
      <w:r w:rsidRPr="0014197E">
        <w:t>chưa</w:t>
      </w:r>
      <w:proofErr w:type="spellEnd"/>
      <w:r w:rsidRPr="0014197E">
        <w:t xml:space="preserve"> </w:t>
      </w:r>
      <w:proofErr w:type="spellStart"/>
      <w:r w:rsidRPr="0014197E">
        <w:t>chuẩn</w:t>
      </w:r>
      <w:proofErr w:type="spellEnd"/>
      <w:r>
        <w:t xml:space="preserve">. </w:t>
      </w:r>
      <w:proofErr w:type="spellStart"/>
      <w:r w:rsidRPr="0014197E">
        <w:t>về</w:t>
      </w:r>
      <w:proofErr w:type="spellEnd"/>
      <w:r w:rsidRPr="0014197E">
        <w:t xml:space="preserve"> </w:t>
      </w:r>
      <w:proofErr w:type="spellStart"/>
      <w:r w:rsidRPr="0014197E">
        <w:t>nguyên</w:t>
      </w:r>
      <w:proofErr w:type="spellEnd"/>
      <w:r w:rsidRPr="0014197E">
        <w:t xml:space="preserve"> </w:t>
      </w:r>
      <w:proofErr w:type="spellStart"/>
      <w:r w:rsidRPr="0014197E">
        <w:t>tắc</w:t>
      </w:r>
      <w:proofErr w:type="spellEnd"/>
      <w:r w:rsidRPr="0014197E">
        <w:t>:</w:t>
      </w:r>
    </w:p>
    <w:p w14:paraId="317994CE" w14:textId="77777777" w:rsidR="0014197E" w:rsidRPr="0014197E" w:rsidRDefault="0014197E" w:rsidP="0014197E">
      <w:pPr>
        <w:pStyle w:val="CommentText"/>
        <w:numPr>
          <w:ilvl w:val="0"/>
          <w:numId w:val="14"/>
        </w:numPr>
      </w:pPr>
      <w:r w:rsidRPr="0014197E">
        <w:t xml:space="preserve">GAPIT </w:t>
      </w:r>
      <w:proofErr w:type="spellStart"/>
      <w:r w:rsidRPr="0014197E">
        <w:t>mới</w:t>
      </w:r>
      <w:proofErr w:type="spellEnd"/>
      <w:r w:rsidRPr="0014197E">
        <w:t xml:space="preserve"> </w:t>
      </w:r>
      <w:proofErr w:type="spellStart"/>
      <w:r w:rsidRPr="0014197E">
        <w:t>là</w:t>
      </w:r>
      <w:proofErr w:type="spellEnd"/>
      <w:r w:rsidRPr="0014197E">
        <w:t xml:space="preserve"> </w:t>
      </w:r>
      <w:proofErr w:type="spellStart"/>
      <w:r w:rsidRPr="0014197E">
        <w:t>bên</w:t>
      </w:r>
      <w:proofErr w:type="spellEnd"/>
      <w:r w:rsidRPr="0014197E">
        <w:t xml:space="preserve"> </w:t>
      </w:r>
      <w:proofErr w:type="spellStart"/>
      <w:r w:rsidRPr="0014197E">
        <w:t>có</w:t>
      </w:r>
      <w:proofErr w:type="spellEnd"/>
      <w:r w:rsidRPr="0014197E">
        <w:t xml:space="preserve"> </w:t>
      </w:r>
      <w:proofErr w:type="spellStart"/>
      <w:r w:rsidRPr="0014197E">
        <w:t>trách</w:t>
      </w:r>
      <w:proofErr w:type="spellEnd"/>
      <w:r w:rsidRPr="0014197E">
        <w:t xml:space="preserve"> </w:t>
      </w:r>
      <w:proofErr w:type="spellStart"/>
      <w:r w:rsidRPr="0014197E">
        <w:t>nhiệm</w:t>
      </w:r>
      <w:proofErr w:type="spellEnd"/>
      <w:r w:rsidRPr="0014197E">
        <w:t xml:space="preserve"> </w:t>
      </w:r>
      <w:proofErr w:type="spellStart"/>
      <w:r w:rsidRPr="0014197E">
        <w:t>tiếp</w:t>
      </w:r>
      <w:proofErr w:type="spellEnd"/>
      <w:r w:rsidRPr="0014197E">
        <w:t xml:space="preserve"> </w:t>
      </w:r>
      <w:proofErr w:type="spellStart"/>
      <w:r w:rsidRPr="0014197E">
        <w:t>nhận</w:t>
      </w:r>
      <w:proofErr w:type="spellEnd"/>
      <w:r w:rsidRPr="0014197E">
        <w:t xml:space="preserve"> </w:t>
      </w:r>
      <w:proofErr w:type="spellStart"/>
      <w:r w:rsidRPr="0014197E">
        <w:t>và</w:t>
      </w:r>
      <w:proofErr w:type="spellEnd"/>
      <w:r w:rsidRPr="0014197E">
        <w:t xml:space="preserve"> </w:t>
      </w:r>
      <w:proofErr w:type="spellStart"/>
      <w:r w:rsidRPr="0014197E">
        <w:t>xử</w:t>
      </w:r>
      <w:proofErr w:type="spellEnd"/>
      <w:r w:rsidRPr="0014197E">
        <w:t xml:space="preserve"> </w:t>
      </w:r>
      <w:proofErr w:type="spellStart"/>
      <w:r w:rsidRPr="0014197E">
        <w:t>lý</w:t>
      </w:r>
      <w:proofErr w:type="spellEnd"/>
      <w:r w:rsidRPr="0014197E">
        <w:t xml:space="preserve"> </w:t>
      </w:r>
      <w:proofErr w:type="spellStart"/>
      <w:r w:rsidRPr="0014197E">
        <w:t>khiếu</w:t>
      </w:r>
      <w:proofErr w:type="spellEnd"/>
      <w:r w:rsidRPr="0014197E">
        <w:t xml:space="preserve"> </w:t>
      </w:r>
      <w:proofErr w:type="spellStart"/>
      <w:r w:rsidRPr="0014197E">
        <w:t>nại</w:t>
      </w:r>
      <w:proofErr w:type="spellEnd"/>
      <w:r w:rsidRPr="0014197E">
        <w:t xml:space="preserve"> </w:t>
      </w:r>
      <w:proofErr w:type="spellStart"/>
      <w:r w:rsidRPr="0014197E">
        <w:t>của</w:t>
      </w:r>
      <w:proofErr w:type="spellEnd"/>
      <w:r w:rsidRPr="0014197E">
        <w:t xml:space="preserve"> </w:t>
      </w:r>
      <w:proofErr w:type="spellStart"/>
      <w:r w:rsidRPr="0014197E">
        <w:t>khách</w:t>
      </w:r>
      <w:proofErr w:type="spellEnd"/>
      <w:r w:rsidRPr="0014197E">
        <w:t xml:space="preserve"> </w:t>
      </w:r>
      <w:proofErr w:type="spellStart"/>
      <w:r w:rsidRPr="0014197E">
        <w:t>hàng</w:t>
      </w:r>
      <w:proofErr w:type="spellEnd"/>
      <w:r w:rsidRPr="0014197E">
        <w:t xml:space="preserve">. </w:t>
      </w:r>
    </w:p>
    <w:p w14:paraId="7BAAA631" w14:textId="15A28E84" w:rsidR="0014197E" w:rsidRDefault="0014197E" w:rsidP="0014197E">
      <w:pPr>
        <w:pStyle w:val="CommentText"/>
        <w:numPr>
          <w:ilvl w:val="0"/>
          <w:numId w:val="14"/>
        </w:numPr>
      </w:pPr>
      <w:r w:rsidRPr="0014197E">
        <w:t xml:space="preserve">VNG </w:t>
      </w:r>
      <w:proofErr w:type="spellStart"/>
      <w:r w:rsidRPr="0014197E">
        <w:t>có</w:t>
      </w:r>
      <w:proofErr w:type="spellEnd"/>
      <w:r w:rsidRPr="0014197E">
        <w:t xml:space="preserve"> </w:t>
      </w:r>
      <w:proofErr w:type="spellStart"/>
      <w:r w:rsidRPr="0014197E">
        <w:t>trách</w:t>
      </w:r>
      <w:proofErr w:type="spellEnd"/>
      <w:r w:rsidRPr="0014197E">
        <w:t xml:space="preserve"> </w:t>
      </w:r>
      <w:proofErr w:type="spellStart"/>
      <w:r w:rsidRPr="0014197E">
        <w:t>nhiệm</w:t>
      </w:r>
      <w:proofErr w:type="spellEnd"/>
      <w:r w:rsidRPr="0014197E">
        <w:t xml:space="preserve"> </w:t>
      </w:r>
      <w:proofErr w:type="spellStart"/>
      <w:r w:rsidRPr="0014197E">
        <w:t>hỗ</w:t>
      </w:r>
      <w:proofErr w:type="spellEnd"/>
      <w:r w:rsidRPr="0014197E">
        <w:t xml:space="preserve"> </w:t>
      </w:r>
      <w:proofErr w:type="spellStart"/>
      <w:r w:rsidRPr="0014197E">
        <w:t>trợ</w:t>
      </w:r>
      <w:proofErr w:type="spellEnd"/>
      <w:r w:rsidRPr="0014197E">
        <w:t xml:space="preserve"> GAPIT </w:t>
      </w:r>
      <w:proofErr w:type="spellStart"/>
      <w:r w:rsidRPr="0014197E">
        <w:t>xử</w:t>
      </w:r>
      <w:proofErr w:type="spellEnd"/>
      <w:r w:rsidRPr="0014197E">
        <w:t xml:space="preserve"> </w:t>
      </w:r>
      <w:proofErr w:type="spellStart"/>
      <w:r w:rsidRPr="0014197E">
        <w:t>lý</w:t>
      </w:r>
      <w:proofErr w:type="spellEnd"/>
      <w:r w:rsidRPr="0014197E">
        <w:t xml:space="preserve"> </w:t>
      </w:r>
      <w:proofErr w:type="spellStart"/>
      <w:r w:rsidRPr="0014197E">
        <w:t>các</w:t>
      </w:r>
      <w:proofErr w:type="spellEnd"/>
      <w:r w:rsidRPr="0014197E">
        <w:t xml:space="preserve"> </w:t>
      </w:r>
      <w:proofErr w:type="spellStart"/>
      <w:r w:rsidRPr="0014197E">
        <w:t>vấn</w:t>
      </w:r>
      <w:proofErr w:type="spellEnd"/>
      <w:r w:rsidRPr="0014197E">
        <w:t xml:space="preserve"> </w:t>
      </w:r>
      <w:proofErr w:type="spellStart"/>
      <w:r w:rsidRPr="0014197E">
        <w:t>đề</w:t>
      </w:r>
      <w:proofErr w:type="spellEnd"/>
      <w:r w:rsidRPr="0014197E">
        <w:t xml:space="preserve"> </w:t>
      </w:r>
      <w:proofErr w:type="spellStart"/>
      <w:r w:rsidRPr="0014197E">
        <w:t>kỹ</w:t>
      </w:r>
      <w:proofErr w:type="spellEnd"/>
      <w:r w:rsidRPr="0014197E">
        <w:t xml:space="preserve"> </w:t>
      </w:r>
      <w:proofErr w:type="spellStart"/>
      <w:r w:rsidRPr="0014197E">
        <w:t>thuật</w:t>
      </w:r>
      <w:proofErr w:type="spellEnd"/>
      <w:r w:rsidRPr="0014197E">
        <w:t xml:space="preserve"> </w:t>
      </w:r>
      <w:proofErr w:type="spellStart"/>
      <w:r w:rsidRPr="0014197E">
        <w:t>hoặc</w:t>
      </w:r>
      <w:proofErr w:type="spellEnd"/>
      <w:r w:rsidRPr="0014197E">
        <w:t xml:space="preserve"> </w:t>
      </w:r>
      <w:proofErr w:type="spellStart"/>
      <w:r w:rsidRPr="0014197E">
        <w:t>các</w:t>
      </w:r>
      <w:proofErr w:type="spellEnd"/>
      <w:r w:rsidRPr="0014197E">
        <w:t xml:space="preserve"> </w:t>
      </w:r>
      <w:proofErr w:type="spellStart"/>
      <w:r w:rsidRPr="0014197E">
        <w:t>lỗi</w:t>
      </w:r>
      <w:proofErr w:type="spellEnd"/>
      <w:r w:rsidRPr="0014197E">
        <w:t xml:space="preserve"> </w:t>
      </w:r>
      <w:proofErr w:type="spellStart"/>
      <w:r w:rsidRPr="0014197E">
        <w:t>thuộc</w:t>
      </w:r>
      <w:proofErr w:type="spellEnd"/>
      <w:r w:rsidRPr="0014197E">
        <w:t xml:space="preserve"> </w:t>
      </w:r>
      <w:proofErr w:type="spellStart"/>
      <w:r w:rsidRPr="0014197E">
        <w:t>phạm</w:t>
      </w:r>
      <w:proofErr w:type="spellEnd"/>
      <w:r w:rsidRPr="0014197E">
        <w:t xml:space="preserve"> vi </w:t>
      </w:r>
      <w:proofErr w:type="spellStart"/>
      <w:r w:rsidRPr="0014197E">
        <w:t>dịch</w:t>
      </w:r>
      <w:proofErr w:type="spellEnd"/>
      <w:r w:rsidRPr="0014197E">
        <w:t xml:space="preserve"> </w:t>
      </w:r>
      <w:proofErr w:type="spellStart"/>
      <w:r w:rsidRPr="0014197E">
        <w:t>vụ</w:t>
      </w:r>
      <w:proofErr w:type="spellEnd"/>
      <w:r w:rsidRPr="0014197E">
        <w:t xml:space="preserve"> do VNG </w:t>
      </w:r>
      <w:proofErr w:type="spellStart"/>
      <w:r w:rsidRPr="0014197E">
        <w:t>cung</w:t>
      </w:r>
      <w:proofErr w:type="spellEnd"/>
      <w:r w:rsidRPr="0014197E">
        <w:t xml:space="preserve"> </w:t>
      </w:r>
      <w:proofErr w:type="spellStart"/>
      <w:r w:rsidRPr="0014197E">
        <w:t>cấp</w:t>
      </w:r>
      <w:proofErr w:type="spellEnd"/>
      <w:r w:rsidRPr="0014197E">
        <w:t xml:space="preserve">. </w:t>
      </w:r>
    </w:p>
    <w:p w14:paraId="1421E0AF" w14:textId="36D19197" w:rsidR="0014197E" w:rsidRPr="0014197E" w:rsidRDefault="0014197E" w:rsidP="0014197E">
      <w:pPr>
        <w:pStyle w:val="CommentText"/>
      </w:pPr>
      <w:proofErr w:type="spellStart"/>
      <w:r>
        <w:t>Có</w:t>
      </w:r>
      <w:proofErr w:type="spellEnd"/>
      <w:r>
        <w:t xml:space="preserve"> </w:t>
      </w:r>
      <w:proofErr w:type="spellStart"/>
      <w:r>
        <w:t>thể</w:t>
      </w:r>
      <w:proofErr w:type="spellEnd"/>
      <w:r>
        <w:t xml:space="preserve"> </w:t>
      </w:r>
      <w:proofErr w:type="spellStart"/>
      <w:r>
        <w:t>sửa</w:t>
      </w:r>
      <w:proofErr w:type="spellEnd"/>
      <w:r>
        <w:t xml:space="preserve"> </w:t>
      </w:r>
      <w:proofErr w:type="spellStart"/>
      <w:r>
        <w:t>lại</w:t>
      </w:r>
      <w:proofErr w:type="spellEnd"/>
      <w:r>
        <w:t>: “</w:t>
      </w:r>
      <w:r w:rsidRPr="0014197E">
        <w:t xml:space="preserve">Trường </w:t>
      </w:r>
      <w:proofErr w:type="spellStart"/>
      <w:r w:rsidRPr="0014197E">
        <w:t>hợp</w:t>
      </w:r>
      <w:proofErr w:type="spellEnd"/>
      <w:r w:rsidRPr="0014197E">
        <w:t xml:space="preserve"> </w:t>
      </w:r>
      <w:proofErr w:type="spellStart"/>
      <w:r w:rsidRPr="0014197E">
        <w:t>Khách</w:t>
      </w:r>
      <w:proofErr w:type="spellEnd"/>
      <w:r w:rsidRPr="0014197E">
        <w:t xml:space="preserve"> </w:t>
      </w:r>
      <w:proofErr w:type="spellStart"/>
      <w:r w:rsidRPr="0014197E">
        <w:t>hàng</w:t>
      </w:r>
      <w:proofErr w:type="spellEnd"/>
      <w:r w:rsidRPr="0014197E">
        <w:t xml:space="preserve"> </w:t>
      </w:r>
      <w:proofErr w:type="spellStart"/>
      <w:r w:rsidRPr="0014197E">
        <w:t>có</w:t>
      </w:r>
      <w:proofErr w:type="spellEnd"/>
      <w:r w:rsidRPr="0014197E">
        <w:t xml:space="preserve"> </w:t>
      </w:r>
      <w:proofErr w:type="spellStart"/>
      <w:r w:rsidRPr="0014197E">
        <w:t>khiếu</w:t>
      </w:r>
      <w:proofErr w:type="spellEnd"/>
      <w:r w:rsidRPr="0014197E">
        <w:t xml:space="preserve"> </w:t>
      </w:r>
      <w:proofErr w:type="spellStart"/>
      <w:r w:rsidRPr="0014197E">
        <w:t>nại</w:t>
      </w:r>
      <w:proofErr w:type="spellEnd"/>
      <w:r w:rsidRPr="0014197E">
        <w:t xml:space="preserve"> </w:t>
      </w:r>
      <w:proofErr w:type="spellStart"/>
      <w:r w:rsidRPr="0014197E">
        <w:t>liên</w:t>
      </w:r>
      <w:proofErr w:type="spellEnd"/>
      <w:r w:rsidRPr="0014197E">
        <w:t xml:space="preserve"> </w:t>
      </w:r>
      <w:proofErr w:type="spellStart"/>
      <w:r w:rsidRPr="0014197E">
        <w:t>quan</w:t>
      </w:r>
      <w:proofErr w:type="spellEnd"/>
      <w:r w:rsidRPr="0014197E">
        <w:t xml:space="preserve"> </w:t>
      </w:r>
      <w:proofErr w:type="spellStart"/>
      <w:r w:rsidRPr="0014197E">
        <w:t>đến</w:t>
      </w:r>
      <w:proofErr w:type="spellEnd"/>
      <w:r w:rsidRPr="0014197E">
        <w:t xml:space="preserve"> </w:t>
      </w:r>
      <w:proofErr w:type="spellStart"/>
      <w:r w:rsidRPr="0014197E">
        <w:t>chất</w:t>
      </w:r>
      <w:proofErr w:type="spellEnd"/>
      <w:r w:rsidRPr="0014197E">
        <w:t xml:space="preserve"> </w:t>
      </w:r>
      <w:proofErr w:type="spellStart"/>
      <w:r w:rsidRPr="0014197E">
        <w:t>lượng</w:t>
      </w:r>
      <w:proofErr w:type="spellEnd"/>
      <w:r w:rsidRPr="0014197E">
        <w:t xml:space="preserve"> </w:t>
      </w:r>
      <w:proofErr w:type="spellStart"/>
      <w:r w:rsidRPr="0014197E">
        <w:t>Dịch</w:t>
      </w:r>
      <w:proofErr w:type="spellEnd"/>
      <w:r w:rsidRPr="0014197E">
        <w:t xml:space="preserve"> </w:t>
      </w:r>
      <w:proofErr w:type="spellStart"/>
      <w:r w:rsidRPr="0014197E">
        <w:t>vụ</w:t>
      </w:r>
      <w:proofErr w:type="spellEnd"/>
      <w:r w:rsidRPr="0014197E">
        <w:t xml:space="preserve"> </w:t>
      </w:r>
      <w:proofErr w:type="spellStart"/>
      <w:r w:rsidRPr="0014197E">
        <w:t>zVAS</w:t>
      </w:r>
      <w:proofErr w:type="spellEnd"/>
      <w:r w:rsidRPr="0014197E">
        <w:t xml:space="preserve">, </w:t>
      </w:r>
      <w:proofErr w:type="spellStart"/>
      <w:r w:rsidRPr="0014197E">
        <w:t>ứng</w:t>
      </w:r>
      <w:proofErr w:type="spellEnd"/>
      <w:r w:rsidRPr="0014197E">
        <w:t xml:space="preserve"> </w:t>
      </w:r>
      <w:proofErr w:type="spellStart"/>
      <w:r w:rsidRPr="0014197E">
        <w:t>dụng</w:t>
      </w:r>
      <w:proofErr w:type="spellEnd"/>
      <w:r w:rsidRPr="0014197E">
        <w:t xml:space="preserve"> Zalo, </w:t>
      </w:r>
      <w:proofErr w:type="spellStart"/>
      <w:r w:rsidRPr="0014197E">
        <w:t>lỗi</w:t>
      </w:r>
      <w:proofErr w:type="spellEnd"/>
      <w:r w:rsidRPr="0014197E">
        <w:t xml:space="preserve"> </w:t>
      </w:r>
      <w:proofErr w:type="spellStart"/>
      <w:r w:rsidRPr="0014197E">
        <w:t>kỹ</w:t>
      </w:r>
      <w:proofErr w:type="spellEnd"/>
      <w:r w:rsidRPr="0014197E">
        <w:t xml:space="preserve"> </w:t>
      </w:r>
      <w:proofErr w:type="spellStart"/>
      <w:r w:rsidRPr="0014197E">
        <w:t>thuật</w:t>
      </w:r>
      <w:proofErr w:type="spellEnd"/>
      <w:r w:rsidRPr="0014197E">
        <w:t xml:space="preserve"> </w:t>
      </w:r>
      <w:proofErr w:type="spellStart"/>
      <w:r w:rsidRPr="0014197E">
        <w:t>của</w:t>
      </w:r>
      <w:proofErr w:type="spellEnd"/>
      <w:r w:rsidRPr="0014197E">
        <w:t xml:space="preserve"> </w:t>
      </w:r>
      <w:proofErr w:type="spellStart"/>
      <w:r w:rsidRPr="0014197E">
        <w:t>hệ</w:t>
      </w:r>
      <w:proofErr w:type="spellEnd"/>
      <w:r w:rsidRPr="0014197E">
        <w:t xml:space="preserve"> </w:t>
      </w:r>
      <w:proofErr w:type="spellStart"/>
      <w:r w:rsidRPr="0014197E">
        <w:t>thống</w:t>
      </w:r>
      <w:proofErr w:type="spellEnd"/>
      <w:r w:rsidRPr="0014197E">
        <w:t xml:space="preserve"> </w:t>
      </w:r>
      <w:proofErr w:type="spellStart"/>
      <w:r w:rsidRPr="0014197E">
        <w:t>hoặc</w:t>
      </w:r>
      <w:proofErr w:type="spellEnd"/>
      <w:r w:rsidRPr="0014197E">
        <w:t xml:space="preserve"> </w:t>
      </w:r>
      <w:proofErr w:type="spellStart"/>
      <w:r w:rsidRPr="0014197E">
        <w:t>Mã</w:t>
      </w:r>
      <w:proofErr w:type="spellEnd"/>
      <w:r w:rsidRPr="0014197E">
        <w:t xml:space="preserve"> code </w:t>
      </w:r>
      <w:proofErr w:type="spellStart"/>
      <w:r w:rsidRPr="0014197E">
        <w:t>zVAS</w:t>
      </w:r>
      <w:proofErr w:type="spellEnd"/>
      <w:r w:rsidRPr="0014197E">
        <w:t xml:space="preserve"> </w:t>
      </w:r>
      <w:proofErr w:type="spellStart"/>
      <w:r w:rsidRPr="0014197E">
        <w:t>không</w:t>
      </w:r>
      <w:proofErr w:type="spellEnd"/>
      <w:r w:rsidRPr="0014197E">
        <w:t xml:space="preserve"> </w:t>
      </w:r>
      <w:proofErr w:type="spellStart"/>
      <w:r w:rsidRPr="0014197E">
        <w:t>thể</w:t>
      </w:r>
      <w:proofErr w:type="spellEnd"/>
      <w:r w:rsidRPr="0014197E">
        <w:t xml:space="preserve"> </w:t>
      </w:r>
      <w:proofErr w:type="spellStart"/>
      <w:r w:rsidRPr="0014197E">
        <w:t>sử</w:t>
      </w:r>
      <w:proofErr w:type="spellEnd"/>
      <w:r w:rsidRPr="0014197E">
        <w:t xml:space="preserve"> </w:t>
      </w:r>
      <w:proofErr w:type="spellStart"/>
      <w:r w:rsidRPr="0014197E">
        <w:t>dụng</w:t>
      </w:r>
      <w:proofErr w:type="spellEnd"/>
      <w:r w:rsidRPr="0014197E">
        <w:t xml:space="preserve">, </w:t>
      </w:r>
      <w:proofErr w:type="spellStart"/>
      <w:r w:rsidRPr="0014197E">
        <w:t>Bên</w:t>
      </w:r>
      <w:proofErr w:type="spellEnd"/>
      <w:r w:rsidRPr="0014197E">
        <w:t xml:space="preserve"> B </w:t>
      </w:r>
      <w:proofErr w:type="spellStart"/>
      <w:r w:rsidRPr="0014197E">
        <w:t>là</w:t>
      </w:r>
      <w:proofErr w:type="spellEnd"/>
      <w:r w:rsidRPr="0014197E">
        <w:t xml:space="preserve"> </w:t>
      </w:r>
      <w:proofErr w:type="spellStart"/>
      <w:r w:rsidRPr="0014197E">
        <w:t>đầu</w:t>
      </w:r>
      <w:proofErr w:type="spellEnd"/>
      <w:r w:rsidRPr="0014197E">
        <w:t xml:space="preserve"> </w:t>
      </w:r>
      <w:proofErr w:type="spellStart"/>
      <w:r w:rsidRPr="0014197E">
        <w:t>mối</w:t>
      </w:r>
      <w:proofErr w:type="spellEnd"/>
      <w:r w:rsidRPr="0014197E">
        <w:t xml:space="preserve"> </w:t>
      </w:r>
      <w:proofErr w:type="spellStart"/>
      <w:r w:rsidRPr="0014197E">
        <w:t>tiếp</w:t>
      </w:r>
      <w:proofErr w:type="spellEnd"/>
      <w:r w:rsidRPr="0014197E">
        <w:t xml:space="preserve"> </w:t>
      </w:r>
      <w:proofErr w:type="spellStart"/>
      <w:r w:rsidRPr="0014197E">
        <w:t>nhận</w:t>
      </w:r>
      <w:proofErr w:type="spellEnd"/>
      <w:r w:rsidRPr="0014197E">
        <w:t xml:space="preserve"> </w:t>
      </w:r>
      <w:proofErr w:type="spellStart"/>
      <w:r w:rsidRPr="0014197E">
        <w:t>và</w:t>
      </w:r>
      <w:proofErr w:type="spellEnd"/>
      <w:r w:rsidRPr="0014197E">
        <w:t xml:space="preserve"> </w:t>
      </w:r>
      <w:proofErr w:type="spellStart"/>
      <w:r w:rsidRPr="0014197E">
        <w:t>xử</w:t>
      </w:r>
      <w:proofErr w:type="spellEnd"/>
      <w:r w:rsidRPr="0014197E">
        <w:t xml:space="preserve"> </w:t>
      </w:r>
      <w:proofErr w:type="spellStart"/>
      <w:r w:rsidRPr="0014197E">
        <w:t>lý</w:t>
      </w:r>
      <w:proofErr w:type="spellEnd"/>
      <w:r w:rsidRPr="0014197E">
        <w:t xml:space="preserve"> </w:t>
      </w:r>
      <w:proofErr w:type="spellStart"/>
      <w:r w:rsidRPr="0014197E">
        <w:t>khiếu</w:t>
      </w:r>
      <w:proofErr w:type="spellEnd"/>
      <w:r w:rsidRPr="0014197E">
        <w:t xml:space="preserve"> </w:t>
      </w:r>
      <w:proofErr w:type="spellStart"/>
      <w:r w:rsidRPr="0014197E">
        <w:t>nại</w:t>
      </w:r>
      <w:proofErr w:type="spellEnd"/>
      <w:r w:rsidRPr="0014197E">
        <w:t xml:space="preserve"> </w:t>
      </w:r>
      <w:proofErr w:type="spellStart"/>
      <w:r w:rsidRPr="0014197E">
        <w:t>của</w:t>
      </w:r>
      <w:proofErr w:type="spellEnd"/>
      <w:r w:rsidRPr="0014197E">
        <w:t xml:space="preserve"> </w:t>
      </w:r>
      <w:proofErr w:type="spellStart"/>
      <w:r w:rsidRPr="0014197E">
        <w:t>Khách</w:t>
      </w:r>
      <w:proofErr w:type="spellEnd"/>
      <w:r w:rsidRPr="0014197E">
        <w:t xml:space="preserve"> </w:t>
      </w:r>
      <w:proofErr w:type="spellStart"/>
      <w:r w:rsidRPr="0014197E">
        <w:t>hàng</w:t>
      </w:r>
      <w:proofErr w:type="spellEnd"/>
      <w:r w:rsidRPr="0014197E">
        <w:t xml:space="preserve">. </w:t>
      </w:r>
      <w:proofErr w:type="spellStart"/>
      <w:r w:rsidRPr="0014197E">
        <w:t>Đối</w:t>
      </w:r>
      <w:proofErr w:type="spellEnd"/>
      <w:r w:rsidRPr="0014197E">
        <w:t xml:space="preserve"> </w:t>
      </w:r>
      <w:proofErr w:type="spellStart"/>
      <w:r w:rsidRPr="0014197E">
        <w:t>với</w:t>
      </w:r>
      <w:proofErr w:type="spellEnd"/>
      <w:r w:rsidRPr="0014197E">
        <w:t xml:space="preserve"> </w:t>
      </w:r>
      <w:proofErr w:type="spellStart"/>
      <w:r w:rsidRPr="0014197E">
        <w:t>các</w:t>
      </w:r>
      <w:proofErr w:type="spellEnd"/>
      <w:r w:rsidRPr="0014197E">
        <w:t xml:space="preserve"> </w:t>
      </w:r>
      <w:proofErr w:type="spellStart"/>
      <w:r w:rsidRPr="0014197E">
        <w:t>nội</w:t>
      </w:r>
      <w:proofErr w:type="spellEnd"/>
      <w:r w:rsidRPr="0014197E">
        <w:t xml:space="preserve"> dung </w:t>
      </w:r>
      <w:proofErr w:type="spellStart"/>
      <w:r w:rsidRPr="0014197E">
        <w:t>thuộc</w:t>
      </w:r>
      <w:proofErr w:type="spellEnd"/>
      <w:r w:rsidRPr="0014197E">
        <w:t xml:space="preserve"> </w:t>
      </w:r>
      <w:proofErr w:type="spellStart"/>
      <w:r w:rsidRPr="0014197E">
        <w:t>phạm</w:t>
      </w:r>
      <w:proofErr w:type="spellEnd"/>
      <w:r w:rsidRPr="0014197E">
        <w:t xml:space="preserve"> vi </w:t>
      </w:r>
      <w:proofErr w:type="spellStart"/>
      <w:r w:rsidRPr="0014197E">
        <w:t>cung</w:t>
      </w:r>
      <w:proofErr w:type="spellEnd"/>
      <w:r w:rsidRPr="0014197E">
        <w:t xml:space="preserve"> </w:t>
      </w:r>
      <w:proofErr w:type="spellStart"/>
      <w:r w:rsidRPr="0014197E">
        <w:t>cấp</w:t>
      </w:r>
      <w:proofErr w:type="spellEnd"/>
      <w:r w:rsidRPr="0014197E">
        <w:t xml:space="preserve"> </w:t>
      </w:r>
      <w:proofErr w:type="spellStart"/>
      <w:r w:rsidRPr="0014197E">
        <w:t>Dịch</w:t>
      </w:r>
      <w:proofErr w:type="spellEnd"/>
      <w:r w:rsidRPr="0014197E">
        <w:t xml:space="preserve"> </w:t>
      </w:r>
      <w:proofErr w:type="spellStart"/>
      <w:r w:rsidRPr="0014197E">
        <w:t>vụ</w:t>
      </w:r>
      <w:proofErr w:type="spellEnd"/>
      <w:r w:rsidRPr="0014197E">
        <w:t xml:space="preserve"> </w:t>
      </w:r>
      <w:proofErr w:type="spellStart"/>
      <w:r w:rsidRPr="0014197E">
        <w:t>hoặc</w:t>
      </w:r>
      <w:proofErr w:type="spellEnd"/>
      <w:r w:rsidRPr="0014197E">
        <w:t xml:space="preserve"> </w:t>
      </w:r>
      <w:proofErr w:type="spellStart"/>
      <w:r w:rsidRPr="0014197E">
        <w:t>hệ</w:t>
      </w:r>
      <w:proofErr w:type="spellEnd"/>
      <w:r w:rsidRPr="0014197E">
        <w:t xml:space="preserve"> </w:t>
      </w:r>
      <w:proofErr w:type="spellStart"/>
      <w:r w:rsidRPr="0014197E">
        <w:t>thống</w:t>
      </w:r>
      <w:proofErr w:type="spellEnd"/>
      <w:r w:rsidRPr="0014197E">
        <w:t xml:space="preserve"> do </w:t>
      </w:r>
      <w:proofErr w:type="spellStart"/>
      <w:r w:rsidRPr="0014197E">
        <w:t>Bên</w:t>
      </w:r>
      <w:proofErr w:type="spellEnd"/>
      <w:r w:rsidRPr="0014197E">
        <w:t xml:space="preserve"> A </w:t>
      </w:r>
      <w:proofErr w:type="spellStart"/>
      <w:r w:rsidRPr="0014197E">
        <w:t>quản</w:t>
      </w:r>
      <w:proofErr w:type="spellEnd"/>
      <w:r w:rsidRPr="0014197E">
        <w:t xml:space="preserve"> </w:t>
      </w:r>
      <w:proofErr w:type="spellStart"/>
      <w:r w:rsidRPr="0014197E">
        <w:t>lý</w:t>
      </w:r>
      <w:proofErr w:type="spellEnd"/>
      <w:r w:rsidRPr="0014197E">
        <w:t xml:space="preserve">, </w:t>
      </w:r>
      <w:proofErr w:type="spellStart"/>
      <w:r w:rsidRPr="0014197E">
        <w:t>Bên</w:t>
      </w:r>
      <w:proofErr w:type="spellEnd"/>
      <w:r w:rsidRPr="0014197E">
        <w:t xml:space="preserve"> A </w:t>
      </w:r>
      <w:proofErr w:type="spellStart"/>
      <w:r w:rsidRPr="0014197E">
        <w:t>có</w:t>
      </w:r>
      <w:proofErr w:type="spellEnd"/>
      <w:r w:rsidRPr="0014197E">
        <w:t xml:space="preserve"> </w:t>
      </w:r>
      <w:proofErr w:type="spellStart"/>
      <w:r w:rsidRPr="0014197E">
        <w:t>trách</w:t>
      </w:r>
      <w:proofErr w:type="spellEnd"/>
      <w:r w:rsidRPr="0014197E">
        <w:t xml:space="preserve"> </w:t>
      </w:r>
      <w:proofErr w:type="spellStart"/>
      <w:r w:rsidRPr="0014197E">
        <w:t>nhiệm</w:t>
      </w:r>
      <w:proofErr w:type="spellEnd"/>
      <w:r w:rsidRPr="0014197E">
        <w:t xml:space="preserve"> </w:t>
      </w:r>
      <w:proofErr w:type="spellStart"/>
      <w:r w:rsidRPr="0014197E">
        <w:t>phối</w:t>
      </w:r>
      <w:proofErr w:type="spellEnd"/>
      <w:r w:rsidRPr="0014197E">
        <w:t xml:space="preserve"> </w:t>
      </w:r>
      <w:proofErr w:type="spellStart"/>
      <w:r w:rsidRPr="0014197E">
        <w:t>hợp</w:t>
      </w:r>
      <w:proofErr w:type="spellEnd"/>
      <w:r w:rsidRPr="0014197E">
        <w:t xml:space="preserve"> </w:t>
      </w:r>
      <w:proofErr w:type="spellStart"/>
      <w:r w:rsidRPr="0014197E">
        <w:t>với</w:t>
      </w:r>
      <w:proofErr w:type="spellEnd"/>
      <w:r w:rsidRPr="0014197E">
        <w:t xml:space="preserve"> </w:t>
      </w:r>
      <w:proofErr w:type="spellStart"/>
      <w:r w:rsidRPr="0014197E">
        <w:t>Bên</w:t>
      </w:r>
      <w:proofErr w:type="spellEnd"/>
      <w:r w:rsidRPr="0014197E">
        <w:t xml:space="preserve"> B </w:t>
      </w:r>
      <w:proofErr w:type="spellStart"/>
      <w:r w:rsidRPr="0014197E">
        <w:t>xác</w:t>
      </w:r>
      <w:proofErr w:type="spellEnd"/>
      <w:r w:rsidRPr="0014197E">
        <w:t xml:space="preserve"> </w:t>
      </w:r>
      <w:proofErr w:type="spellStart"/>
      <w:r w:rsidRPr="0014197E">
        <w:t>minh</w:t>
      </w:r>
      <w:proofErr w:type="spellEnd"/>
      <w:r w:rsidRPr="0014197E">
        <w:t xml:space="preserve"> </w:t>
      </w:r>
      <w:proofErr w:type="spellStart"/>
      <w:r w:rsidRPr="0014197E">
        <w:t>nguyên</w:t>
      </w:r>
      <w:proofErr w:type="spellEnd"/>
      <w:r w:rsidRPr="0014197E">
        <w:t xml:space="preserve"> </w:t>
      </w:r>
      <w:proofErr w:type="spellStart"/>
      <w:r w:rsidRPr="0014197E">
        <w:t>nhân</w:t>
      </w:r>
      <w:proofErr w:type="spellEnd"/>
      <w:r w:rsidRPr="0014197E">
        <w:t xml:space="preserve">, </w:t>
      </w:r>
      <w:proofErr w:type="spellStart"/>
      <w:r w:rsidRPr="0014197E">
        <w:t>cung</w:t>
      </w:r>
      <w:proofErr w:type="spellEnd"/>
      <w:r w:rsidRPr="0014197E">
        <w:t xml:space="preserve"> </w:t>
      </w:r>
      <w:proofErr w:type="spellStart"/>
      <w:r w:rsidRPr="0014197E">
        <w:t>cấp</w:t>
      </w:r>
      <w:proofErr w:type="spellEnd"/>
      <w:r w:rsidRPr="0014197E">
        <w:t xml:space="preserve"> </w:t>
      </w:r>
      <w:proofErr w:type="spellStart"/>
      <w:r w:rsidRPr="0014197E">
        <w:t>thông</w:t>
      </w:r>
      <w:proofErr w:type="spellEnd"/>
      <w:r w:rsidRPr="0014197E">
        <w:t xml:space="preserve"> tin, </w:t>
      </w:r>
      <w:proofErr w:type="spellStart"/>
      <w:r w:rsidRPr="0014197E">
        <w:t>thực</w:t>
      </w:r>
      <w:proofErr w:type="spellEnd"/>
      <w:r w:rsidRPr="0014197E">
        <w:t xml:space="preserve"> </w:t>
      </w:r>
      <w:proofErr w:type="spellStart"/>
      <w:r w:rsidRPr="0014197E">
        <w:t>hiện</w:t>
      </w:r>
      <w:proofErr w:type="spellEnd"/>
      <w:r w:rsidRPr="0014197E">
        <w:t xml:space="preserve"> </w:t>
      </w:r>
      <w:proofErr w:type="spellStart"/>
      <w:r w:rsidRPr="0014197E">
        <w:t>các</w:t>
      </w:r>
      <w:proofErr w:type="spellEnd"/>
      <w:r w:rsidRPr="0014197E">
        <w:t xml:space="preserve"> </w:t>
      </w:r>
      <w:proofErr w:type="spellStart"/>
      <w:r w:rsidRPr="0014197E">
        <w:t>biện</w:t>
      </w:r>
      <w:proofErr w:type="spellEnd"/>
      <w:r w:rsidRPr="0014197E">
        <w:t xml:space="preserve"> </w:t>
      </w:r>
      <w:proofErr w:type="spellStart"/>
      <w:r w:rsidRPr="0014197E">
        <w:t>pháp</w:t>
      </w:r>
      <w:proofErr w:type="spellEnd"/>
      <w:r w:rsidRPr="0014197E">
        <w:t xml:space="preserve"> </w:t>
      </w:r>
      <w:proofErr w:type="spellStart"/>
      <w:r w:rsidRPr="0014197E">
        <w:t>khắc</w:t>
      </w:r>
      <w:proofErr w:type="spellEnd"/>
      <w:r w:rsidRPr="0014197E">
        <w:t xml:space="preserve"> </w:t>
      </w:r>
      <w:proofErr w:type="spellStart"/>
      <w:r w:rsidRPr="0014197E">
        <w:t>phục</w:t>
      </w:r>
      <w:proofErr w:type="spellEnd"/>
      <w:r w:rsidRPr="0014197E">
        <w:t xml:space="preserve"> </w:t>
      </w:r>
      <w:proofErr w:type="spellStart"/>
      <w:r w:rsidRPr="0014197E">
        <w:t>trong</w:t>
      </w:r>
      <w:proofErr w:type="spellEnd"/>
      <w:r w:rsidRPr="0014197E">
        <w:t xml:space="preserve"> </w:t>
      </w:r>
      <w:proofErr w:type="spellStart"/>
      <w:r w:rsidRPr="0014197E">
        <w:t>thời</w:t>
      </w:r>
      <w:proofErr w:type="spellEnd"/>
      <w:r w:rsidRPr="0014197E">
        <w:t xml:space="preserve"> </w:t>
      </w:r>
      <w:proofErr w:type="spellStart"/>
      <w:r w:rsidRPr="0014197E">
        <w:t>hạn</w:t>
      </w:r>
      <w:proofErr w:type="spellEnd"/>
      <w:r w:rsidRPr="0014197E">
        <w:t xml:space="preserve"> Hai </w:t>
      </w:r>
      <w:proofErr w:type="spellStart"/>
      <w:r w:rsidRPr="0014197E">
        <w:t>Bên</w:t>
      </w:r>
      <w:proofErr w:type="spellEnd"/>
      <w:r w:rsidRPr="0014197E">
        <w:t xml:space="preserve"> </w:t>
      </w:r>
      <w:proofErr w:type="spellStart"/>
      <w:r w:rsidRPr="0014197E">
        <w:t>thống</w:t>
      </w:r>
      <w:proofErr w:type="spellEnd"/>
      <w:r w:rsidRPr="0014197E">
        <w:t xml:space="preserve"> </w:t>
      </w:r>
      <w:proofErr w:type="spellStart"/>
      <w:r w:rsidRPr="0014197E">
        <w:t>nhất</w:t>
      </w:r>
      <w:proofErr w:type="spellEnd"/>
      <w:r w:rsidRPr="0014197E">
        <w:t xml:space="preserve"> </w:t>
      </w:r>
      <w:proofErr w:type="spellStart"/>
      <w:r w:rsidRPr="0014197E">
        <w:t>nhằm</w:t>
      </w:r>
      <w:proofErr w:type="spellEnd"/>
      <w:r w:rsidRPr="0014197E">
        <w:t xml:space="preserve"> </w:t>
      </w:r>
      <w:proofErr w:type="spellStart"/>
      <w:r w:rsidRPr="0014197E">
        <w:t>bảo</w:t>
      </w:r>
      <w:proofErr w:type="spellEnd"/>
      <w:r w:rsidRPr="0014197E">
        <w:t xml:space="preserve"> </w:t>
      </w:r>
      <w:proofErr w:type="spellStart"/>
      <w:r w:rsidRPr="0014197E">
        <w:t>đảm</w:t>
      </w:r>
      <w:proofErr w:type="spellEnd"/>
      <w:r w:rsidRPr="0014197E">
        <w:t xml:space="preserve"> </w:t>
      </w:r>
      <w:proofErr w:type="spellStart"/>
      <w:r w:rsidRPr="0014197E">
        <w:t>quyền</w:t>
      </w:r>
      <w:proofErr w:type="spellEnd"/>
      <w:r w:rsidRPr="0014197E">
        <w:t xml:space="preserve"> </w:t>
      </w:r>
      <w:proofErr w:type="spellStart"/>
      <w:r w:rsidRPr="0014197E">
        <w:t>và</w:t>
      </w:r>
      <w:proofErr w:type="spellEnd"/>
      <w:r w:rsidRPr="0014197E">
        <w:t xml:space="preserve"> </w:t>
      </w:r>
      <w:proofErr w:type="spellStart"/>
      <w:r w:rsidRPr="0014197E">
        <w:t>lợi</w:t>
      </w:r>
      <w:proofErr w:type="spellEnd"/>
      <w:r w:rsidRPr="0014197E">
        <w:t xml:space="preserve"> </w:t>
      </w:r>
      <w:proofErr w:type="spellStart"/>
      <w:r w:rsidRPr="0014197E">
        <w:t>ích</w:t>
      </w:r>
      <w:proofErr w:type="spellEnd"/>
      <w:r w:rsidRPr="0014197E">
        <w:t xml:space="preserve"> </w:t>
      </w:r>
      <w:proofErr w:type="spellStart"/>
      <w:r w:rsidRPr="0014197E">
        <w:t>hợp</w:t>
      </w:r>
      <w:proofErr w:type="spellEnd"/>
      <w:r w:rsidRPr="0014197E">
        <w:t xml:space="preserve"> </w:t>
      </w:r>
      <w:proofErr w:type="spellStart"/>
      <w:r w:rsidRPr="0014197E">
        <w:t>pháp</w:t>
      </w:r>
      <w:proofErr w:type="spellEnd"/>
      <w:r w:rsidRPr="0014197E">
        <w:t xml:space="preserve"> </w:t>
      </w:r>
      <w:proofErr w:type="spellStart"/>
      <w:r w:rsidRPr="0014197E">
        <w:t>của</w:t>
      </w:r>
      <w:proofErr w:type="spellEnd"/>
      <w:r w:rsidRPr="0014197E">
        <w:t xml:space="preserve"> </w:t>
      </w:r>
      <w:proofErr w:type="spellStart"/>
      <w:r w:rsidRPr="0014197E">
        <w:t>Khách</w:t>
      </w:r>
      <w:proofErr w:type="spellEnd"/>
      <w:r w:rsidRPr="0014197E">
        <w:t xml:space="preserve"> </w:t>
      </w:r>
      <w:proofErr w:type="spellStart"/>
      <w:r w:rsidRPr="0014197E">
        <w:t>hàng</w:t>
      </w:r>
      <w:proofErr w:type="spellEnd"/>
      <w:r w:rsidRPr="0014197E">
        <w:t>.</w:t>
      </w:r>
      <w:r>
        <w:t>”</w:t>
      </w:r>
    </w:p>
    <w:p w14:paraId="2FCA8582" w14:textId="5CB6A51A" w:rsidR="0014197E" w:rsidRPr="0014197E" w:rsidRDefault="0014197E">
      <w:pPr>
        <w:pStyle w:val="CommentText"/>
      </w:pPr>
    </w:p>
  </w:comment>
  <w:comment w:id="92" w:author="maiht" w:date="2026-07-14T14:59:00Z" w:initials="m">
    <w:p w14:paraId="6AEB36C0" w14:textId="79E2F8F1" w:rsidR="00503E54" w:rsidRDefault="00503E54">
      <w:pPr>
        <w:pStyle w:val="CommentText"/>
      </w:pPr>
      <w:r>
        <w:rPr>
          <w:rStyle w:val="CommentReference"/>
        </w:rPr>
        <w:annotationRef/>
      </w:r>
      <w:proofErr w:type="spellStart"/>
      <w:r>
        <w:t>Điều</w:t>
      </w:r>
      <w:proofErr w:type="spellEnd"/>
      <w:r>
        <w:t xml:space="preserve"> </w:t>
      </w:r>
      <w:proofErr w:type="spellStart"/>
      <w:r>
        <w:t>khoản</w:t>
      </w:r>
      <w:proofErr w:type="spellEnd"/>
      <w:r>
        <w:t xml:space="preserve"> </w:t>
      </w:r>
      <w:proofErr w:type="spellStart"/>
      <w:r>
        <w:t>này</w:t>
      </w:r>
      <w:proofErr w:type="spellEnd"/>
      <w:r>
        <w:t xml:space="preserve"> </w:t>
      </w:r>
      <w:proofErr w:type="spellStart"/>
      <w:r>
        <w:t>chắc</w:t>
      </w:r>
      <w:proofErr w:type="spellEnd"/>
      <w:r>
        <w:t xml:space="preserve"> </w:t>
      </w:r>
      <w:proofErr w:type="spellStart"/>
      <w:r>
        <w:t>chắn</w:t>
      </w:r>
      <w:proofErr w:type="spellEnd"/>
      <w:r>
        <w:t xml:space="preserve"> </w:t>
      </w:r>
      <w:proofErr w:type="spellStart"/>
      <w:r>
        <w:t>Zalo</w:t>
      </w:r>
      <w:proofErr w:type="spellEnd"/>
      <w:r>
        <w:t xml:space="preserve"> </w:t>
      </w:r>
      <w:proofErr w:type="spellStart"/>
      <w:r>
        <w:t>không</w:t>
      </w:r>
      <w:proofErr w:type="spellEnd"/>
      <w:r>
        <w:t xml:space="preserve"> </w:t>
      </w:r>
      <w:proofErr w:type="spellStart"/>
      <w:r>
        <w:t>đồng</w:t>
      </w:r>
      <w:proofErr w:type="spellEnd"/>
      <w:r>
        <w:t xml:space="preserve"> ý. Trường </w:t>
      </w:r>
      <w:proofErr w:type="spellStart"/>
      <w:r>
        <w:t>hợp</w:t>
      </w:r>
      <w:proofErr w:type="spellEnd"/>
      <w:r>
        <w:t xml:space="preserve"> GAPIT </w:t>
      </w:r>
      <w:proofErr w:type="spellStart"/>
      <w:r>
        <w:t>đứng</w:t>
      </w:r>
      <w:proofErr w:type="spellEnd"/>
      <w:r>
        <w:t xml:space="preserve"> </w:t>
      </w:r>
      <w:proofErr w:type="spellStart"/>
      <w:r>
        <w:t>ra</w:t>
      </w:r>
      <w:proofErr w:type="spellEnd"/>
      <w:r>
        <w:t xml:space="preserve"> </w:t>
      </w:r>
      <w:proofErr w:type="spellStart"/>
      <w:r>
        <w:t>bồi</w:t>
      </w:r>
      <w:proofErr w:type="spellEnd"/>
      <w:r>
        <w:t xml:space="preserve"> </w:t>
      </w:r>
      <w:proofErr w:type="spellStart"/>
      <w:r>
        <w:t>thường</w:t>
      </w:r>
      <w:proofErr w:type="spellEnd"/>
      <w:r>
        <w:t xml:space="preserve"> </w:t>
      </w:r>
      <w:proofErr w:type="spellStart"/>
      <w:r>
        <w:t>sẽ</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rùi</w:t>
      </w:r>
      <w:proofErr w:type="spellEnd"/>
      <w:r>
        <w:t xml:space="preserve"> ro. </w:t>
      </w:r>
      <w:proofErr w:type="spellStart"/>
      <w:r>
        <w:t>Đề</w:t>
      </w:r>
      <w:proofErr w:type="spellEnd"/>
      <w:r>
        <w:t xml:space="preserve"> </w:t>
      </w:r>
      <w:proofErr w:type="spellStart"/>
      <w:r>
        <w:t>nghị</w:t>
      </w:r>
      <w:proofErr w:type="spellEnd"/>
      <w:r>
        <w:t xml:space="preserve"> </w:t>
      </w:r>
      <w:proofErr w:type="spellStart"/>
      <w:r>
        <w:t>phân</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bước</w:t>
      </w:r>
      <w:proofErr w:type="spellEnd"/>
      <w:r>
        <w:t>:</w:t>
      </w:r>
    </w:p>
    <w:p w14:paraId="6264C3F8" w14:textId="50259D9B" w:rsidR="00503E54" w:rsidRPr="00503E54" w:rsidRDefault="00503E54" w:rsidP="00503E54">
      <w:pPr>
        <w:pStyle w:val="CommentText"/>
      </w:pPr>
      <w:r>
        <w:t>“</w:t>
      </w:r>
      <w:proofErr w:type="spellStart"/>
      <w:r w:rsidRPr="00503E54">
        <w:t>Đối</w:t>
      </w:r>
      <w:proofErr w:type="spellEnd"/>
      <w:r w:rsidRPr="00503E54">
        <w:t xml:space="preserve"> </w:t>
      </w:r>
      <w:proofErr w:type="spellStart"/>
      <w:r w:rsidRPr="00503E54">
        <w:t>với</w:t>
      </w:r>
      <w:proofErr w:type="spellEnd"/>
      <w:r w:rsidRPr="00503E54">
        <w:t xml:space="preserve"> </w:t>
      </w:r>
      <w:proofErr w:type="spellStart"/>
      <w:r w:rsidRPr="00503E54">
        <w:t>trường</w:t>
      </w:r>
      <w:proofErr w:type="spellEnd"/>
      <w:r w:rsidRPr="00503E54">
        <w:t xml:space="preserve"> </w:t>
      </w:r>
      <w:proofErr w:type="spellStart"/>
      <w:r w:rsidRPr="00503E54">
        <w:t>hợp</w:t>
      </w:r>
      <w:proofErr w:type="spellEnd"/>
      <w:r w:rsidRPr="00503E54">
        <w:t xml:space="preserve"> </w:t>
      </w:r>
      <w:proofErr w:type="spellStart"/>
      <w:r w:rsidRPr="00503E54">
        <w:t>Mã</w:t>
      </w:r>
      <w:proofErr w:type="spellEnd"/>
      <w:r w:rsidRPr="00503E54">
        <w:t xml:space="preserve"> code </w:t>
      </w:r>
      <w:proofErr w:type="spellStart"/>
      <w:r w:rsidRPr="00503E54">
        <w:t>zVAS</w:t>
      </w:r>
      <w:proofErr w:type="spellEnd"/>
      <w:r w:rsidRPr="00503E54">
        <w:t xml:space="preserve"> </w:t>
      </w:r>
      <w:proofErr w:type="spellStart"/>
      <w:r w:rsidRPr="00503E54">
        <w:t>gặp</w:t>
      </w:r>
      <w:proofErr w:type="spellEnd"/>
      <w:r w:rsidRPr="00503E54">
        <w:t xml:space="preserve"> </w:t>
      </w:r>
      <w:proofErr w:type="spellStart"/>
      <w:r w:rsidRPr="00503E54">
        <w:t>lỗi</w:t>
      </w:r>
      <w:proofErr w:type="spellEnd"/>
      <w:r w:rsidRPr="00503E54">
        <w:t xml:space="preserve"> </w:t>
      </w:r>
      <w:proofErr w:type="spellStart"/>
      <w:r w:rsidRPr="00503E54">
        <w:t>khiến</w:t>
      </w:r>
      <w:proofErr w:type="spellEnd"/>
      <w:r w:rsidRPr="00503E54">
        <w:t xml:space="preserve"> </w:t>
      </w:r>
      <w:proofErr w:type="spellStart"/>
      <w:r w:rsidRPr="00503E54">
        <w:t>Khách</w:t>
      </w:r>
      <w:proofErr w:type="spellEnd"/>
      <w:r w:rsidRPr="00503E54">
        <w:t xml:space="preserve"> </w:t>
      </w:r>
      <w:proofErr w:type="spellStart"/>
      <w:r w:rsidRPr="00503E54">
        <w:t>hàng</w:t>
      </w:r>
      <w:proofErr w:type="spellEnd"/>
      <w:r w:rsidRPr="00503E54">
        <w:t xml:space="preserve"> </w:t>
      </w:r>
      <w:proofErr w:type="spellStart"/>
      <w:r w:rsidRPr="00503E54">
        <w:t>không</w:t>
      </w:r>
      <w:proofErr w:type="spellEnd"/>
      <w:r w:rsidRPr="00503E54">
        <w:t xml:space="preserve"> </w:t>
      </w:r>
      <w:proofErr w:type="spellStart"/>
      <w:r w:rsidRPr="00503E54">
        <w:t>thể</w:t>
      </w:r>
      <w:proofErr w:type="spellEnd"/>
      <w:r w:rsidRPr="00503E54">
        <w:t xml:space="preserve"> </w:t>
      </w:r>
      <w:proofErr w:type="spellStart"/>
      <w:r w:rsidRPr="00503E54">
        <w:t>kích</w:t>
      </w:r>
      <w:proofErr w:type="spellEnd"/>
      <w:r w:rsidRPr="00503E54">
        <w:t xml:space="preserve"> </w:t>
      </w:r>
      <w:proofErr w:type="spellStart"/>
      <w:r w:rsidRPr="00503E54">
        <w:t>hoạt</w:t>
      </w:r>
      <w:proofErr w:type="spellEnd"/>
      <w:r w:rsidRPr="00503E54">
        <w:t xml:space="preserve"> </w:t>
      </w:r>
      <w:proofErr w:type="spellStart"/>
      <w:r w:rsidRPr="00503E54">
        <w:t>Dịch</w:t>
      </w:r>
      <w:proofErr w:type="spellEnd"/>
      <w:r w:rsidRPr="00503E54">
        <w:t xml:space="preserve"> </w:t>
      </w:r>
      <w:proofErr w:type="spellStart"/>
      <w:r w:rsidRPr="00503E54">
        <w:t>vụ</w:t>
      </w:r>
      <w:proofErr w:type="spellEnd"/>
      <w:r w:rsidRPr="00503E54">
        <w:t xml:space="preserve"> </w:t>
      </w:r>
      <w:proofErr w:type="spellStart"/>
      <w:r w:rsidRPr="00503E54">
        <w:t>thành</w:t>
      </w:r>
      <w:proofErr w:type="spellEnd"/>
      <w:r w:rsidRPr="00503E54">
        <w:t xml:space="preserve"> </w:t>
      </w:r>
      <w:proofErr w:type="spellStart"/>
      <w:r w:rsidRPr="00503E54">
        <w:t>công</w:t>
      </w:r>
      <w:proofErr w:type="spellEnd"/>
      <w:r w:rsidRPr="00503E54">
        <w:t xml:space="preserve">, </w:t>
      </w:r>
      <w:proofErr w:type="spellStart"/>
      <w:r w:rsidRPr="00503E54">
        <w:t>Bên</w:t>
      </w:r>
      <w:proofErr w:type="spellEnd"/>
      <w:r w:rsidRPr="00503E54">
        <w:t xml:space="preserve"> B </w:t>
      </w:r>
      <w:proofErr w:type="spellStart"/>
      <w:r w:rsidRPr="00503E54">
        <w:t>có</w:t>
      </w:r>
      <w:proofErr w:type="spellEnd"/>
      <w:r w:rsidRPr="00503E54">
        <w:t xml:space="preserve"> </w:t>
      </w:r>
      <w:proofErr w:type="spellStart"/>
      <w:r w:rsidRPr="00503E54">
        <w:t>trách</w:t>
      </w:r>
      <w:proofErr w:type="spellEnd"/>
      <w:r w:rsidRPr="00503E54">
        <w:t xml:space="preserve"> </w:t>
      </w:r>
      <w:proofErr w:type="spellStart"/>
      <w:r w:rsidRPr="00503E54">
        <w:t>nhiệm</w:t>
      </w:r>
      <w:proofErr w:type="spellEnd"/>
      <w:r w:rsidRPr="00503E54">
        <w:t xml:space="preserve"> </w:t>
      </w:r>
      <w:proofErr w:type="spellStart"/>
      <w:r w:rsidRPr="00503E54">
        <w:t>tiếp</w:t>
      </w:r>
      <w:proofErr w:type="spellEnd"/>
      <w:r w:rsidRPr="00503E54">
        <w:t xml:space="preserve"> </w:t>
      </w:r>
      <w:proofErr w:type="spellStart"/>
      <w:r w:rsidRPr="00503E54">
        <w:t>nhận</w:t>
      </w:r>
      <w:proofErr w:type="spellEnd"/>
      <w:r w:rsidRPr="00503E54">
        <w:t xml:space="preserve"> </w:t>
      </w:r>
      <w:proofErr w:type="spellStart"/>
      <w:r w:rsidRPr="00503E54">
        <w:t>khiếu</w:t>
      </w:r>
      <w:proofErr w:type="spellEnd"/>
      <w:r w:rsidRPr="00503E54">
        <w:t xml:space="preserve"> </w:t>
      </w:r>
      <w:proofErr w:type="spellStart"/>
      <w:r w:rsidRPr="00503E54">
        <w:t>nại</w:t>
      </w:r>
      <w:proofErr w:type="spellEnd"/>
      <w:r w:rsidRPr="00503E54">
        <w:t xml:space="preserve">, </w:t>
      </w:r>
      <w:proofErr w:type="spellStart"/>
      <w:r w:rsidRPr="00503E54">
        <w:t>thu</w:t>
      </w:r>
      <w:proofErr w:type="spellEnd"/>
      <w:r w:rsidRPr="00503E54">
        <w:t xml:space="preserve"> </w:t>
      </w:r>
      <w:proofErr w:type="spellStart"/>
      <w:r w:rsidRPr="00503E54">
        <w:t>thập</w:t>
      </w:r>
      <w:proofErr w:type="spellEnd"/>
      <w:r w:rsidRPr="00503E54">
        <w:t xml:space="preserve"> </w:t>
      </w:r>
      <w:proofErr w:type="spellStart"/>
      <w:r w:rsidRPr="00503E54">
        <w:t>đầy</w:t>
      </w:r>
      <w:proofErr w:type="spellEnd"/>
      <w:r w:rsidRPr="00503E54">
        <w:t xml:space="preserve"> </w:t>
      </w:r>
      <w:proofErr w:type="spellStart"/>
      <w:r w:rsidRPr="00503E54">
        <w:t>đủ</w:t>
      </w:r>
      <w:proofErr w:type="spellEnd"/>
      <w:r w:rsidRPr="00503E54">
        <w:t xml:space="preserve"> </w:t>
      </w:r>
      <w:proofErr w:type="spellStart"/>
      <w:r w:rsidRPr="00503E54">
        <w:t>thông</w:t>
      </w:r>
      <w:proofErr w:type="spellEnd"/>
      <w:r w:rsidRPr="00503E54">
        <w:t xml:space="preserve"> tin </w:t>
      </w:r>
      <w:proofErr w:type="spellStart"/>
      <w:r w:rsidRPr="00503E54">
        <w:t>và</w:t>
      </w:r>
      <w:proofErr w:type="spellEnd"/>
      <w:r w:rsidRPr="00503E54">
        <w:t xml:space="preserve"> </w:t>
      </w:r>
      <w:proofErr w:type="spellStart"/>
      <w:r w:rsidRPr="00503E54">
        <w:t>gửi</w:t>
      </w:r>
      <w:proofErr w:type="spellEnd"/>
      <w:r w:rsidRPr="00503E54">
        <w:t xml:space="preserve"> </w:t>
      </w:r>
      <w:proofErr w:type="spellStart"/>
      <w:r w:rsidRPr="00503E54">
        <w:t>yêu</w:t>
      </w:r>
      <w:proofErr w:type="spellEnd"/>
      <w:r w:rsidRPr="00503E54">
        <w:t xml:space="preserve"> </w:t>
      </w:r>
      <w:proofErr w:type="spellStart"/>
      <w:r w:rsidRPr="00503E54">
        <w:t>cầu</w:t>
      </w:r>
      <w:proofErr w:type="spellEnd"/>
      <w:r w:rsidRPr="00503E54">
        <w:t xml:space="preserve"> </w:t>
      </w:r>
      <w:proofErr w:type="spellStart"/>
      <w:r w:rsidRPr="00503E54">
        <w:t>hỗ</w:t>
      </w:r>
      <w:proofErr w:type="spellEnd"/>
      <w:r w:rsidRPr="00503E54">
        <w:t xml:space="preserve"> </w:t>
      </w:r>
      <w:proofErr w:type="spellStart"/>
      <w:r w:rsidRPr="00503E54">
        <w:t>trợ</w:t>
      </w:r>
      <w:proofErr w:type="spellEnd"/>
      <w:r w:rsidRPr="00503E54">
        <w:t xml:space="preserve"> </w:t>
      </w:r>
      <w:proofErr w:type="spellStart"/>
      <w:r w:rsidRPr="00503E54">
        <w:t>cho</w:t>
      </w:r>
      <w:proofErr w:type="spellEnd"/>
      <w:r w:rsidRPr="00503E54">
        <w:t xml:space="preserve"> </w:t>
      </w:r>
      <w:proofErr w:type="spellStart"/>
      <w:r w:rsidRPr="00503E54">
        <w:t>Bên</w:t>
      </w:r>
      <w:proofErr w:type="spellEnd"/>
      <w:r w:rsidRPr="00503E54">
        <w:t xml:space="preserve"> A. Trong </w:t>
      </w:r>
      <w:proofErr w:type="spellStart"/>
      <w:r w:rsidRPr="00503E54">
        <w:t>vòng</w:t>
      </w:r>
      <w:proofErr w:type="spellEnd"/>
      <w:r w:rsidRPr="00503E54">
        <w:t xml:space="preserve"> 48 (</w:t>
      </w:r>
      <w:proofErr w:type="spellStart"/>
      <w:r w:rsidRPr="00503E54">
        <w:t>bốn</w:t>
      </w:r>
      <w:proofErr w:type="spellEnd"/>
      <w:r w:rsidRPr="00503E54">
        <w:t xml:space="preserve"> </w:t>
      </w:r>
      <w:proofErr w:type="spellStart"/>
      <w:r w:rsidRPr="00503E54">
        <w:t>mươi</w:t>
      </w:r>
      <w:proofErr w:type="spellEnd"/>
      <w:r w:rsidRPr="00503E54">
        <w:t xml:space="preserve"> </w:t>
      </w:r>
      <w:proofErr w:type="spellStart"/>
      <w:r w:rsidRPr="00503E54">
        <w:t>tám</w:t>
      </w:r>
      <w:proofErr w:type="spellEnd"/>
      <w:r w:rsidRPr="00503E54">
        <w:t xml:space="preserve">) </w:t>
      </w:r>
      <w:proofErr w:type="spellStart"/>
      <w:r w:rsidRPr="00503E54">
        <w:t>giờ</w:t>
      </w:r>
      <w:proofErr w:type="spellEnd"/>
      <w:r w:rsidRPr="00503E54">
        <w:t xml:space="preserve"> </w:t>
      </w:r>
      <w:proofErr w:type="spellStart"/>
      <w:r w:rsidRPr="00503E54">
        <w:t>làm</w:t>
      </w:r>
      <w:proofErr w:type="spellEnd"/>
      <w:r w:rsidRPr="00503E54">
        <w:t xml:space="preserve"> </w:t>
      </w:r>
      <w:proofErr w:type="spellStart"/>
      <w:r w:rsidRPr="00503E54">
        <w:t>việc</w:t>
      </w:r>
      <w:proofErr w:type="spellEnd"/>
      <w:r w:rsidRPr="00503E54">
        <w:t xml:space="preserve"> </w:t>
      </w:r>
      <w:proofErr w:type="spellStart"/>
      <w:r w:rsidRPr="00503E54">
        <w:t>kể</w:t>
      </w:r>
      <w:proofErr w:type="spellEnd"/>
      <w:r w:rsidRPr="00503E54">
        <w:t xml:space="preserve"> </w:t>
      </w:r>
      <w:proofErr w:type="spellStart"/>
      <w:r w:rsidRPr="00503E54">
        <w:t>từ</w:t>
      </w:r>
      <w:proofErr w:type="spellEnd"/>
      <w:r w:rsidRPr="00503E54">
        <w:t xml:space="preserve"> </w:t>
      </w:r>
      <w:proofErr w:type="spellStart"/>
      <w:r w:rsidRPr="00503E54">
        <w:t>khi</w:t>
      </w:r>
      <w:proofErr w:type="spellEnd"/>
      <w:r w:rsidRPr="00503E54">
        <w:t xml:space="preserve"> </w:t>
      </w:r>
      <w:proofErr w:type="spellStart"/>
      <w:r w:rsidRPr="00503E54">
        <w:t>nhận</w:t>
      </w:r>
      <w:proofErr w:type="spellEnd"/>
      <w:r w:rsidRPr="00503E54">
        <w:t xml:space="preserve"> </w:t>
      </w:r>
      <w:proofErr w:type="spellStart"/>
      <w:r w:rsidRPr="00503E54">
        <w:t>được</w:t>
      </w:r>
      <w:proofErr w:type="spellEnd"/>
      <w:r w:rsidRPr="00503E54">
        <w:t xml:space="preserve"> </w:t>
      </w:r>
      <w:proofErr w:type="spellStart"/>
      <w:r w:rsidRPr="00503E54">
        <w:t>đầy</w:t>
      </w:r>
      <w:proofErr w:type="spellEnd"/>
      <w:r w:rsidRPr="00503E54">
        <w:t xml:space="preserve"> </w:t>
      </w:r>
      <w:proofErr w:type="spellStart"/>
      <w:r w:rsidRPr="00503E54">
        <w:t>đủ</w:t>
      </w:r>
      <w:proofErr w:type="spellEnd"/>
      <w:r w:rsidRPr="00503E54">
        <w:t xml:space="preserve"> </w:t>
      </w:r>
      <w:proofErr w:type="spellStart"/>
      <w:r w:rsidRPr="00503E54">
        <w:t>thông</w:t>
      </w:r>
      <w:proofErr w:type="spellEnd"/>
      <w:r w:rsidRPr="00503E54">
        <w:t xml:space="preserve"> tin </w:t>
      </w:r>
      <w:proofErr w:type="spellStart"/>
      <w:r w:rsidRPr="00503E54">
        <w:t>cần</w:t>
      </w:r>
      <w:proofErr w:type="spellEnd"/>
      <w:r w:rsidRPr="00503E54">
        <w:t xml:space="preserve"> </w:t>
      </w:r>
      <w:proofErr w:type="spellStart"/>
      <w:r w:rsidRPr="00503E54">
        <w:t>thiết</w:t>
      </w:r>
      <w:proofErr w:type="spellEnd"/>
      <w:r w:rsidRPr="00503E54">
        <w:t xml:space="preserve">, </w:t>
      </w:r>
      <w:proofErr w:type="spellStart"/>
      <w:r w:rsidRPr="00503E54">
        <w:t>Bên</w:t>
      </w:r>
      <w:proofErr w:type="spellEnd"/>
      <w:r w:rsidRPr="00503E54">
        <w:t xml:space="preserve"> A </w:t>
      </w:r>
      <w:proofErr w:type="spellStart"/>
      <w:r w:rsidRPr="00503E54">
        <w:t>có</w:t>
      </w:r>
      <w:proofErr w:type="spellEnd"/>
      <w:r w:rsidRPr="00503E54">
        <w:t xml:space="preserve"> </w:t>
      </w:r>
      <w:proofErr w:type="spellStart"/>
      <w:r w:rsidRPr="00503E54">
        <w:t>trách</w:t>
      </w:r>
      <w:proofErr w:type="spellEnd"/>
      <w:r w:rsidRPr="00503E54">
        <w:t xml:space="preserve"> </w:t>
      </w:r>
      <w:proofErr w:type="spellStart"/>
      <w:r w:rsidRPr="00503E54">
        <w:t>nhiệm</w:t>
      </w:r>
      <w:proofErr w:type="spellEnd"/>
      <w:r w:rsidRPr="00503E54">
        <w:t xml:space="preserve"> </w:t>
      </w:r>
      <w:proofErr w:type="spellStart"/>
      <w:r w:rsidRPr="00503E54">
        <w:t>phản</w:t>
      </w:r>
      <w:proofErr w:type="spellEnd"/>
      <w:r w:rsidRPr="00503E54">
        <w:t xml:space="preserve"> </w:t>
      </w:r>
      <w:proofErr w:type="spellStart"/>
      <w:r w:rsidRPr="00503E54">
        <w:t>hồi</w:t>
      </w:r>
      <w:proofErr w:type="spellEnd"/>
      <w:r w:rsidRPr="00503E54">
        <w:t xml:space="preserve"> </w:t>
      </w:r>
      <w:proofErr w:type="spellStart"/>
      <w:r w:rsidRPr="00503E54">
        <w:t>kết</w:t>
      </w:r>
      <w:proofErr w:type="spellEnd"/>
      <w:r w:rsidRPr="00503E54">
        <w:t xml:space="preserve"> </w:t>
      </w:r>
      <w:proofErr w:type="spellStart"/>
      <w:r w:rsidRPr="00503E54">
        <w:t>quả</w:t>
      </w:r>
      <w:proofErr w:type="spellEnd"/>
      <w:r w:rsidRPr="00503E54">
        <w:t xml:space="preserve"> </w:t>
      </w:r>
      <w:proofErr w:type="spellStart"/>
      <w:r w:rsidRPr="00503E54">
        <w:t>kiểm</w:t>
      </w:r>
      <w:proofErr w:type="spellEnd"/>
      <w:r w:rsidRPr="00503E54">
        <w:t xml:space="preserve"> </w:t>
      </w:r>
      <w:proofErr w:type="spellStart"/>
      <w:r w:rsidRPr="00503E54">
        <w:t>tra</w:t>
      </w:r>
      <w:proofErr w:type="spellEnd"/>
      <w:r w:rsidRPr="00503E54">
        <w:t xml:space="preserve"> ban </w:t>
      </w:r>
      <w:proofErr w:type="spellStart"/>
      <w:r w:rsidRPr="00503E54">
        <w:t>đầu</w:t>
      </w:r>
      <w:proofErr w:type="spellEnd"/>
      <w:r w:rsidRPr="00503E54">
        <w:t xml:space="preserve">, </w:t>
      </w:r>
      <w:proofErr w:type="spellStart"/>
      <w:r w:rsidRPr="00503E54">
        <w:t>nguyên</w:t>
      </w:r>
      <w:proofErr w:type="spellEnd"/>
      <w:r w:rsidRPr="00503E54">
        <w:t xml:space="preserve"> </w:t>
      </w:r>
      <w:proofErr w:type="spellStart"/>
      <w:r w:rsidRPr="00503E54">
        <w:t>nhân</w:t>
      </w:r>
      <w:proofErr w:type="spellEnd"/>
      <w:r w:rsidRPr="00503E54">
        <w:t xml:space="preserve"> </w:t>
      </w:r>
      <w:proofErr w:type="spellStart"/>
      <w:r w:rsidRPr="00503E54">
        <w:t>dự</w:t>
      </w:r>
      <w:proofErr w:type="spellEnd"/>
      <w:r w:rsidRPr="00503E54">
        <w:t xml:space="preserve"> </w:t>
      </w:r>
      <w:proofErr w:type="spellStart"/>
      <w:r w:rsidRPr="00503E54">
        <w:t>kiến</w:t>
      </w:r>
      <w:proofErr w:type="spellEnd"/>
      <w:r w:rsidRPr="00503E54">
        <w:t xml:space="preserve"> </w:t>
      </w:r>
      <w:proofErr w:type="spellStart"/>
      <w:r w:rsidRPr="00503E54">
        <w:t>và</w:t>
      </w:r>
      <w:proofErr w:type="spellEnd"/>
      <w:r w:rsidRPr="00503E54">
        <w:t xml:space="preserve"> </w:t>
      </w:r>
      <w:proofErr w:type="spellStart"/>
      <w:r w:rsidRPr="00503E54">
        <w:t>phương</w:t>
      </w:r>
      <w:proofErr w:type="spellEnd"/>
      <w:r w:rsidRPr="00503E54">
        <w:t xml:space="preserve"> </w:t>
      </w:r>
      <w:proofErr w:type="spellStart"/>
      <w:r w:rsidRPr="00503E54">
        <w:t>án</w:t>
      </w:r>
      <w:proofErr w:type="spellEnd"/>
      <w:r w:rsidRPr="00503E54">
        <w:t xml:space="preserve"> </w:t>
      </w:r>
      <w:proofErr w:type="spellStart"/>
      <w:r w:rsidRPr="00503E54">
        <w:t>xử</w:t>
      </w:r>
      <w:proofErr w:type="spellEnd"/>
      <w:r w:rsidRPr="00503E54">
        <w:t xml:space="preserve"> </w:t>
      </w:r>
      <w:proofErr w:type="spellStart"/>
      <w:r w:rsidRPr="00503E54">
        <w:t>lý</w:t>
      </w:r>
      <w:proofErr w:type="spellEnd"/>
      <w:r w:rsidRPr="00503E54">
        <w:t xml:space="preserve"> </w:t>
      </w:r>
      <w:proofErr w:type="spellStart"/>
      <w:r w:rsidRPr="00503E54">
        <w:t>hoặc</w:t>
      </w:r>
      <w:proofErr w:type="spellEnd"/>
      <w:r w:rsidRPr="00503E54">
        <w:t xml:space="preserve"> </w:t>
      </w:r>
      <w:proofErr w:type="spellStart"/>
      <w:r w:rsidRPr="00503E54">
        <w:t>thời</w:t>
      </w:r>
      <w:proofErr w:type="spellEnd"/>
      <w:r w:rsidRPr="00503E54">
        <w:t xml:space="preserve"> </w:t>
      </w:r>
      <w:proofErr w:type="spellStart"/>
      <w:r w:rsidRPr="00503E54">
        <w:t>gian</w:t>
      </w:r>
      <w:proofErr w:type="spellEnd"/>
      <w:r w:rsidRPr="00503E54">
        <w:t xml:space="preserve"> </w:t>
      </w:r>
      <w:proofErr w:type="spellStart"/>
      <w:r w:rsidRPr="00503E54">
        <w:t>dự</w:t>
      </w:r>
      <w:proofErr w:type="spellEnd"/>
      <w:r w:rsidRPr="00503E54">
        <w:t xml:space="preserve"> </w:t>
      </w:r>
      <w:proofErr w:type="spellStart"/>
      <w:r w:rsidRPr="00503E54">
        <w:t>kiến</w:t>
      </w:r>
      <w:proofErr w:type="spellEnd"/>
      <w:r w:rsidRPr="00503E54">
        <w:t xml:space="preserve"> </w:t>
      </w:r>
      <w:proofErr w:type="spellStart"/>
      <w:r w:rsidRPr="00503E54">
        <w:t>hoàn</w:t>
      </w:r>
      <w:proofErr w:type="spellEnd"/>
      <w:r w:rsidRPr="00503E54">
        <w:t xml:space="preserve"> </w:t>
      </w:r>
      <w:proofErr w:type="spellStart"/>
      <w:r w:rsidRPr="00503E54">
        <w:t>thành</w:t>
      </w:r>
      <w:proofErr w:type="spellEnd"/>
      <w:r w:rsidRPr="00503E54">
        <w:t xml:space="preserve"> </w:t>
      </w:r>
      <w:proofErr w:type="spellStart"/>
      <w:r w:rsidRPr="00503E54">
        <w:t>việc</w:t>
      </w:r>
      <w:proofErr w:type="spellEnd"/>
      <w:r w:rsidRPr="00503E54">
        <w:t xml:space="preserve"> </w:t>
      </w:r>
      <w:proofErr w:type="spellStart"/>
      <w:r w:rsidRPr="00503E54">
        <w:t>xử</w:t>
      </w:r>
      <w:proofErr w:type="spellEnd"/>
      <w:r w:rsidRPr="00503E54">
        <w:t xml:space="preserve"> </w:t>
      </w:r>
      <w:proofErr w:type="spellStart"/>
      <w:r w:rsidRPr="00503E54">
        <w:t>lý</w:t>
      </w:r>
      <w:proofErr w:type="spellEnd"/>
      <w:r w:rsidRPr="00503E54">
        <w:t>.</w:t>
      </w:r>
    </w:p>
    <w:p w14:paraId="4EBEEFC3" w14:textId="77777777" w:rsidR="00503E54" w:rsidRPr="00503E54" w:rsidRDefault="00503E54" w:rsidP="00503E54">
      <w:pPr>
        <w:pStyle w:val="CommentText"/>
      </w:pPr>
      <w:r w:rsidRPr="00503E54">
        <w:t xml:space="preserve">Trường </w:t>
      </w:r>
      <w:proofErr w:type="spellStart"/>
      <w:r w:rsidRPr="00503E54">
        <w:t>hợp</w:t>
      </w:r>
      <w:proofErr w:type="spellEnd"/>
      <w:r w:rsidRPr="00503E54">
        <w:t xml:space="preserve"> </w:t>
      </w:r>
      <w:proofErr w:type="spellStart"/>
      <w:r w:rsidRPr="00503E54">
        <w:t>xác</w:t>
      </w:r>
      <w:proofErr w:type="spellEnd"/>
      <w:r w:rsidRPr="00503E54">
        <w:t xml:space="preserve"> </w:t>
      </w:r>
      <w:proofErr w:type="spellStart"/>
      <w:r w:rsidRPr="00503E54">
        <w:t>định</w:t>
      </w:r>
      <w:proofErr w:type="spellEnd"/>
      <w:r w:rsidRPr="00503E54">
        <w:t xml:space="preserve"> </w:t>
      </w:r>
      <w:proofErr w:type="spellStart"/>
      <w:r w:rsidRPr="00503E54">
        <w:t>lỗi</w:t>
      </w:r>
      <w:proofErr w:type="spellEnd"/>
      <w:r w:rsidRPr="00503E54">
        <w:t xml:space="preserve"> </w:t>
      </w:r>
      <w:proofErr w:type="spellStart"/>
      <w:r w:rsidRPr="00503E54">
        <w:t>thuộc</w:t>
      </w:r>
      <w:proofErr w:type="spellEnd"/>
      <w:r w:rsidRPr="00503E54">
        <w:t xml:space="preserve"> </w:t>
      </w:r>
      <w:proofErr w:type="spellStart"/>
      <w:r w:rsidRPr="00503E54">
        <w:t>hệ</w:t>
      </w:r>
      <w:proofErr w:type="spellEnd"/>
      <w:r w:rsidRPr="00503E54">
        <w:t xml:space="preserve"> </w:t>
      </w:r>
      <w:proofErr w:type="spellStart"/>
      <w:r w:rsidRPr="00503E54">
        <w:t>thống</w:t>
      </w:r>
      <w:proofErr w:type="spellEnd"/>
      <w:r w:rsidRPr="00503E54">
        <w:t xml:space="preserve">, </w:t>
      </w:r>
      <w:proofErr w:type="spellStart"/>
      <w:r w:rsidRPr="00503E54">
        <w:t>Mã</w:t>
      </w:r>
      <w:proofErr w:type="spellEnd"/>
      <w:r w:rsidRPr="00503E54">
        <w:t xml:space="preserve"> code </w:t>
      </w:r>
      <w:proofErr w:type="spellStart"/>
      <w:r w:rsidRPr="00503E54">
        <w:t>hoặc</w:t>
      </w:r>
      <w:proofErr w:type="spellEnd"/>
      <w:r w:rsidRPr="00503E54">
        <w:t xml:space="preserve"> </w:t>
      </w:r>
      <w:proofErr w:type="spellStart"/>
      <w:r w:rsidRPr="00503E54">
        <w:t>phạm</w:t>
      </w:r>
      <w:proofErr w:type="spellEnd"/>
      <w:r w:rsidRPr="00503E54">
        <w:t xml:space="preserve"> vi </w:t>
      </w:r>
      <w:proofErr w:type="spellStart"/>
      <w:r w:rsidRPr="00503E54">
        <w:t>cung</w:t>
      </w:r>
      <w:proofErr w:type="spellEnd"/>
      <w:r w:rsidRPr="00503E54">
        <w:t xml:space="preserve"> </w:t>
      </w:r>
      <w:proofErr w:type="spellStart"/>
      <w:r w:rsidRPr="00503E54">
        <w:t>cấp</w:t>
      </w:r>
      <w:proofErr w:type="spellEnd"/>
      <w:r w:rsidRPr="00503E54">
        <w:t xml:space="preserve"> </w:t>
      </w:r>
      <w:proofErr w:type="spellStart"/>
      <w:r w:rsidRPr="00503E54">
        <w:t>Dịch</w:t>
      </w:r>
      <w:proofErr w:type="spellEnd"/>
      <w:r w:rsidRPr="00503E54">
        <w:t xml:space="preserve"> </w:t>
      </w:r>
      <w:proofErr w:type="spellStart"/>
      <w:r w:rsidRPr="00503E54">
        <w:t>vụ</w:t>
      </w:r>
      <w:proofErr w:type="spellEnd"/>
      <w:r w:rsidRPr="00503E54">
        <w:t xml:space="preserve"> do </w:t>
      </w:r>
      <w:proofErr w:type="spellStart"/>
      <w:r w:rsidRPr="00503E54">
        <w:t>Bên</w:t>
      </w:r>
      <w:proofErr w:type="spellEnd"/>
      <w:r w:rsidRPr="00503E54">
        <w:t xml:space="preserve"> A </w:t>
      </w:r>
      <w:proofErr w:type="spellStart"/>
      <w:r w:rsidRPr="00503E54">
        <w:t>quản</w:t>
      </w:r>
      <w:proofErr w:type="spellEnd"/>
      <w:r w:rsidRPr="00503E54">
        <w:t xml:space="preserve"> </w:t>
      </w:r>
      <w:proofErr w:type="spellStart"/>
      <w:r w:rsidRPr="00503E54">
        <w:t>lý</w:t>
      </w:r>
      <w:proofErr w:type="spellEnd"/>
      <w:r w:rsidRPr="00503E54">
        <w:t xml:space="preserve">, </w:t>
      </w:r>
      <w:proofErr w:type="spellStart"/>
      <w:r w:rsidRPr="00503E54">
        <w:t>Bên</w:t>
      </w:r>
      <w:proofErr w:type="spellEnd"/>
      <w:r w:rsidRPr="00503E54">
        <w:t xml:space="preserve"> A </w:t>
      </w:r>
      <w:proofErr w:type="spellStart"/>
      <w:r w:rsidRPr="00503E54">
        <w:t>có</w:t>
      </w:r>
      <w:proofErr w:type="spellEnd"/>
      <w:r w:rsidRPr="00503E54">
        <w:t xml:space="preserve"> </w:t>
      </w:r>
      <w:proofErr w:type="spellStart"/>
      <w:r w:rsidRPr="00503E54">
        <w:t>trách</w:t>
      </w:r>
      <w:proofErr w:type="spellEnd"/>
      <w:r w:rsidRPr="00503E54">
        <w:t xml:space="preserve"> </w:t>
      </w:r>
      <w:proofErr w:type="spellStart"/>
      <w:r w:rsidRPr="00503E54">
        <w:t>nhiệm</w:t>
      </w:r>
      <w:proofErr w:type="spellEnd"/>
      <w:r w:rsidRPr="00503E54">
        <w:t xml:space="preserve"> </w:t>
      </w:r>
      <w:proofErr w:type="spellStart"/>
      <w:r w:rsidRPr="00503E54">
        <w:t>thực</w:t>
      </w:r>
      <w:proofErr w:type="spellEnd"/>
      <w:r w:rsidRPr="00503E54">
        <w:t xml:space="preserve"> </w:t>
      </w:r>
      <w:proofErr w:type="spellStart"/>
      <w:r w:rsidRPr="00503E54">
        <w:t>hiện</w:t>
      </w:r>
      <w:proofErr w:type="spellEnd"/>
      <w:r w:rsidRPr="00503E54">
        <w:t xml:space="preserve"> </w:t>
      </w:r>
      <w:proofErr w:type="spellStart"/>
      <w:r w:rsidRPr="00503E54">
        <w:t>một</w:t>
      </w:r>
      <w:proofErr w:type="spellEnd"/>
      <w:r w:rsidRPr="00503E54">
        <w:t xml:space="preserve"> </w:t>
      </w:r>
      <w:proofErr w:type="spellStart"/>
      <w:r w:rsidRPr="00503E54">
        <w:t>trong</w:t>
      </w:r>
      <w:proofErr w:type="spellEnd"/>
      <w:r w:rsidRPr="00503E54">
        <w:t xml:space="preserve"> </w:t>
      </w:r>
      <w:proofErr w:type="spellStart"/>
      <w:r w:rsidRPr="00503E54">
        <w:t>các</w:t>
      </w:r>
      <w:proofErr w:type="spellEnd"/>
      <w:r w:rsidRPr="00503E54">
        <w:t xml:space="preserve"> </w:t>
      </w:r>
      <w:proofErr w:type="spellStart"/>
      <w:r w:rsidRPr="00503E54">
        <w:t>biện</w:t>
      </w:r>
      <w:proofErr w:type="spellEnd"/>
      <w:r w:rsidRPr="00503E54">
        <w:t xml:space="preserve"> </w:t>
      </w:r>
      <w:proofErr w:type="spellStart"/>
      <w:r w:rsidRPr="00503E54">
        <w:t>pháp</w:t>
      </w:r>
      <w:proofErr w:type="spellEnd"/>
      <w:r w:rsidRPr="00503E54">
        <w:t xml:space="preserve"> </w:t>
      </w:r>
      <w:proofErr w:type="spellStart"/>
      <w:r w:rsidRPr="00503E54">
        <w:t>phù</w:t>
      </w:r>
      <w:proofErr w:type="spellEnd"/>
      <w:r w:rsidRPr="00503E54">
        <w:t xml:space="preserve"> </w:t>
      </w:r>
      <w:proofErr w:type="spellStart"/>
      <w:r w:rsidRPr="00503E54">
        <w:t>hợp</w:t>
      </w:r>
      <w:proofErr w:type="spellEnd"/>
      <w:r w:rsidRPr="00503E54">
        <w:t xml:space="preserve">, bao </w:t>
      </w:r>
      <w:proofErr w:type="spellStart"/>
      <w:r w:rsidRPr="00503E54">
        <w:t>gồm</w:t>
      </w:r>
      <w:proofErr w:type="spellEnd"/>
      <w:r w:rsidRPr="00503E54">
        <w:t xml:space="preserve"> </w:t>
      </w:r>
      <w:proofErr w:type="spellStart"/>
      <w:r w:rsidRPr="00503E54">
        <w:t>đổi</w:t>
      </w:r>
      <w:proofErr w:type="spellEnd"/>
      <w:r w:rsidRPr="00503E54">
        <w:t xml:space="preserve"> </w:t>
      </w:r>
      <w:proofErr w:type="spellStart"/>
      <w:r w:rsidRPr="00503E54">
        <w:t>Mã</w:t>
      </w:r>
      <w:proofErr w:type="spellEnd"/>
      <w:r w:rsidRPr="00503E54">
        <w:t xml:space="preserve"> code, </w:t>
      </w:r>
      <w:proofErr w:type="spellStart"/>
      <w:r w:rsidRPr="00503E54">
        <w:t>gia</w:t>
      </w:r>
      <w:proofErr w:type="spellEnd"/>
      <w:r w:rsidRPr="00503E54">
        <w:t xml:space="preserve"> </w:t>
      </w:r>
      <w:proofErr w:type="spellStart"/>
      <w:r w:rsidRPr="00503E54">
        <w:t>hạn</w:t>
      </w:r>
      <w:proofErr w:type="spellEnd"/>
      <w:r w:rsidRPr="00503E54">
        <w:t xml:space="preserve"> </w:t>
      </w:r>
      <w:proofErr w:type="spellStart"/>
      <w:r w:rsidRPr="00503E54">
        <w:t>Mã</w:t>
      </w:r>
      <w:proofErr w:type="spellEnd"/>
      <w:r w:rsidRPr="00503E54">
        <w:t xml:space="preserve"> code, </w:t>
      </w:r>
      <w:proofErr w:type="spellStart"/>
      <w:r w:rsidRPr="00503E54">
        <w:t>khôi</w:t>
      </w:r>
      <w:proofErr w:type="spellEnd"/>
      <w:r w:rsidRPr="00503E54">
        <w:t xml:space="preserve"> </w:t>
      </w:r>
      <w:proofErr w:type="spellStart"/>
      <w:r w:rsidRPr="00503E54">
        <w:t>phục</w:t>
      </w:r>
      <w:proofErr w:type="spellEnd"/>
      <w:r w:rsidRPr="00503E54">
        <w:t xml:space="preserve"> </w:t>
      </w:r>
      <w:proofErr w:type="spellStart"/>
      <w:r w:rsidRPr="00503E54">
        <w:t>quyền</w:t>
      </w:r>
      <w:proofErr w:type="spellEnd"/>
      <w:r w:rsidRPr="00503E54">
        <w:t xml:space="preserve"> </w:t>
      </w:r>
      <w:proofErr w:type="spellStart"/>
      <w:r w:rsidRPr="00503E54">
        <w:t>sử</w:t>
      </w:r>
      <w:proofErr w:type="spellEnd"/>
      <w:r w:rsidRPr="00503E54">
        <w:t xml:space="preserve"> </w:t>
      </w:r>
      <w:proofErr w:type="spellStart"/>
      <w:r w:rsidRPr="00503E54">
        <w:t>dụng</w:t>
      </w:r>
      <w:proofErr w:type="spellEnd"/>
      <w:r w:rsidRPr="00503E54">
        <w:t xml:space="preserve"> </w:t>
      </w:r>
      <w:proofErr w:type="spellStart"/>
      <w:r w:rsidRPr="00503E54">
        <w:t>Dịch</w:t>
      </w:r>
      <w:proofErr w:type="spellEnd"/>
      <w:r w:rsidRPr="00503E54">
        <w:t xml:space="preserve"> </w:t>
      </w:r>
      <w:proofErr w:type="spellStart"/>
      <w:r w:rsidRPr="00503E54">
        <w:t>vụ</w:t>
      </w:r>
      <w:proofErr w:type="spellEnd"/>
      <w:r w:rsidRPr="00503E54">
        <w:t xml:space="preserve">, </w:t>
      </w:r>
      <w:proofErr w:type="spellStart"/>
      <w:r w:rsidRPr="00503E54">
        <w:t>hoàn</w:t>
      </w:r>
      <w:proofErr w:type="spellEnd"/>
      <w:r w:rsidRPr="00503E54">
        <w:t xml:space="preserve"> </w:t>
      </w:r>
      <w:proofErr w:type="spellStart"/>
      <w:r w:rsidRPr="00503E54">
        <w:t>trả</w:t>
      </w:r>
      <w:proofErr w:type="spellEnd"/>
      <w:r w:rsidRPr="00503E54">
        <w:t xml:space="preserve"> </w:t>
      </w:r>
      <w:proofErr w:type="spellStart"/>
      <w:r w:rsidRPr="00503E54">
        <w:t>giá</w:t>
      </w:r>
      <w:proofErr w:type="spellEnd"/>
      <w:r w:rsidRPr="00503E54">
        <w:t xml:space="preserve"> </w:t>
      </w:r>
      <w:proofErr w:type="spellStart"/>
      <w:r w:rsidRPr="00503E54">
        <w:t>trị</w:t>
      </w:r>
      <w:proofErr w:type="spellEnd"/>
      <w:r w:rsidRPr="00503E54">
        <w:t xml:space="preserve"> </w:t>
      </w:r>
      <w:proofErr w:type="spellStart"/>
      <w:r w:rsidRPr="00503E54">
        <w:t>Mã</w:t>
      </w:r>
      <w:proofErr w:type="spellEnd"/>
      <w:r w:rsidRPr="00503E54">
        <w:t xml:space="preserve"> code </w:t>
      </w:r>
      <w:proofErr w:type="spellStart"/>
      <w:r w:rsidRPr="00503E54">
        <w:t>bị</w:t>
      </w:r>
      <w:proofErr w:type="spellEnd"/>
      <w:r w:rsidRPr="00503E54">
        <w:t xml:space="preserve"> </w:t>
      </w:r>
      <w:proofErr w:type="spellStart"/>
      <w:r w:rsidRPr="00503E54">
        <w:t>lỗi</w:t>
      </w:r>
      <w:proofErr w:type="spellEnd"/>
      <w:r w:rsidRPr="00503E54">
        <w:t xml:space="preserve"> </w:t>
      </w:r>
      <w:proofErr w:type="spellStart"/>
      <w:r w:rsidRPr="00503E54">
        <w:t>hoặc</w:t>
      </w:r>
      <w:proofErr w:type="spellEnd"/>
      <w:r w:rsidRPr="00503E54">
        <w:t xml:space="preserve"> </w:t>
      </w:r>
      <w:proofErr w:type="spellStart"/>
      <w:r w:rsidRPr="00503E54">
        <w:t>phương</w:t>
      </w:r>
      <w:proofErr w:type="spellEnd"/>
      <w:r w:rsidRPr="00503E54">
        <w:t xml:space="preserve"> </w:t>
      </w:r>
      <w:proofErr w:type="spellStart"/>
      <w:r w:rsidRPr="00503E54">
        <w:t>án</w:t>
      </w:r>
      <w:proofErr w:type="spellEnd"/>
      <w:r w:rsidRPr="00503E54">
        <w:t xml:space="preserve"> </w:t>
      </w:r>
      <w:proofErr w:type="spellStart"/>
      <w:r w:rsidRPr="00503E54">
        <w:t>khác</w:t>
      </w:r>
      <w:proofErr w:type="spellEnd"/>
      <w:r w:rsidRPr="00503E54">
        <w:t xml:space="preserve"> do Hai </w:t>
      </w:r>
      <w:proofErr w:type="spellStart"/>
      <w:r w:rsidRPr="00503E54">
        <w:t>Bên</w:t>
      </w:r>
      <w:proofErr w:type="spellEnd"/>
      <w:r w:rsidRPr="00503E54">
        <w:t xml:space="preserve"> </w:t>
      </w:r>
      <w:proofErr w:type="spellStart"/>
      <w:r w:rsidRPr="00503E54">
        <w:t>thống</w:t>
      </w:r>
      <w:proofErr w:type="spellEnd"/>
      <w:r w:rsidRPr="00503E54">
        <w:t xml:space="preserve"> </w:t>
      </w:r>
      <w:proofErr w:type="spellStart"/>
      <w:r w:rsidRPr="00503E54">
        <w:t>nhất</w:t>
      </w:r>
      <w:proofErr w:type="spellEnd"/>
      <w:r w:rsidRPr="00503E54">
        <w:t>.</w:t>
      </w:r>
    </w:p>
    <w:p w14:paraId="0E00F08C" w14:textId="77777777" w:rsidR="00503E54" w:rsidRPr="00503E54" w:rsidRDefault="00503E54" w:rsidP="00503E54">
      <w:pPr>
        <w:pStyle w:val="CommentText"/>
      </w:pPr>
      <w:r w:rsidRPr="00503E54">
        <w:t xml:space="preserve">Trường </w:t>
      </w:r>
      <w:proofErr w:type="spellStart"/>
      <w:r w:rsidRPr="00503E54">
        <w:t>hợp</w:t>
      </w:r>
      <w:proofErr w:type="spellEnd"/>
      <w:r w:rsidRPr="00503E54">
        <w:t xml:space="preserve"> </w:t>
      </w:r>
      <w:proofErr w:type="spellStart"/>
      <w:r w:rsidRPr="00503E54">
        <w:t>cần</w:t>
      </w:r>
      <w:proofErr w:type="spellEnd"/>
      <w:r w:rsidRPr="00503E54">
        <w:t xml:space="preserve"> </w:t>
      </w:r>
      <w:proofErr w:type="spellStart"/>
      <w:r w:rsidRPr="00503E54">
        <w:t>hỗ</w:t>
      </w:r>
      <w:proofErr w:type="spellEnd"/>
      <w:r w:rsidRPr="00503E54">
        <w:t xml:space="preserve"> </w:t>
      </w:r>
      <w:proofErr w:type="spellStart"/>
      <w:r w:rsidRPr="00503E54">
        <w:t>trợ</w:t>
      </w:r>
      <w:proofErr w:type="spellEnd"/>
      <w:r w:rsidRPr="00503E54">
        <w:t xml:space="preserve"> </w:t>
      </w:r>
      <w:proofErr w:type="spellStart"/>
      <w:r w:rsidRPr="00503E54">
        <w:t>hoặc</w:t>
      </w:r>
      <w:proofErr w:type="spellEnd"/>
      <w:r w:rsidRPr="00503E54">
        <w:t xml:space="preserve"> </w:t>
      </w:r>
      <w:proofErr w:type="spellStart"/>
      <w:r w:rsidRPr="00503E54">
        <w:t>bồi</w:t>
      </w:r>
      <w:proofErr w:type="spellEnd"/>
      <w:r w:rsidRPr="00503E54">
        <w:t xml:space="preserve"> </w:t>
      </w:r>
      <w:proofErr w:type="spellStart"/>
      <w:r w:rsidRPr="00503E54">
        <w:t>hoàn</w:t>
      </w:r>
      <w:proofErr w:type="spellEnd"/>
      <w:r w:rsidRPr="00503E54">
        <w:t xml:space="preserve"> </w:t>
      </w:r>
      <w:proofErr w:type="spellStart"/>
      <w:r w:rsidRPr="00503E54">
        <w:t>cho</w:t>
      </w:r>
      <w:proofErr w:type="spellEnd"/>
      <w:r w:rsidRPr="00503E54">
        <w:t xml:space="preserve"> </w:t>
      </w:r>
      <w:proofErr w:type="spellStart"/>
      <w:r w:rsidRPr="00503E54">
        <w:t>Khách</w:t>
      </w:r>
      <w:proofErr w:type="spellEnd"/>
      <w:r w:rsidRPr="00503E54">
        <w:t xml:space="preserve"> </w:t>
      </w:r>
      <w:proofErr w:type="spellStart"/>
      <w:r w:rsidRPr="00503E54">
        <w:t>hàng</w:t>
      </w:r>
      <w:proofErr w:type="spellEnd"/>
      <w:r w:rsidRPr="00503E54">
        <w:t xml:space="preserve">, </w:t>
      </w:r>
      <w:proofErr w:type="spellStart"/>
      <w:r w:rsidRPr="00503E54">
        <w:t>Bên</w:t>
      </w:r>
      <w:proofErr w:type="spellEnd"/>
      <w:r w:rsidRPr="00503E54">
        <w:t xml:space="preserve"> B </w:t>
      </w:r>
      <w:proofErr w:type="spellStart"/>
      <w:r w:rsidRPr="00503E54">
        <w:t>là</w:t>
      </w:r>
      <w:proofErr w:type="spellEnd"/>
      <w:r w:rsidRPr="00503E54">
        <w:t xml:space="preserve"> </w:t>
      </w:r>
      <w:proofErr w:type="spellStart"/>
      <w:r w:rsidRPr="00503E54">
        <w:t>đầu</w:t>
      </w:r>
      <w:proofErr w:type="spellEnd"/>
      <w:r w:rsidRPr="00503E54">
        <w:t xml:space="preserve"> </w:t>
      </w:r>
      <w:proofErr w:type="spellStart"/>
      <w:r w:rsidRPr="00503E54">
        <w:t>mối</w:t>
      </w:r>
      <w:proofErr w:type="spellEnd"/>
      <w:r w:rsidRPr="00503E54">
        <w:t xml:space="preserve"> </w:t>
      </w:r>
      <w:proofErr w:type="spellStart"/>
      <w:r w:rsidRPr="00503E54">
        <w:t>làm</w:t>
      </w:r>
      <w:proofErr w:type="spellEnd"/>
      <w:r w:rsidRPr="00503E54">
        <w:t xml:space="preserve"> </w:t>
      </w:r>
      <w:proofErr w:type="spellStart"/>
      <w:r w:rsidRPr="00503E54">
        <w:t>việc</w:t>
      </w:r>
      <w:proofErr w:type="spellEnd"/>
      <w:r w:rsidRPr="00503E54">
        <w:t xml:space="preserve"> </w:t>
      </w:r>
      <w:proofErr w:type="spellStart"/>
      <w:r w:rsidRPr="00503E54">
        <w:t>với</w:t>
      </w:r>
      <w:proofErr w:type="spellEnd"/>
      <w:r w:rsidRPr="00503E54">
        <w:t xml:space="preserve"> </w:t>
      </w:r>
      <w:proofErr w:type="spellStart"/>
      <w:r w:rsidRPr="00503E54">
        <w:t>Khách</w:t>
      </w:r>
      <w:proofErr w:type="spellEnd"/>
      <w:r w:rsidRPr="00503E54">
        <w:t xml:space="preserve"> </w:t>
      </w:r>
      <w:proofErr w:type="spellStart"/>
      <w:r w:rsidRPr="00503E54">
        <w:t>hàng</w:t>
      </w:r>
      <w:proofErr w:type="spellEnd"/>
      <w:r w:rsidRPr="00503E54">
        <w:t xml:space="preserve">. Hai </w:t>
      </w:r>
      <w:proofErr w:type="spellStart"/>
      <w:r w:rsidRPr="00503E54">
        <w:t>Bên</w:t>
      </w:r>
      <w:proofErr w:type="spellEnd"/>
      <w:r w:rsidRPr="00503E54">
        <w:t xml:space="preserve"> </w:t>
      </w:r>
      <w:proofErr w:type="spellStart"/>
      <w:r w:rsidRPr="00503E54">
        <w:t>sẽ</w:t>
      </w:r>
      <w:proofErr w:type="spellEnd"/>
      <w:r w:rsidRPr="00503E54">
        <w:t xml:space="preserve"> </w:t>
      </w:r>
      <w:proofErr w:type="spellStart"/>
      <w:r w:rsidRPr="00503E54">
        <w:t>thống</w:t>
      </w:r>
      <w:proofErr w:type="spellEnd"/>
      <w:r w:rsidRPr="00503E54">
        <w:t xml:space="preserve"> </w:t>
      </w:r>
      <w:proofErr w:type="spellStart"/>
      <w:r w:rsidRPr="00503E54">
        <w:t>nhất</w:t>
      </w:r>
      <w:proofErr w:type="spellEnd"/>
      <w:r w:rsidRPr="00503E54">
        <w:t xml:space="preserve"> </w:t>
      </w:r>
      <w:proofErr w:type="spellStart"/>
      <w:r w:rsidRPr="00503E54">
        <w:t>bằng</w:t>
      </w:r>
      <w:proofErr w:type="spellEnd"/>
      <w:r w:rsidRPr="00503E54">
        <w:t xml:space="preserve"> </w:t>
      </w:r>
      <w:proofErr w:type="spellStart"/>
      <w:r w:rsidRPr="00503E54">
        <w:t>văn</w:t>
      </w:r>
      <w:proofErr w:type="spellEnd"/>
      <w:r w:rsidRPr="00503E54">
        <w:t xml:space="preserve"> </w:t>
      </w:r>
      <w:proofErr w:type="spellStart"/>
      <w:r w:rsidRPr="00503E54">
        <w:t>bản</w:t>
      </w:r>
      <w:proofErr w:type="spellEnd"/>
      <w:r w:rsidRPr="00503E54">
        <w:t xml:space="preserve"> </w:t>
      </w:r>
      <w:proofErr w:type="spellStart"/>
      <w:r w:rsidRPr="00503E54">
        <w:t>về</w:t>
      </w:r>
      <w:proofErr w:type="spellEnd"/>
      <w:r w:rsidRPr="00503E54">
        <w:t xml:space="preserve"> </w:t>
      </w:r>
      <w:proofErr w:type="spellStart"/>
      <w:r w:rsidRPr="00503E54">
        <w:t>nguyên</w:t>
      </w:r>
      <w:proofErr w:type="spellEnd"/>
      <w:r w:rsidRPr="00503E54">
        <w:t xml:space="preserve"> </w:t>
      </w:r>
      <w:proofErr w:type="spellStart"/>
      <w:r w:rsidRPr="00503E54">
        <w:t>nhân</w:t>
      </w:r>
      <w:proofErr w:type="spellEnd"/>
      <w:r w:rsidRPr="00503E54">
        <w:t xml:space="preserve">, </w:t>
      </w:r>
      <w:proofErr w:type="spellStart"/>
      <w:r w:rsidRPr="00503E54">
        <w:t>trách</w:t>
      </w:r>
      <w:proofErr w:type="spellEnd"/>
      <w:r w:rsidRPr="00503E54">
        <w:t xml:space="preserve"> </w:t>
      </w:r>
      <w:proofErr w:type="spellStart"/>
      <w:r w:rsidRPr="00503E54">
        <w:t>nhiệm</w:t>
      </w:r>
      <w:proofErr w:type="spellEnd"/>
      <w:r w:rsidRPr="00503E54">
        <w:t xml:space="preserve">, </w:t>
      </w:r>
      <w:proofErr w:type="spellStart"/>
      <w:r w:rsidRPr="00503E54">
        <w:t>hình</w:t>
      </w:r>
      <w:proofErr w:type="spellEnd"/>
      <w:r w:rsidRPr="00503E54">
        <w:t xml:space="preserve"> </w:t>
      </w:r>
      <w:proofErr w:type="spellStart"/>
      <w:r w:rsidRPr="00503E54">
        <w:t>thức</w:t>
      </w:r>
      <w:proofErr w:type="spellEnd"/>
      <w:r w:rsidRPr="00503E54">
        <w:t xml:space="preserve"> </w:t>
      </w:r>
      <w:proofErr w:type="spellStart"/>
      <w:r w:rsidRPr="00503E54">
        <w:t>và</w:t>
      </w:r>
      <w:proofErr w:type="spellEnd"/>
      <w:r w:rsidRPr="00503E54">
        <w:t xml:space="preserve"> </w:t>
      </w:r>
      <w:proofErr w:type="spellStart"/>
      <w:r w:rsidRPr="00503E54">
        <w:t>giá</w:t>
      </w:r>
      <w:proofErr w:type="spellEnd"/>
      <w:r w:rsidRPr="00503E54">
        <w:t xml:space="preserve"> </w:t>
      </w:r>
      <w:proofErr w:type="spellStart"/>
      <w:r w:rsidRPr="00503E54">
        <w:t>trị</w:t>
      </w:r>
      <w:proofErr w:type="spellEnd"/>
      <w:r w:rsidRPr="00503E54">
        <w:t xml:space="preserve"> </w:t>
      </w:r>
      <w:proofErr w:type="spellStart"/>
      <w:r w:rsidRPr="00503E54">
        <w:t>hỗ</w:t>
      </w:r>
      <w:proofErr w:type="spellEnd"/>
      <w:r w:rsidRPr="00503E54">
        <w:t xml:space="preserve"> </w:t>
      </w:r>
      <w:proofErr w:type="spellStart"/>
      <w:r w:rsidRPr="00503E54">
        <w:t>trợ</w:t>
      </w:r>
      <w:proofErr w:type="spellEnd"/>
      <w:r w:rsidRPr="00503E54">
        <w:t xml:space="preserve"> </w:t>
      </w:r>
      <w:proofErr w:type="spellStart"/>
      <w:r w:rsidRPr="00503E54">
        <w:t>hoặc</w:t>
      </w:r>
      <w:proofErr w:type="spellEnd"/>
      <w:r w:rsidRPr="00503E54">
        <w:t xml:space="preserve"> </w:t>
      </w:r>
      <w:proofErr w:type="spellStart"/>
      <w:r w:rsidRPr="00503E54">
        <w:t>bồi</w:t>
      </w:r>
      <w:proofErr w:type="spellEnd"/>
      <w:r w:rsidRPr="00503E54">
        <w:t xml:space="preserve"> </w:t>
      </w:r>
      <w:proofErr w:type="spellStart"/>
      <w:r w:rsidRPr="00503E54">
        <w:t>hoàn</w:t>
      </w:r>
      <w:proofErr w:type="spellEnd"/>
      <w:r w:rsidRPr="00503E54">
        <w:t xml:space="preserve"> </w:t>
      </w:r>
      <w:proofErr w:type="spellStart"/>
      <w:r w:rsidRPr="00503E54">
        <w:t>trước</w:t>
      </w:r>
      <w:proofErr w:type="spellEnd"/>
      <w:r w:rsidRPr="00503E54">
        <w:t xml:space="preserve"> </w:t>
      </w:r>
      <w:proofErr w:type="spellStart"/>
      <w:r w:rsidRPr="00503E54">
        <w:t>khi</w:t>
      </w:r>
      <w:proofErr w:type="spellEnd"/>
      <w:r w:rsidRPr="00503E54">
        <w:t xml:space="preserve"> </w:t>
      </w:r>
      <w:proofErr w:type="spellStart"/>
      <w:r w:rsidRPr="00503E54">
        <w:t>thực</w:t>
      </w:r>
      <w:proofErr w:type="spellEnd"/>
      <w:r w:rsidRPr="00503E54">
        <w:t xml:space="preserve"> </w:t>
      </w:r>
      <w:proofErr w:type="spellStart"/>
      <w:r w:rsidRPr="00503E54">
        <w:t>hiện</w:t>
      </w:r>
      <w:proofErr w:type="spellEnd"/>
      <w:r w:rsidRPr="00503E54">
        <w:t xml:space="preserve">. </w:t>
      </w:r>
      <w:proofErr w:type="spellStart"/>
      <w:r w:rsidRPr="00503E54">
        <w:t>Phần</w:t>
      </w:r>
      <w:proofErr w:type="spellEnd"/>
      <w:r w:rsidRPr="00503E54">
        <w:t xml:space="preserve"> chi </w:t>
      </w:r>
      <w:proofErr w:type="spellStart"/>
      <w:r w:rsidRPr="00503E54">
        <w:t>phí</w:t>
      </w:r>
      <w:proofErr w:type="spellEnd"/>
      <w:r w:rsidRPr="00503E54">
        <w:t xml:space="preserve"> </w:t>
      </w:r>
      <w:proofErr w:type="spellStart"/>
      <w:r w:rsidRPr="00503E54">
        <w:t>được</w:t>
      </w:r>
      <w:proofErr w:type="spellEnd"/>
      <w:r w:rsidRPr="00503E54">
        <w:t xml:space="preserve"> </w:t>
      </w:r>
      <w:proofErr w:type="spellStart"/>
      <w:r w:rsidRPr="00503E54">
        <w:t>xác</w:t>
      </w:r>
      <w:proofErr w:type="spellEnd"/>
      <w:r w:rsidRPr="00503E54">
        <w:t xml:space="preserve"> </w:t>
      </w:r>
      <w:proofErr w:type="spellStart"/>
      <w:r w:rsidRPr="00503E54">
        <w:t>định</w:t>
      </w:r>
      <w:proofErr w:type="spellEnd"/>
      <w:r w:rsidRPr="00503E54">
        <w:t xml:space="preserve"> </w:t>
      </w:r>
      <w:proofErr w:type="spellStart"/>
      <w:r w:rsidRPr="00503E54">
        <w:t>phát</w:t>
      </w:r>
      <w:proofErr w:type="spellEnd"/>
      <w:r w:rsidRPr="00503E54">
        <w:t xml:space="preserve"> </w:t>
      </w:r>
      <w:proofErr w:type="spellStart"/>
      <w:r w:rsidRPr="00503E54">
        <w:t>sinh</w:t>
      </w:r>
      <w:proofErr w:type="spellEnd"/>
      <w:r w:rsidRPr="00503E54">
        <w:t xml:space="preserve"> </w:t>
      </w:r>
      <w:proofErr w:type="spellStart"/>
      <w:r w:rsidRPr="00503E54">
        <w:t>trực</w:t>
      </w:r>
      <w:proofErr w:type="spellEnd"/>
      <w:r w:rsidRPr="00503E54">
        <w:t xml:space="preserve"> </w:t>
      </w:r>
      <w:proofErr w:type="spellStart"/>
      <w:r w:rsidRPr="00503E54">
        <w:t>tiếp</w:t>
      </w:r>
      <w:proofErr w:type="spellEnd"/>
      <w:r w:rsidRPr="00503E54">
        <w:t xml:space="preserve"> </w:t>
      </w:r>
      <w:proofErr w:type="spellStart"/>
      <w:r w:rsidRPr="00503E54">
        <w:t>từ</w:t>
      </w:r>
      <w:proofErr w:type="spellEnd"/>
      <w:r w:rsidRPr="00503E54">
        <w:t xml:space="preserve"> </w:t>
      </w:r>
      <w:proofErr w:type="spellStart"/>
      <w:r w:rsidRPr="00503E54">
        <w:t>lỗi</w:t>
      </w:r>
      <w:proofErr w:type="spellEnd"/>
      <w:r w:rsidRPr="00503E54">
        <w:t xml:space="preserve"> </w:t>
      </w:r>
      <w:proofErr w:type="spellStart"/>
      <w:r w:rsidRPr="00503E54">
        <w:t>của</w:t>
      </w:r>
      <w:proofErr w:type="spellEnd"/>
      <w:r w:rsidRPr="00503E54">
        <w:t xml:space="preserve"> </w:t>
      </w:r>
      <w:proofErr w:type="spellStart"/>
      <w:r w:rsidRPr="00503E54">
        <w:t>Bên</w:t>
      </w:r>
      <w:proofErr w:type="spellEnd"/>
      <w:r w:rsidRPr="00503E54">
        <w:t xml:space="preserve"> A </w:t>
      </w:r>
      <w:proofErr w:type="spellStart"/>
      <w:r w:rsidRPr="00503E54">
        <w:t>sẽ</w:t>
      </w:r>
      <w:proofErr w:type="spellEnd"/>
      <w:r w:rsidRPr="00503E54">
        <w:t xml:space="preserve"> do </w:t>
      </w:r>
      <w:proofErr w:type="spellStart"/>
      <w:r w:rsidRPr="00503E54">
        <w:t>Bên</w:t>
      </w:r>
      <w:proofErr w:type="spellEnd"/>
      <w:r w:rsidRPr="00503E54">
        <w:t xml:space="preserve"> A </w:t>
      </w:r>
      <w:proofErr w:type="spellStart"/>
      <w:r w:rsidRPr="00503E54">
        <w:t>chịu</w:t>
      </w:r>
      <w:proofErr w:type="spellEnd"/>
      <w:r w:rsidRPr="00503E54">
        <w:t xml:space="preserve"> </w:t>
      </w:r>
      <w:proofErr w:type="spellStart"/>
      <w:r w:rsidRPr="00503E54">
        <w:t>và</w:t>
      </w:r>
      <w:proofErr w:type="spellEnd"/>
      <w:r w:rsidRPr="00503E54">
        <w:t xml:space="preserve"> </w:t>
      </w:r>
      <w:proofErr w:type="spellStart"/>
      <w:r w:rsidRPr="00503E54">
        <w:t>được</w:t>
      </w:r>
      <w:proofErr w:type="spellEnd"/>
      <w:r w:rsidRPr="00503E54">
        <w:t xml:space="preserve"> </w:t>
      </w:r>
      <w:proofErr w:type="spellStart"/>
      <w:r w:rsidRPr="00503E54">
        <w:t>hoàn</w:t>
      </w:r>
      <w:proofErr w:type="spellEnd"/>
      <w:r w:rsidRPr="00503E54">
        <w:t xml:space="preserve"> </w:t>
      </w:r>
      <w:proofErr w:type="spellStart"/>
      <w:r w:rsidRPr="00503E54">
        <w:t>trả</w:t>
      </w:r>
      <w:proofErr w:type="spellEnd"/>
      <w:r w:rsidRPr="00503E54">
        <w:t xml:space="preserve"> </w:t>
      </w:r>
      <w:proofErr w:type="spellStart"/>
      <w:r w:rsidRPr="00503E54">
        <w:t>cho</w:t>
      </w:r>
      <w:proofErr w:type="spellEnd"/>
      <w:r w:rsidRPr="00503E54">
        <w:t xml:space="preserve"> </w:t>
      </w:r>
      <w:proofErr w:type="spellStart"/>
      <w:r w:rsidRPr="00503E54">
        <w:t>Bên</w:t>
      </w:r>
      <w:proofErr w:type="spellEnd"/>
      <w:r w:rsidRPr="00503E54">
        <w:t xml:space="preserve"> B </w:t>
      </w:r>
      <w:proofErr w:type="spellStart"/>
      <w:r w:rsidRPr="00503E54">
        <w:t>hoặc</w:t>
      </w:r>
      <w:proofErr w:type="spellEnd"/>
      <w:r w:rsidRPr="00503E54">
        <w:t xml:space="preserve"> </w:t>
      </w:r>
      <w:proofErr w:type="spellStart"/>
      <w:r w:rsidRPr="00503E54">
        <w:t>cấn</w:t>
      </w:r>
      <w:proofErr w:type="spellEnd"/>
      <w:r w:rsidRPr="00503E54">
        <w:t xml:space="preserve"> </w:t>
      </w:r>
      <w:proofErr w:type="spellStart"/>
      <w:r w:rsidRPr="00503E54">
        <w:t>trừ</w:t>
      </w:r>
      <w:proofErr w:type="spellEnd"/>
      <w:r w:rsidRPr="00503E54">
        <w:t xml:space="preserve"> </w:t>
      </w:r>
      <w:proofErr w:type="spellStart"/>
      <w:r w:rsidRPr="00503E54">
        <w:t>vào</w:t>
      </w:r>
      <w:proofErr w:type="spellEnd"/>
      <w:r w:rsidRPr="00503E54">
        <w:t xml:space="preserve"> </w:t>
      </w:r>
      <w:proofErr w:type="spellStart"/>
      <w:r w:rsidRPr="00503E54">
        <w:t>nghĩa</w:t>
      </w:r>
      <w:proofErr w:type="spellEnd"/>
      <w:r w:rsidRPr="00503E54">
        <w:t xml:space="preserve"> </w:t>
      </w:r>
      <w:proofErr w:type="spellStart"/>
      <w:r w:rsidRPr="00503E54">
        <w:t>vụ</w:t>
      </w:r>
      <w:proofErr w:type="spellEnd"/>
      <w:r w:rsidRPr="00503E54">
        <w:t xml:space="preserve"> </w:t>
      </w:r>
      <w:proofErr w:type="spellStart"/>
      <w:r w:rsidRPr="00503E54">
        <w:t>thanh</w:t>
      </w:r>
      <w:proofErr w:type="spellEnd"/>
      <w:r w:rsidRPr="00503E54">
        <w:t xml:space="preserve"> </w:t>
      </w:r>
      <w:proofErr w:type="spellStart"/>
      <w:r w:rsidRPr="00503E54">
        <w:t>toán</w:t>
      </w:r>
      <w:proofErr w:type="spellEnd"/>
      <w:r w:rsidRPr="00503E54">
        <w:t xml:space="preserve"> </w:t>
      </w:r>
      <w:proofErr w:type="spellStart"/>
      <w:r w:rsidRPr="00503E54">
        <w:t>tiếp</w:t>
      </w:r>
      <w:proofErr w:type="spellEnd"/>
      <w:r w:rsidRPr="00503E54">
        <w:t xml:space="preserve"> </w:t>
      </w:r>
      <w:proofErr w:type="spellStart"/>
      <w:r w:rsidRPr="00503E54">
        <w:t>theo</w:t>
      </w:r>
      <w:proofErr w:type="spellEnd"/>
      <w:r w:rsidRPr="00503E54">
        <w:t xml:space="preserve"> </w:t>
      </w:r>
      <w:proofErr w:type="spellStart"/>
      <w:r w:rsidRPr="00503E54">
        <w:t>trên</w:t>
      </w:r>
      <w:proofErr w:type="spellEnd"/>
      <w:r w:rsidRPr="00503E54">
        <w:t xml:space="preserve"> </w:t>
      </w:r>
      <w:proofErr w:type="spellStart"/>
      <w:r w:rsidRPr="00503E54">
        <w:t>cơ</w:t>
      </w:r>
      <w:proofErr w:type="spellEnd"/>
      <w:r w:rsidRPr="00503E54">
        <w:t xml:space="preserve"> </w:t>
      </w:r>
      <w:proofErr w:type="spellStart"/>
      <w:r w:rsidRPr="00503E54">
        <w:t>sở</w:t>
      </w:r>
      <w:proofErr w:type="spellEnd"/>
      <w:r w:rsidRPr="00503E54">
        <w:t xml:space="preserve"> </w:t>
      </w:r>
      <w:proofErr w:type="spellStart"/>
      <w:r w:rsidRPr="00503E54">
        <w:t>biên</w:t>
      </w:r>
      <w:proofErr w:type="spellEnd"/>
      <w:r w:rsidRPr="00503E54">
        <w:t xml:space="preserve"> </w:t>
      </w:r>
      <w:proofErr w:type="spellStart"/>
      <w:r w:rsidRPr="00503E54">
        <w:t>bản</w:t>
      </w:r>
      <w:proofErr w:type="spellEnd"/>
      <w:r w:rsidRPr="00503E54">
        <w:t xml:space="preserve"> </w:t>
      </w:r>
      <w:proofErr w:type="spellStart"/>
      <w:r w:rsidRPr="00503E54">
        <w:t>hoặc</w:t>
      </w:r>
      <w:proofErr w:type="spellEnd"/>
      <w:r w:rsidRPr="00503E54">
        <w:t xml:space="preserve"> </w:t>
      </w:r>
      <w:proofErr w:type="spellStart"/>
      <w:r w:rsidRPr="00503E54">
        <w:t>xác</w:t>
      </w:r>
      <w:proofErr w:type="spellEnd"/>
      <w:r w:rsidRPr="00503E54">
        <w:t xml:space="preserve"> </w:t>
      </w:r>
      <w:proofErr w:type="spellStart"/>
      <w:r w:rsidRPr="00503E54">
        <w:t>nhận</w:t>
      </w:r>
      <w:proofErr w:type="spellEnd"/>
      <w:r w:rsidRPr="00503E54">
        <w:t xml:space="preserve"> </w:t>
      </w:r>
      <w:proofErr w:type="spellStart"/>
      <w:r w:rsidRPr="00503E54">
        <w:t>bằng</w:t>
      </w:r>
      <w:proofErr w:type="spellEnd"/>
      <w:r w:rsidRPr="00503E54">
        <w:t xml:space="preserve"> </w:t>
      </w:r>
      <w:proofErr w:type="spellStart"/>
      <w:r w:rsidRPr="00503E54">
        <w:t>văn</w:t>
      </w:r>
      <w:proofErr w:type="spellEnd"/>
      <w:r w:rsidRPr="00503E54">
        <w:t xml:space="preserve"> </w:t>
      </w:r>
      <w:proofErr w:type="spellStart"/>
      <w:r w:rsidRPr="00503E54">
        <w:t>bản</w:t>
      </w:r>
      <w:proofErr w:type="spellEnd"/>
      <w:r w:rsidRPr="00503E54">
        <w:t xml:space="preserve"> </w:t>
      </w:r>
      <w:proofErr w:type="spellStart"/>
      <w:r w:rsidRPr="00503E54">
        <w:t>của</w:t>
      </w:r>
      <w:proofErr w:type="spellEnd"/>
      <w:r w:rsidRPr="00503E54">
        <w:t xml:space="preserve"> Hai Bên.</w:t>
      </w:r>
    </w:p>
    <w:p w14:paraId="5518E321" w14:textId="7AF9C5A2" w:rsidR="00503E54" w:rsidRPr="00503E54" w:rsidRDefault="00503E54" w:rsidP="00503E54">
      <w:pPr>
        <w:pStyle w:val="CommentText"/>
      </w:pPr>
      <w:r w:rsidRPr="00503E54">
        <w:t xml:space="preserve">Trường </w:t>
      </w:r>
      <w:proofErr w:type="spellStart"/>
      <w:r w:rsidRPr="00503E54">
        <w:t>hợp</w:t>
      </w:r>
      <w:proofErr w:type="spellEnd"/>
      <w:r w:rsidRPr="00503E54">
        <w:t xml:space="preserve"> </w:t>
      </w:r>
      <w:proofErr w:type="spellStart"/>
      <w:r w:rsidRPr="00503E54">
        <w:t>Bên</w:t>
      </w:r>
      <w:proofErr w:type="spellEnd"/>
      <w:r w:rsidRPr="00503E54">
        <w:t xml:space="preserve"> A </w:t>
      </w:r>
      <w:proofErr w:type="spellStart"/>
      <w:r w:rsidRPr="00503E54">
        <w:t>không</w:t>
      </w:r>
      <w:proofErr w:type="spellEnd"/>
      <w:r w:rsidRPr="00503E54">
        <w:t xml:space="preserve"> </w:t>
      </w:r>
      <w:proofErr w:type="spellStart"/>
      <w:r w:rsidRPr="00503E54">
        <w:t>thể</w:t>
      </w:r>
      <w:proofErr w:type="spellEnd"/>
      <w:r w:rsidRPr="00503E54">
        <w:t xml:space="preserve"> </w:t>
      </w:r>
      <w:proofErr w:type="spellStart"/>
      <w:r w:rsidRPr="00503E54">
        <w:t>hoàn</w:t>
      </w:r>
      <w:proofErr w:type="spellEnd"/>
      <w:r w:rsidRPr="00503E54">
        <w:t xml:space="preserve"> </w:t>
      </w:r>
      <w:proofErr w:type="spellStart"/>
      <w:r w:rsidRPr="00503E54">
        <w:t>tất</w:t>
      </w:r>
      <w:proofErr w:type="spellEnd"/>
      <w:r w:rsidRPr="00503E54">
        <w:t xml:space="preserve"> </w:t>
      </w:r>
      <w:proofErr w:type="spellStart"/>
      <w:r w:rsidRPr="00503E54">
        <w:t>việc</w:t>
      </w:r>
      <w:proofErr w:type="spellEnd"/>
      <w:r w:rsidRPr="00503E54">
        <w:t xml:space="preserve"> </w:t>
      </w:r>
      <w:proofErr w:type="spellStart"/>
      <w:r w:rsidRPr="00503E54">
        <w:t>xác</w:t>
      </w:r>
      <w:proofErr w:type="spellEnd"/>
      <w:r w:rsidRPr="00503E54">
        <w:t xml:space="preserve"> </w:t>
      </w:r>
      <w:proofErr w:type="spellStart"/>
      <w:r w:rsidRPr="00503E54">
        <w:t>minh</w:t>
      </w:r>
      <w:proofErr w:type="spellEnd"/>
      <w:r w:rsidRPr="00503E54">
        <w:t xml:space="preserve"> </w:t>
      </w:r>
      <w:proofErr w:type="spellStart"/>
      <w:r w:rsidRPr="00503E54">
        <w:t>trong</w:t>
      </w:r>
      <w:proofErr w:type="spellEnd"/>
      <w:r w:rsidRPr="00503E54">
        <w:t xml:space="preserve"> </w:t>
      </w:r>
      <w:proofErr w:type="spellStart"/>
      <w:r w:rsidRPr="00503E54">
        <w:t>thời</w:t>
      </w:r>
      <w:proofErr w:type="spellEnd"/>
      <w:r w:rsidRPr="00503E54">
        <w:t xml:space="preserve"> </w:t>
      </w:r>
      <w:proofErr w:type="spellStart"/>
      <w:r w:rsidRPr="00503E54">
        <w:t>hạn</w:t>
      </w:r>
      <w:proofErr w:type="spellEnd"/>
      <w:r w:rsidRPr="00503E54">
        <w:t xml:space="preserve"> </w:t>
      </w:r>
      <w:proofErr w:type="spellStart"/>
      <w:r w:rsidRPr="00503E54">
        <w:t>nêu</w:t>
      </w:r>
      <w:proofErr w:type="spellEnd"/>
      <w:r w:rsidRPr="00503E54">
        <w:t xml:space="preserve"> </w:t>
      </w:r>
      <w:proofErr w:type="spellStart"/>
      <w:r w:rsidRPr="00503E54">
        <w:t>trên</w:t>
      </w:r>
      <w:proofErr w:type="spellEnd"/>
      <w:r w:rsidRPr="00503E54">
        <w:t xml:space="preserve">, </w:t>
      </w:r>
      <w:proofErr w:type="spellStart"/>
      <w:r w:rsidRPr="00503E54">
        <w:t>Bên</w:t>
      </w:r>
      <w:proofErr w:type="spellEnd"/>
      <w:r w:rsidRPr="00503E54">
        <w:t xml:space="preserve"> A </w:t>
      </w:r>
      <w:proofErr w:type="spellStart"/>
      <w:r w:rsidRPr="00503E54">
        <w:t>phải</w:t>
      </w:r>
      <w:proofErr w:type="spellEnd"/>
      <w:r w:rsidRPr="00503E54">
        <w:t xml:space="preserve"> </w:t>
      </w:r>
      <w:proofErr w:type="spellStart"/>
      <w:r w:rsidRPr="00503E54">
        <w:t>thông</w:t>
      </w:r>
      <w:proofErr w:type="spellEnd"/>
      <w:r w:rsidRPr="00503E54">
        <w:t xml:space="preserve"> </w:t>
      </w:r>
      <w:proofErr w:type="spellStart"/>
      <w:r w:rsidRPr="00503E54">
        <w:t>báo</w:t>
      </w:r>
      <w:proofErr w:type="spellEnd"/>
      <w:r w:rsidRPr="00503E54">
        <w:t xml:space="preserve"> </w:t>
      </w:r>
      <w:proofErr w:type="spellStart"/>
      <w:r w:rsidRPr="00503E54">
        <w:t>cho</w:t>
      </w:r>
      <w:proofErr w:type="spellEnd"/>
      <w:r w:rsidRPr="00503E54">
        <w:t xml:space="preserve"> </w:t>
      </w:r>
      <w:proofErr w:type="spellStart"/>
      <w:r w:rsidRPr="00503E54">
        <w:t>Bên</w:t>
      </w:r>
      <w:proofErr w:type="spellEnd"/>
      <w:r w:rsidRPr="00503E54">
        <w:t xml:space="preserve"> B </w:t>
      </w:r>
      <w:proofErr w:type="spellStart"/>
      <w:r w:rsidRPr="00503E54">
        <w:t>về</w:t>
      </w:r>
      <w:proofErr w:type="spellEnd"/>
      <w:r w:rsidRPr="00503E54">
        <w:t xml:space="preserve"> </w:t>
      </w:r>
      <w:proofErr w:type="spellStart"/>
      <w:r w:rsidRPr="00503E54">
        <w:t>lý</w:t>
      </w:r>
      <w:proofErr w:type="spellEnd"/>
      <w:r w:rsidRPr="00503E54">
        <w:t xml:space="preserve"> do </w:t>
      </w:r>
      <w:proofErr w:type="spellStart"/>
      <w:r w:rsidRPr="00503E54">
        <w:t>và</w:t>
      </w:r>
      <w:proofErr w:type="spellEnd"/>
      <w:r w:rsidRPr="00503E54">
        <w:t xml:space="preserve"> </w:t>
      </w:r>
      <w:proofErr w:type="spellStart"/>
      <w:r w:rsidRPr="00503E54">
        <w:t>tiến</w:t>
      </w:r>
      <w:proofErr w:type="spellEnd"/>
      <w:r w:rsidRPr="00503E54">
        <w:t xml:space="preserve"> </w:t>
      </w:r>
      <w:proofErr w:type="spellStart"/>
      <w:r w:rsidRPr="00503E54">
        <w:t>độ</w:t>
      </w:r>
      <w:proofErr w:type="spellEnd"/>
      <w:r w:rsidRPr="00503E54">
        <w:t xml:space="preserve"> </w:t>
      </w:r>
      <w:proofErr w:type="spellStart"/>
      <w:r w:rsidRPr="00503E54">
        <w:t>xử</w:t>
      </w:r>
      <w:proofErr w:type="spellEnd"/>
      <w:r w:rsidRPr="00503E54">
        <w:t xml:space="preserve"> </w:t>
      </w:r>
      <w:proofErr w:type="spellStart"/>
      <w:r w:rsidRPr="00503E54">
        <w:t>lý</w:t>
      </w:r>
      <w:proofErr w:type="spellEnd"/>
      <w:r w:rsidRPr="00503E54">
        <w:t xml:space="preserve">; Hai </w:t>
      </w:r>
      <w:proofErr w:type="spellStart"/>
      <w:r w:rsidRPr="00503E54">
        <w:t>Bên</w:t>
      </w:r>
      <w:proofErr w:type="spellEnd"/>
      <w:r w:rsidRPr="00503E54">
        <w:t xml:space="preserve"> </w:t>
      </w:r>
      <w:proofErr w:type="spellStart"/>
      <w:r w:rsidRPr="00503E54">
        <w:t>phối</w:t>
      </w:r>
      <w:proofErr w:type="spellEnd"/>
      <w:r w:rsidRPr="00503E54">
        <w:t xml:space="preserve"> </w:t>
      </w:r>
      <w:proofErr w:type="spellStart"/>
      <w:r w:rsidRPr="00503E54">
        <w:t>hợp</w:t>
      </w:r>
      <w:proofErr w:type="spellEnd"/>
      <w:r w:rsidRPr="00503E54">
        <w:t xml:space="preserve"> </w:t>
      </w:r>
      <w:proofErr w:type="spellStart"/>
      <w:r w:rsidRPr="00503E54">
        <w:t>áp</w:t>
      </w:r>
      <w:proofErr w:type="spellEnd"/>
      <w:r w:rsidRPr="00503E54">
        <w:t xml:space="preserve"> </w:t>
      </w:r>
      <w:proofErr w:type="spellStart"/>
      <w:r w:rsidRPr="00503E54">
        <w:t>dụng</w:t>
      </w:r>
      <w:proofErr w:type="spellEnd"/>
      <w:r w:rsidRPr="00503E54">
        <w:t xml:space="preserve"> </w:t>
      </w:r>
      <w:proofErr w:type="spellStart"/>
      <w:r w:rsidRPr="00503E54">
        <w:t>biện</w:t>
      </w:r>
      <w:proofErr w:type="spellEnd"/>
      <w:r w:rsidRPr="00503E54">
        <w:t xml:space="preserve"> </w:t>
      </w:r>
      <w:proofErr w:type="spellStart"/>
      <w:r w:rsidRPr="00503E54">
        <w:t>pháp</w:t>
      </w:r>
      <w:proofErr w:type="spellEnd"/>
      <w:r w:rsidRPr="00503E54">
        <w:t xml:space="preserve"> </w:t>
      </w:r>
      <w:proofErr w:type="spellStart"/>
      <w:r w:rsidRPr="00503E54">
        <w:t>tạm</w:t>
      </w:r>
      <w:proofErr w:type="spellEnd"/>
      <w:r w:rsidRPr="00503E54">
        <w:t xml:space="preserve"> </w:t>
      </w:r>
      <w:proofErr w:type="spellStart"/>
      <w:r w:rsidRPr="00503E54">
        <w:t>thời</w:t>
      </w:r>
      <w:proofErr w:type="spellEnd"/>
      <w:r w:rsidRPr="00503E54">
        <w:t xml:space="preserve"> </w:t>
      </w:r>
      <w:proofErr w:type="spellStart"/>
      <w:r w:rsidRPr="00503E54">
        <w:t>phù</w:t>
      </w:r>
      <w:proofErr w:type="spellEnd"/>
      <w:r w:rsidRPr="00503E54">
        <w:t xml:space="preserve"> </w:t>
      </w:r>
      <w:proofErr w:type="spellStart"/>
      <w:r w:rsidRPr="00503E54">
        <w:t>hợp</w:t>
      </w:r>
      <w:proofErr w:type="spellEnd"/>
      <w:r w:rsidRPr="00503E54">
        <w:t xml:space="preserve"> </w:t>
      </w:r>
      <w:proofErr w:type="spellStart"/>
      <w:r w:rsidRPr="00503E54">
        <w:t>nhằm</w:t>
      </w:r>
      <w:proofErr w:type="spellEnd"/>
      <w:r w:rsidRPr="00503E54">
        <w:t xml:space="preserve"> </w:t>
      </w:r>
      <w:proofErr w:type="spellStart"/>
      <w:r w:rsidRPr="00503E54">
        <w:t>hạn</w:t>
      </w:r>
      <w:proofErr w:type="spellEnd"/>
      <w:r w:rsidRPr="00503E54">
        <w:t xml:space="preserve"> </w:t>
      </w:r>
      <w:proofErr w:type="spellStart"/>
      <w:r w:rsidRPr="00503E54">
        <w:t>chế</w:t>
      </w:r>
      <w:proofErr w:type="spellEnd"/>
      <w:r w:rsidRPr="00503E54">
        <w:t xml:space="preserve"> </w:t>
      </w:r>
      <w:proofErr w:type="spellStart"/>
      <w:r w:rsidRPr="00503E54">
        <w:t>ảnh</w:t>
      </w:r>
      <w:proofErr w:type="spellEnd"/>
      <w:r w:rsidRPr="00503E54">
        <w:t xml:space="preserve"> </w:t>
      </w:r>
      <w:proofErr w:type="spellStart"/>
      <w:r w:rsidRPr="00503E54">
        <w:t>hưởng</w:t>
      </w:r>
      <w:proofErr w:type="spellEnd"/>
      <w:r w:rsidRPr="00503E54">
        <w:t xml:space="preserve"> </w:t>
      </w:r>
      <w:proofErr w:type="spellStart"/>
      <w:r w:rsidRPr="00503E54">
        <w:t>đến</w:t>
      </w:r>
      <w:proofErr w:type="spellEnd"/>
      <w:r w:rsidRPr="00503E54">
        <w:t xml:space="preserve"> </w:t>
      </w:r>
      <w:proofErr w:type="spellStart"/>
      <w:r w:rsidRPr="00503E54">
        <w:t>Khách</w:t>
      </w:r>
      <w:proofErr w:type="spellEnd"/>
      <w:r w:rsidRPr="00503E54">
        <w:t xml:space="preserve"> </w:t>
      </w:r>
      <w:proofErr w:type="spellStart"/>
      <w:r w:rsidRPr="00503E54">
        <w:t>hàng</w:t>
      </w:r>
      <w:proofErr w:type="spellEnd"/>
      <w:r w:rsidRPr="00503E54">
        <w:t>.</w:t>
      </w:r>
      <w:r>
        <w:t>”</w:t>
      </w:r>
    </w:p>
    <w:p w14:paraId="73965C24" w14:textId="77777777" w:rsidR="00503E54" w:rsidRDefault="00503E54">
      <w:pPr>
        <w:pStyle w:val="CommentText"/>
      </w:pPr>
    </w:p>
    <w:p w14:paraId="5C6578F1" w14:textId="49105C14" w:rsidR="00503E54" w:rsidRDefault="00503E54">
      <w:pPr>
        <w:pStyle w:val="CommentText"/>
      </w:pPr>
    </w:p>
  </w:comment>
  <w:comment w:id="99" w:author="maiht" w:date="2026-07-14T13:48:00Z" w:initials="m">
    <w:p w14:paraId="3B340814" w14:textId="77777777" w:rsidR="00610391" w:rsidRDefault="00610391">
      <w:pPr>
        <w:pStyle w:val="CommentText"/>
      </w:pPr>
      <w:r>
        <w:rPr>
          <w:rStyle w:val="CommentReference"/>
        </w:rPr>
        <w:annotationRef/>
      </w:r>
      <w:r>
        <w:t xml:space="preserve">Trường </w:t>
      </w:r>
      <w:proofErr w:type="spellStart"/>
      <w:r>
        <w:t>hợp</w:t>
      </w:r>
      <w:proofErr w:type="spellEnd"/>
      <w:r>
        <w:t xml:space="preserve"> </w:t>
      </w:r>
      <w:proofErr w:type="spellStart"/>
      <w:r>
        <w:t>này</w:t>
      </w:r>
      <w:proofErr w:type="spellEnd"/>
      <w:r>
        <w:t xml:space="preserve"> </w:t>
      </w:r>
      <w:proofErr w:type="spellStart"/>
      <w:r w:rsidR="00503E54">
        <w:t>bản</w:t>
      </w:r>
      <w:proofErr w:type="spellEnd"/>
      <w:r w:rsidR="00503E54">
        <w:t xml:space="preserve"> </w:t>
      </w:r>
      <w:proofErr w:type="spellStart"/>
      <w:r w:rsidR="00503E54">
        <w:t>chất</w:t>
      </w:r>
      <w:proofErr w:type="spellEnd"/>
      <w:r w:rsidR="00503E54">
        <w:t xml:space="preserve"> </w:t>
      </w:r>
      <w:proofErr w:type="spellStart"/>
      <w:r w:rsidR="00503E54">
        <w:t>đại</w:t>
      </w:r>
      <w:proofErr w:type="spellEnd"/>
      <w:r w:rsidR="00503E54">
        <w:t xml:space="preserve"> </w:t>
      </w:r>
      <w:proofErr w:type="spellStart"/>
      <w:r w:rsidR="00503E54">
        <w:t>lý</w:t>
      </w:r>
      <w:proofErr w:type="spellEnd"/>
      <w:r w:rsidR="00503E54">
        <w:t xml:space="preserve"> </w:t>
      </w:r>
      <w:proofErr w:type="spellStart"/>
      <w:r w:rsidR="00503E54">
        <w:t>phải</w:t>
      </w:r>
      <w:proofErr w:type="spellEnd"/>
      <w:r w:rsidR="00503E54">
        <w:t xml:space="preserve"> </w:t>
      </w:r>
      <w:proofErr w:type="spellStart"/>
      <w:r w:rsidR="00503E54">
        <w:t>là</w:t>
      </w:r>
      <w:proofErr w:type="spellEnd"/>
      <w:r w:rsidR="00503E54">
        <w:t xml:space="preserve"> </w:t>
      </w:r>
      <w:proofErr w:type="spellStart"/>
      <w:r w:rsidR="00503E54">
        <w:t>bên</w:t>
      </w:r>
      <w:proofErr w:type="spellEnd"/>
      <w:r w:rsidR="00503E54">
        <w:t xml:space="preserve"> </w:t>
      </w:r>
      <w:proofErr w:type="spellStart"/>
      <w:r w:rsidR="00503E54">
        <w:t>hỗ</w:t>
      </w:r>
      <w:proofErr w:type="spellEnd"/>
      <w:r w:rsidR="00503E54">
        <w:t xml:space="preserve"> </w:t>
      </w:r>
      <w:proofErr w:type="spellStart"/>
      <w:r w:rsidR="00503E54">
        <w:t>trợ</w:t>
      </w:r>
      <w:proofErr w:type="spellEnd"/>
      <w:r w:rsidR="00503E54">
        <w:t xml:space="preserve"> </w:t>
      </w:r>
      <w:proofErr w:type="spellStart"/>
      <w:r w:rsidR="00503E54">
        <w:t>chứ</w:t>
      </w:r>
      <w:proofErr w:type="spellEnd"/>
      <w:r w:rsidR="00503E54">
        <w:t xml:space="preserve"> </w:t>
      </w:r>
      <w:proofErr w:type="spellStart"/>
      <w:r w:rsidR="00503E54">
        <w:t>không</w:t>
      </w:r>
      <w:proofErr w:type="spellEnd"/>
      <w:r w:rsidR="00503E54">
        <w:t xml:space="preserve"> </w:t>
      </w:r>
      <w:proofErr w:type="spellStart"/>
      <w:r w:rsidR="00503E54">
        <w:t>thể</w:t>
      </w:r>
      <w:proofErr w:type="spellEnd"/>
      <w:r w:rsidR="00503E54">
        <w:t xml:space="preserve"> </w:t>
      </w:r>
      <w:proofErr w:type="spellStart"/>
      <w:r w:rsidR="00503E54">
        <w:t>chuyển</w:t>
      </w:r>
      <w:proofErr w:type="spellEnd"/>
      <w:r w:rsidR="00503E54">
        <w:t xml:space="preserve"> </w:t>
      </w:r>
      <w:proofErr w:type="spellStart"/>
      <w:r w:rsidR="00503E54">
        <w:t>tiếp</w:t>
      </w:r>
      <w:proofErr w:type="spellEnd"/>
      <w:r w:rsidR="00503E54">
        <w:t xml:space="preserve"> </w:t>
      </w:r>
      <w:proofErr w:type="spellStart"/>
      <w:r w:rsidR="00503E54">
        <w:t>khách</w:t>
      </w:r>
      <w:proofErr w:type="spellEnd"/>
      <w:r w:rsidR="00503E54">
        <w:t xml:space="preserve"> </w:t>
      </w:r>
      <w:proofErr w:type="spellStart"/>
      <w:r w:rsidR="00503E54">
        <w:t>hàng</w:t>
      </w:r>
      <w:proofErr w:type="spellEnd"/>
      <w:r w:rsidR="00503E54">
        <w:t xml:space="preserve"> sang </w:t>
      </w:r>
      <w:proofErr w:type="spellStart"/>
      <w:r w:rsidR="00503E54">
        <w:t>nhà</w:t>
      </w:r>
      <w:proofErr w:type="spellEnd"/>
      <w:r w:rsidR="00503E54">
        <w:t xml:space="preserve"> </w:t>
      </w:r>
      <w:proofErr w:type="spellStart"/>
      <w:r w:rsidR="00503E54">
        <w:t>cung</w:t>
      </w:r>
      <w:proofErr w:type="spellEnd"/>
      <w:r w:rsidR="00503E54">
        <w:t xml:space="preserve"> </w:t>
      </w:r>
      <w:proofErr w:type="spellStart"/>
      <w:r w:rsidR="00503E54">
        <w:t>cấp</w:t>
      </w:r>
      <w:proofErr w:type="spellEnd"/>
      <w:r w:rsidR="00503E54">
        <w:t xml:space="preserve"> </w:t>
      </w:r>
      <w:proofErr w:type="spellStart"/>
      <w:r w:rsidR="00503E54">
        <w:t>để</w:t>
      </w:r>
      <w:proofErr w:type="spellEnd"/>
      <w:r w:rsidR="00503E54">
        <w:t xml:space="preserve"> </w:t>
      </w:r>
      <w:proofErr w:type="spellStart"/>
      <w:r w:rsidR="00503E54">
        <w:t>tự</w:t>
      </w:r>
      <w:proofErr w:type="spellEnd"/>
      <w:r w:rsidR="00503E54">
        <w:t xml:space="preserve"> </w:t>
      </w:r>
      <w:proofErr w:type="spellStart"/>
      <w:r w:rsidR="00503E54">
        <w:t>đi</w:t>
      </w:r>
      <w:proofErr w:type="spellEnd"/>
      <w:r w:rsidR="00503E54">
        <w:t xml:space="preserve"> </w:t>
      </w:r>
      <w:proofErr w:type="spellStart"/>
      <w:r w:rsidR="00503E54">
        <w:t>mà</w:t>
      </w:r>
      <w:proofErr w:type="spellEnd"/>
      <w:r w:rsidR="00503E54">
        <w:t xml:space="preserve"> </w:t>
      </w:r>
      <w:proofErr w:type="spellStart"/>
      <w:r w:rsidR="00503E54">
        <w:t>làm</w:t>
      </w:r>
      <w:proofErr w:type="spellEnd"/>
      <w:r w:rsidR="00503E54">
        <w:t xml:space="preserve"> </w:t>
      </w:r>
      <w:proofErr w:type="spellStart"/>
      <w:r w:rsidR="00503E54">
        <w:t>việc</w:t>
      </w:r>
      <w:proofErr w:type="spellEnd"/>
      <w:r w:rsidR="00503E54">
        <w:t xml:space="preserve"> </w:t>
      </w:r>
      <w:proofErr w:type="spellStart"/>
      <w:r w:rsidR="00503E54">
        <w:t>được</w:t>
      </w:r>
      <w:proofErr w:type="spellEnd"/>
      <w:r w:rsidR="00503E54">
        <w:t>.</w:t>
      </w:r>
    </w:p>
    <w:p w14:paraId="7C910133" w14:textId="77777777" w:rsidR="00503E54" w:rsidRDefault="00503E54">
      <w:pPr>
        <w:pStyle w:val="CommentText"/>
      </w:pPr>
      <w:r w:rsidRPr="00503E54">
        <w:t xml:space="preserve">Trong </w:t>
      </w:r>
      <w:proofErr w:type="spellStart"/>
      <w:r w:rsidRPr="00503E54">
        <w:t>khi</w:t>
      </w:r>
      <w:proofErr w:type="spellEnd"/>
      <w:r w:rsidRPr="00503E54">
        <w:t xml:space="preserve"> </w:t>
      </w:r>
      <w:proofErr w:type="spellStart"/>
      <w:r w:rsidRPr="00503E54">
        <w:t>đó</w:t>
      </w:r>
      <w:proofErr w:type="spellEnd"/>
      <w:r w:rsidRPr="00503E54">
        <w:t xml:space="preserve"> </w:t>
      </w:r>
      <w:proofErr w:type="spellStart"/>
      <w:r w:rsidRPr="00503E54">
        <w:t>Hợp</w:t>
      </w:r>
      <w:proofErr w:type="spellEnd"/>
      <w:r w:rsidRPr="00503E54">
        <w:t xml:space="preserve"> </w:t>
      </w:r>
      <w:proofErr w:type="spellStart"/>
      <w:r w:rsidRPr="00503E54">
        <w:t>đồng</w:t>
      </w:r>
      <w:proofErr w:type="spellEnd"/>
      <w:r w:rsidRPr="00503E54">
        <w:t xml:space="preserve"> </w:t>
      </w:r>
      <w:proofErr w:type="spellStart"/>
      <w:r w:rsidRPr="00503E54">
        <w:t>giữa</w:t>
      </w:r>
      <w:proofErr w:type="spellEnd"/>
      <w:r w:rsidRPr="00503E54">
        <w:t xml:space="preserve"> GAP</w:t>
      </w:r>
      <w:r>
        <w:t xml:space="preserve">IT </w:t>
      </w:r>
      <w:proofErr w:type="spellStart"/>
      <w:r>
        <w:t>và</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rất</w:t>
      </w:r>
      <w:proofErr w:type="spellEnd"/>
      <w:r>
        <w:t xml:space="preserve"> </w:t>
      </w:r>
      <w:proofErr w:type="spellStart"/>
      <w:r>
        <w:t>rõ</w:t>
      </w:r>
      <w:proofErr w:type="spellEnd"/>
      <w:r>
        <w:t xml:space="preserve"> </w:t>
      </w:r>
      <w:proofErr w:type="spellStart"/>
      <w:r>
        <w:t>về</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xử</w:t>
      </w:r>
      <w:proofErr w:type="spellEnd"/>
      <w:r>
        <w:t xml:space="preserve"> </w:t>
      </w:r>
      <w:proofErr w:type="spellStart"/>
      <w:r>
        <w:t>lý</w:t>
      </w:r>
      <w:proofErr w:type="spellEnd"/>
      <w:r>
        <w:t xml:space="preserve"> </w:t>
      </w:r>
      <w:proofErr w:type="spellStart"/>
      <w:r>
        <w:t>là</w:t>
      </w:r>
      <w:proofErr w:type="spellEnd"/>
      <w:r>
        <w:t xml:space="preserve"> GAPIT </w:t>
      </w:r>
      <w:proofErr w:type="spellStart"/>
      <w:r>
        <w:t>sẽ</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xử</w:t>
      </w:r>
      <w:proofErr w:type="spellEnd"/>
      <w:r>
        <w:t xml:space="preserve"> </w:t>
      </w:r>
      <w:proofErr w:type="spellStart"/>
      <w:r>
        <w:t>lý</w:t>
      </w:r>
      <w:proofErr w:type="spellEnd"/>
      <w:r>
        <w:t xml:space="preserve"> </w:t>
      </w:r>
      <w:proofErr w:type="spellStart"/>
      <w:r>
        <w:t>hoặc</w:t>
      </w:r>
      <w:proofErr w:type="spellEnd"/>
      <w:r>
        <w:t xml:space="preserve"> </w:t>
      </w:r>
      <w:proofErr w:type="spellStart"/>
      <w:r>
        <w:t>thâm</w:t>
      </w:r>
      <w:proofErr w:type="spellEnd"/>
      <w:r>
        <w:t xml:space="preserve"> </w:t>
      </w:r>
      <w:proofErr w:type="spellStart"/>
      <w:r>
        <w:t>chí</w:t>
      </w:r>
      <w:proofErr w:type="spellEnd"/>
      <w:r>
        <w:t xml:space="preserve"> </w:t>
      </w:r>
      <w:proofErr w:type="spellStart"/>
      <w:r>
        <w:t>cho</w:t>
      </w:r>
      <w:proofErr w:type="spellEnd"/>
      <w:r>
        <w:t xml:space="preserve"> </w:t>
      </w:r>
      <w:proofErr w:type="spellStart"/>
      <w:r>
        <w:t>hoàn</w:t>
      </w:r>
      <w:proofErr w:type="spellEnd"/>
      <w:r>
        <w:t xml:space="preserve"> </w:t>
      </w:r>
      <w:proofErr w:type="spellStart"/>
      <w:r>
        <w:t>trả</w:t>
      </w:r>
      <w:proofErr w:type="spellEnd"/>
      <w:r>
        <w:t>.</w:t>
      </w:r>
    </w:p>
    <w:p w14:paraId="44AE7BED" w14:textId="26D46CF2" w:rsidR="00503E54" w:rsidRPr="00503E54" w:rsidRDefault="00503E54">
      <w:pPr>
        <w:pStyle w:val="CommentText"/>
      </w:pPr>
      <w:r>
        <w:t xml:space="preserve">=&gt; </w:t>
      </w:r>
      <w:proofErr w:type="spellStart"/>
      <w:r>
        <w:t>Đề</w:t>
      </w:r>
      <w:proofErr w:type="spellEnd"/>
      <w:r>
        <w:t xml:space="preserve"> </w:t>
      </w:r>
      <w:proofErr w:type="spellStart"/>
      <w:r>
        <w:t>nghị</w:t>
      </w:r>
      <w:proofErr w:type="spellEnd"/>
      <w:r>
        <w:t xml:space="preserve"> </w:t>
      </w:r>
      <w:r w:rsidR="00AD5E27">
        <w:t>PM</w:t>
      </w:r>
      <w:r>
        <w:t xml:space="preserve"> </w:t>
      </w:r>
      <w:proofErr w:type="spellStart"/>
      <w:r>
        <w:t>đối</w:t>
      </w:r>
      <w:proofErr w:type="spellEnd"/>
      <w:r>
        <w:t xml:space="preserve"> </w:t>
      </w:r>
      <w:proofErr w:type="spellStart"/>
      <w:r>
        <w:t>chiếu</w:t>
      </w:r>
      <w:proofErr w:type="spellEnd"/>
      <w:r>
        <w:t xml:space="preserve"> </w:t>
      </w:r>
      <w:proofErr w:type="spellStart"/>
      <w:r>
        <w:t>giữa</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với</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và</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với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theo</w:t>
      </w:r>
      <w:proofErr w:type="spellEnd"/>
      <w:r>
        <w:t xml:space="preserve"> HĐ </w:t>
      </w:r>
      <w:proofErr w:type="spellStart"/>
      <w:r>
        <w:t>mẫu</w:t>
      </w:r>
      <w:proofErr w:type="spellEnd"/>
      <w:r>
        <w:t xml:space="preserve"> </w:t>
      </w:r>
      <w:proofErr w:type="spellStart"/>
      <w:r>
        <w:t>để</w:t>
      </w:r>
      <w:proofErr w:type="spellEnd"/>
      <w:r>
        <w:t xml:space="preserve"> </w:t>
      </w:r>
      <w:proofErr w:type="spellStart"/>
      <w:r>
        <w:t>soạn</w:t>
      </w:r>
      <w:proofErr w:type="spellEnd"/>
      <w:r>
        <w:t xml:space="preserve"> </w:t>
      </w:r>
      <w:proofErr w:type="spellStart"/>
      <w:r>
        <w:t>cho</w:t>
      </w:r>
      <w:proofErr w:type="spellEnd"/>
      <w:r>
        <w:t xml:space="preserve"> </w:t>
      </w:r>
      <w:proofErr w:type="spellStart"/>
      <w:r>
        <w:t>khớp</w:t>
      </w:r>
      <w:proofErr w:type="spellEnd"/>
      <w:r>
        <w:t xml:space="preserve">. </w:t>
      </w:r>
      <w:proofErr w:type="spellStart"/>
      <w:r>
        <w:t>Hiện</w:t>
      </w:r>
      <w:proofErr w:type="spellEnd"/>
      <w:r>
        <w:t xml:space="preserve"> </w:t>
      </w:r>
      <w:proofErr w:type="spellStart"/>
      <w:r>
        <w:t>thấy</w:t>
      </w:r>
      <w:proofErr w:type="spellEnd"/>
      <w:r>
        <w:t xml:space="preserve"> </w:t>
      </w:r>
      <w:proofErr w:type="spellStart"/>
      <w:r>
        <w:t>đang</w:t>
      </w:r>
      <w:proofErr w:type="spellEnd"/>
      <w:r>
        <w:t xml:space="preserve"> </w:t>
      </w:r>
      <w:proofErr w:type="spellStart"/>
      <w:r>
        <w:t>vênh</w:t>
      </w:r>
      <w:proofErr w:type="spellEnd"/>
      <w:r>
        <w:t xml:space="preserve"> </w:t>
      </w:r>
      <w:proofErr w:type="spellStart"/>
      <w:r>
        <w:t>khá</w:t>
      </w:r>
      <w:proofErr w:type="spellEnd"/>
      <w:r>
        <w:t xml:space="preserve"> </w:t>
      </w:r>
      <w:proofErr w:type="spellStart"/>
      <w:r>
        <w:t>nhiều</w:t>
      </w:r>
      <w:proofErr w:type="spellEnd"/>
    </w:p>
  </w:comment>
  <w:comment w:id="277" w:author="maiht" w:date="2026-07-14T15:11:00Z" w:initials="m">
    <w:p w14:paraId="67A7D61D" w14:textId="70F50F91" w:rsidR="00AD5E27" w:rsidRDefault="00AD5E27">
      <w:pPr>
        <w:pStyle w:val="CommentText"/>
      </w:pPr>
      <w:r>
        <w:rPr>
          <w:rStyle w:val="CommentReference"/>
        </w:rPr>
        <w:annotationRef/>
      </w:r>
      <w:proofErr w:type="spellStart"/>
      <w:r>
        <w:t>Thời</w:t>
      </w:r>
      <w:proofErr w:type="spellEnd"/>
      <w:r>
        <w:t xml:space="preserve"> </w:t>
      </w:r>
      <w:proofErr w:type="spellStart"/>
      <w:r>
        <w:t>hạn</w:t>
      </w:r>
      <w:proofErr w:type="spellEnd"/>
      <w:r>
        <w:t xml:space="preserve"> </w:t>
      </w:r>
      <w:proofErr w:type="spellStart"/>
      <w:r>
        <w:t>này</w:t>
      </w:r>
      <w:proofErr w:type="spellEnd"/>
      <w:r>
        <w:t xml:space="preserve"> </w:t>
      </w:r>
      <w:proofErr w:type="spellStart"/>
      <w:r>
        <w:t>tại</w:t>
      </w:r>
      <w:proofErr w:type="spellEnd"/>
      <w:r>
        <w:t xml:space="preserve"> </w:t>
      </w:r>
      <w:proofErr w:type="spellStart"/>
      <w:r>
        <w:t>sao</w:t>
      </w:r>
      <w:proofErr w:type="spellEnd"/>
      <w:r>
        <w:t xml:space="preserve"> </w:t>
      </w:r>
      <w:proofErr w:type="spellStart"/>
      <w:r>
        <w:t>lại</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thời</w:t>
      </w:r>
      <w:proofErr w:type="spellEnd"/>
      <w:r>
        <w:t xml:space="preserve"> </w:t>
      </w:r>
      <w:proofErr w:type="spellStart"/>
      <w:r>
        <w:t>hạn</w:t>
      </w:r>
      <w:proofErr w:type="spellEnd"/>
      <w:r>
        <w:t xml:space="preserve"> 48 </w:t>
      </w:r>
      <w:proofErr w:type="spellStart"/>
      <w:r>
        <w:t>giờ</w:t>
      </w:r>
      <w:proofErr w:type="spellEnd"/>
      <w:r>
        <w:t xml:space="preserve"> ở </w:t>
      </w:r>
      <w:proofErr w:type="spellStart"/>
      <w:r>
        <w:t>phần</w:t>
      </w:r>
      <w:proofErr w:type="spellEnd"/>
      <w:r>
        <w:t xml:space="preserve"> 2, </w:t>
      </w:r>
      <w:proofErr w:type="spellStart"/>
      <w:r>
        <w:t>trong</w:t>
      </w:r>
      <w:proofErr w:type="spellEnd"/>
      <w:r>
        <w:t xml:space="preserve"> </w:t>
      </w:r>
      <w:proofErr w:type="spellStart"/>
      <w:r>
        <w:t>khi</w:t>
      </w:r>
      <w:proofErr w:type="spellEnd"/>
      <w:r>
        <w:t xml:space="preserve"> </w:t>
      </w:r>
      <w:proofErr w:type="spellStart"/>
      <w:r>
        <w:t>đều</w:t>
      </w:r>
      <w:proofErr w:type="spellEnd"/>
      <w:r>
        <w:t xml:space="preserve"> </w:t>
      </w:r>
      <w:proofErr w:type="spellStart"/>
      <w:r>
        <w:t>là</w:t>
      </w:r>
      <w:proofErr w:type="spellEnd"/>
      <w:r>
        <w:t xml:space="preserve"> </w:t>
      </w:r>
      <w:proofErr w:type="spellStart"/>
      <w:r>
        <w:t>xử</w:t>
      </w:r>
      <w:proofErr w:type="spellEnd"/>
      <w:r>
        <w:t xml:space="preserve"> </w:t>
      </w:r>
      <w:proofErr w:type="spellStart"/>
      <w:r>
        <w:t>lý</w:t>
      </w:r>
      <w:proofErr w:type="spellEnd"/>
      <w:r>
        <w:t xml:space="preserve"> </w:t>
      </w:r>
      <w:proofErr w:type="spellStart"/>
      <w:r>
        <w:t>khi</w:t>
      </w:r>
      <w:proofErr w:type="spellEnd"/>
      <w:r>
        <w:t xml:space="preserve"> code </w:t>
      </w:r>
      <w:proofErr w:type="spellStart"/>
      <w:r>
        <w:t>lỗi</w:t>
      </w:r>
      <w:proofErr w:type="spellEnd"/>
      <w:r>
        <w:t>?</w:t>
      </w:r>
    </w:p>
  </w:comment>
  <w:comment w:id="278" w:author="maiht" w:date="2026-07-14T15:32:00Z" w:initials="m">
    <w:p w14:paraId="328A53D6" w14:textId="21712F97" w:rsidR="00ED7142" w:rsidRPr="00ED7142" w:rsidRDefault="00ED7142">
      <w:pPr>
        <w:pStyle w:val="CommentText"/>
      </w:pPr>
      <w:r>
        <w:rPr>
          <w:rStyle w:val="CommentReference"/>
        </w:rPr>
        <w:annotationRef/>
      </w:r>
      <w:proofErr w:type="spellStart"/>
      <w:r w:rsidRPr="00ED7142">
        <w:t>Cái</w:t>
      </w:r>
      <w:proofErr w:type="spellEnd"/>
      <w:r w:rsidRPr="00ED7142">
        <w:t xml:space="preserve"> </w:t>
      </w:r>
      <w:proofErr w:type="spellStart"/>
      <w:r w:rsidRPr="00ED7142">
        <w:t>này</w:t>
      </w:r>
      <w:proofErr w:type="spellEnd"/>
      <w:r w:rsidRPr="00ED7142">
        <w:t xml:space="preserve"> </w:t>
      </w:r>
      <w:proofErr w:type="spellStart"/>
      <w:r w:rsidRPr="00ED7142">
        <w:t>là</w:t>
      </w:r>
      <w:proofErr w:type="spellEnd"/>
      <w:r w:rsidRPr="00ED7142">
        <w:t xml:space="preserve"> </w:t>
      </w:r>
      <w:proofErr w:type="spellStart"/>
      <w:r w:rsidRPr="00ED7142">
        <w:t>lỗi</w:t>
      </w:r>
      <w:proofErr w:type="spellEnd"/>
      <w:r w:rsidRPr="00ED7142">
        <w:t xml:space="preserve"> </w:t>
      </w:r>
      <w:proofErr w:type="spellStart"/>
      <w:r w:rsidRPr="00ED7142">
        <w:t>ng</w:t>
      </w:r>
      <w:r>
        <w:t>ười</w:t>
      </w:r>
      <w:proofErr w:type="spellEnd"/>
      <w:r>
        <w:t xml:space="preserve"> </w:t>
      </w:r>
      <w:proofErr w:type="spellStart"/>
      <w:r>
        <w:t>dùng</w:t>
      </w:r>
      <w:proofErr w:type="spellEnd"/>
      <w:r>
        <w:t xml:space="preserve"> </w:t>
      </w:r>
      <w:proofErr w:type="spellStart"/>
      <w:r>
        <w:t>thì</w:t>
      </w:r>
      <w:proofErr w:type="spellEnd"/>
      <w:r>
        <w:t xml:space="preserve"> </w:t>
      </w:r>
      <w:proofErr w:type="spellStart"/>
      <w:r>
        <w:t>có</w:t>
      </w:r>
      <w:proofErr w:type="spellEnd"/>
      <w:r>
        <w:t xml:space="preserve"> </w:t>
      </w:r>
      <w:proofErr w:type="spellStart"/>
      <w:r>
        <w:t>nên</w:t>
      </w:r>
      <w:proofErr w:type="spellEnd"/>
      <w:r>
        <w:t xml:space="preserve"> </w:t>
      </w:r>
      <w:proofErr w:type="spellStart"/>
      <w:r>
        <w:t>cho</w:t>
      </w:r>
      <w:proofErr w:type="spellEnd"/>
      <w:r>
        <w:t xml:space="preserve"> </w:t>
      </w:r>
      <w:proofErr w:type="spellStart"/>
      <w:r>
        <w:t>vào</w:t>
      </w:r>
      <w:proofErr w:type="spellEnd"/>
      <w:r>
        <w:t xml:space="preserve"> </w:t>
      </w:r>
      <w:proofErr w:type="spellStart"/>
      <w:r>
        <w:t>đây</w:t>
      </w:r>
      <w:proofErr w:type="spellEnd"/>
      <w:r>
        <w:t xml:space="preserve"> </w:t>
      </w:r>
      <w:proofErr w:type="spellStart"/>
      <w:r>
        <w:t>không</w:t>
      </w:r>
      <w:proofErr w:type="spellEnd"/>
      <w:r>
        <w:t>?</w:t>
      </w:r>
    </w:p>
  </w:comment>
  <w:comment w:id="279" w:author="maiht" w:date="2026-07-14T15:36:00Z" w:initials="m">
    <w:p w14:paraId="4182805B" w14:textId="59FEA490" w:rsidR="00ED7142" w:rsidRDefault="00ED7142">
      <w:pPr>
        <w:pStyle w:val="CommentText"/>
      </w:pPr>
      <w:r>
        <w:rPr>
          <w:rStyle w:val="CommentReference"/>
        </w:rPr>
        <w:annotationRef/>
      </w:r>
      <w:proofErr w:type="spellStart"/>
      <w:r>
        <w:t>Viết</w:t>
      </w:r>
      <w:proofErr w:type="spellEnd"/>
      <w:r>
        <w:t xml:space="preserve"> </w:t>
      </w:r>
      <w:proofErr w:type="spellStart"/>
      <w:r>
        <w:t>thế</w:t>
      </w:r>
      <w:proofErr w:type="spellEnd"/>
      <w:r>
        <w:t xml:space="preserve"> </w:t>
      </w:r>
      <w:proofErr w:type="spellStart"/>
      <w:r>
        <w:t>này</w:t>
      </w:r>
      <w:proofErr w:type="spellEnd"/>
      <w:r>
        <w:t xml:space="preserve"> </w:t>
      </w:r>
      <w:proofErr w:type="spellStart"/>
      <w:r>
        <w:t>đang</w:t>
      </w:r>
      <w:proofErr w:type="spellEnd"/>
      <w:r>
        <w:t xml:space="preserve"> </w:t>
      </w:r>
      <w:proofErr w:type="spellStart"/>
      <w:r>
        <w:t>bất</w:t>
      </w:r>
      <w:proofErr w:type="spellEnd"/>
      <w:r>
        <w:t xml:space="preserve"> </w:t>
      </w:r>
      <w:proofErr w:type="spellStart"/>
      <w:r>
        <w:t>lợi</w:t>
      </w:r>
      <w:proofErr w:type="spellEnd"/>
      <w:r>
        <w:t xml:space="preserve"> </w:t>
      </w:r>
      <w:proofErr w:type="spellStart"/>
      <w:r>
        <w:t>cho</w:t>
      </w:r>
      <w:proofErr w:type="spellEnd"/>
      <w:r>
        <w:t xml:space="preserve"> </w:t>
      </w:r>
      <w:proofErr w:type="spellStart"/>
      <w:r>
        <w:t>mình</w:t>
      </w:r>
      <w:proofErr w:type="spellEnd"/>
      <w:r>
        <w:t xml:space="preserve">. </w:t>
      </w:r>
      <w:proofErr w:type="spellStart"/>
      <w:r>
        <w:t>Đề</w:t>
      </w:r>
      <w:proofErr w:type="spellEnd"/>
      <w:r>
        <w:t xml:space="preserve"> </w:t>
      </w:r>
      <w:proofErr w:type="spellStart"/>
      <w:r>
        <w:t>nghị</w:t>
      </w:r>
      <w:proofErr w:type="spellEnd"/>
      <w:r>
        <w:t xml:space="preserve"> </w:t>
      </w:r>
      <w:proofErr w:type="spellStart"/>
      <w:r>
        <w:t>sửa</w:t>
      </w:r>
      <w:proofErr w:type="spellEnd"/>
      <w:r>
        <w:t>:</w:t>
      </w:r>
    </w:p>
    <w:p w14:paraId="2BA76BEA" w14:textId="5573409C" w:rsidR="00ED7142" w:rsidRDefault="00ED7142">
      <w:pPr>
        <w:pStyle w:val="CommentText"/>
      </w:pPr>
      <w:proofErr w:type="spellStart"/>
      <w:r w:rsidRPr="00ED7142">
        <w:t>Đối</w:t>
      </w:r>
      <w:proofErr w:type="spellEnd"/>
      <w:r w:rsidRPr="00ED7142">
        <w:t xml:space="preserve"> </w:t>
      </w:r>
      <w:proofErr w:type="spellStart"/>
      <w:r w:rsidRPr="00ED7142">
        <w:t>với</w:t>
      </w:r>
      <w:proofErr w:type="spellEnd"/>
      <w:r w:rsidRPr="00ED7142">
        <w:t xml:space="preserve"> </w:t>
      </w:r>
      <w:proofErr w:type="spellStart"/>
      <w:r w:rsidRPr="00ED7142">
        <w:t>trường</w:t>
      </w:r>
      <w:proofErr w:type="spellEnd"/>
      <w:r w:rsidRPr="00ED7142">
        <w:t xml:space="preserve"> </w:t>
      </w:r>
      <w:proofErr w:type="spellStart"/>
      <w:r w:rsidRPr="00ED7142">
        <w:t>hợp</w:t>
      </w:r>
      <w:proofErr w:type="spellEnd"/>
      <w:r w:rsidRPr="00ED7142">
        <w:t xml:space="preserve"> </w:t>
      </w:r>
      <w:proofErr w:type="spellStart"/>
      <w:r w:rsidRPr="00ED7142">
        <w:t>Bên</w:t>
      </w:r>
      <w:proofErr w:type="spellEnd"/>
      <w:r w:rsidRPr="00ED7142">
        <w:t xml:space="preserve"> B </w:t>
      </w:r>
      <w:proofErr w:type="spellStart"/>
      <w:r w:rsidRPr="00ED7142">
        <w:t>chưa</w:t>
      </w:r>
      <w:proofErr w:type="spellEnd"/>
      <w:r w:rsidRPr="00ED7142">
        <w:t xml:space="preserve"> </w:t>
      </w:r>
      <w:proofErr w:type="spellStart"/>
      <w:r w:rsidRPr="00ED7142">
        <w:t>phân</w:t>
      </w:r>
      <w:proofErr w:type="spellEnd"/>
      <w:r w:rsidRPr="00ED7142">
        <w:t xml:space="preserve"> </w:t>
      </w:r>
      <w:proofErr w:type="spellStart"/>
      <w:r w:rsidRPr="00ED7142">
        <w:t>phối</w:t>
      </w:r>
      <w:proofErr w:type="spellEnd"/>
      <w:r w:rsidRPr="00ED7142">
        <w:t xml:space="preserve"> </w:t>
      </w:r>
      <w:proofErr w:type="spellStart"/>
      <w:r w:rsidRPr="00ED7142">
        <w:t>hết</w:t>
      </w:r>
      <w:proofErr w:type="spellEnd"/>
      <w:r w:rsidRPr="00ED7142">
        <w:t xml:space="preserve"> </w:t>
      </w:r>
      <w:proofErr w:type="spellStart"/>
      <w:r w:rsidRPr="00ED7142">
        <w:t>số</w:t>
      </w:r>
      <w:proofErr w:type="spellEnd"/>
      <w:r w:rsidRPr="00ED7142">
        <w:t xml:space="preserve"> </w:t>
      </w:r>
      <w:proofErr w:type="spellStart"/>
      <w:r w:rsidRPr="00ED7142">
        <w:t>lượng</w:t>
      </w:r>
      <w:proofErr w:type="spellEnd"/>
      <w:r w:rsidRPr="00ED7142">
        <w:t xml:space="preserve"> </w:t>
      </w:r>
      <w:proofErr w:type="spellStart"/>
      <w:r w:rsidRPr="00ED7142">
        <w:t>Mã</w:t>
      </w:r>
      <w:proofErr w:type="spellEnd"/>
      <w:r w:rsidRPr="00ED7142">
        <w:t xml:space="preserve"> code </w:t>
      </w:r>
      <w:proofErr w:type="spellStart"/>
      <w:r w:rsidRPr="00ED7142">
        <w:t>và</w:t>
      </w:r>
      <w:proofErr w:type="spellEnd"/>
      <w:r w:rsidRPr="00ED7142">
        <w:t xml:space="preserve"> </w:t>
      </w:r>
      <w:proofErr w:type="spellStart"/>
      <w:r w:rsidRPr="00ED7142">
        <w:t>Bên</w:t>
      </w:r>
      <w:proofErr w:type="spellEnd"/>
      <w:r w:rsidRPr="00ED7142">
        <w:t xml:space="preserve"> A </w:t>
      </w:r>
      <w:proofErr w:type="spellStart"/>
      <w:r w:rsidRPr="00ED7142">
        <w:t>dừng</w:t>
      </w:r>
      <w:proofErr w:type="spellEnd"/>
      <w:r w:rsidRPr="00ED7142">
        <w:t xml:space="preserve"> </w:t>
      </w:r>
      <w:proofErr w:type="spellStart"/>
      <w:r w:rsidRPr="00ED7142">
        <w:t>kinh</w:t>
      </w:r>
      <w:proofErr w:type="spellEnd"/>
      <w:r w:rsidRPr="00ED7142">
        <w:t xml:space="preserve"> </w:t>
      </w:r>
      <w:proofErr w:type="spellStart"/>
      <w:r w:rsidRPr="00ED7142">
        <w:t>doanh</w:t>
      </w:r>
      <w:proofErr w:type="spellEnd"/>
      <w:r w:rsidRPr="00ED7142">
        <w:t xml:space="preserve"> </w:t>
      </w:r>
      <w:proofErr w:type="spellStart"/>
      <w:r w:rsidRPr="00ED7142">
        <w:t>Dịch</w:t>
      </w:r>
      <w:proofErr w:type="spellEnd"/>
      <w:r w:rsidRPr="00ED7142">
        <w:t xml:space="preserve"> </w:t>
      </w:r>
      <w:proofErr w:type="spellStart"/>
      <w:r w:rsidRPr="00ED7142">
        <w:t>vụ</w:t>
      </w:r>
      <w:proofErr w:type="spellEnd"/>
      <w:r w:rsidRPr="00ED7142">
        <w:t xml:space="preserve"> </w:t>
      </w:r>
      <w:proofErr w:type="spellStart"/>
      <w:r w:rsidRPr="00ED7142">
        <w:t>zVAS</w:t>
      </w:r>
      <w:proofErr w:type="spellEnd"/>
      <w:r w:rsidRPr="00ED7142">
        <w:t xml:space="preserve">, </w:t>
      </w:r>
      <w:proofErr w:type="spellStart"/>
      <w:r w:rsidRPr="00ED7142">
        <w:t>Bên</w:t>
      </w:r>
      <w:proofErr w:type="spellEnd"/>
      <w:r w:rsidRPr="00ED7142">
        <w:t xml:space="preserve"> A </w:t>
      </w:r>
      <w:proofErr w:type="spellStart"/>
      <w:r w:rsidRPr="00ED7142">
        <w:t>có</w:t>
      </w:r>
      <w:proofErr w:type="spellEnd"/>
      <w:r w:rsidRPr="00ED7142">
        <w:t xml:space="preserve"> </w:t>
      </w:r>
      <w:proofErr w:type="spellStart"/>
      <w:r w:rsidRPr="00ED7142">
        <w:t>trách</w:t>
      </w:r>
      <w:proofErr w:type="spellEnd"/>
      <w:r w:rsidRPr="00ED7142">
        <w:t xml:space="preserve"> </w:t>
      </w:r>
      <w:proofErr w:type="spellStart"/>
      <w:r w:rsidRPr="00ED7142">
        <w:t>nhiệm</w:t>
      </w:r>
      <w:proofErr w:type="spellEnd"/>
      <w:r w:rsidRPr="00ED7142">
        <w:t xml:space="preserve"> </w:t>
      </w:r>
      <w:proofErr w:type="spellStart"/>
      <w:r w:rsidRPr="00ED7142">
        <w:t>nhận</w:t>
      </w:r>
      <w:proofErr w:type="spellEnd"/>
      <w:r w:rsidRPr="00ED7142">
        <w:t xml:space="preserve"> </w:t>
      </w:r>
      <w:proofErr w:type="spellStart"/>
      <w:r w:rsidRPr="00ED7142">
        <w:t>hoàn</w:t>
      </w:r>
      <w:proofErr w:type="spellEnd"/>
      <w:r w:rsidRPr="00ED7142">
        <w:t xml:space="preserve"> </w:t>
      </w:r>
      <w:proofErr w:type="spellStart"/>
      <w:r w:rsidRPr="00ED7142">
        <w:t>trả</w:t>
      </w:r>
      <w:proofErr w:type="spellEnd"/>
      <w:r w:rsidRPr="00ED7142">
        <w:t xml:space="preserve"> </w:t>
      </w:r>
      <w:proofErr w:type="spellStart"/>
      <w:r w:rsidRPr="00ED7142">
        <w:t>và</w:t>
      </w:r>
      <w:proofErr w:type="spellEnd"/>
      <w:r w:rsidRPr="00ED7142">
        <w:t xml:space="preserve"> </w:t>
      </w:r>
      <w:proofErr w:type="spellStart"/>
      <w:r w:rsidRPr="00ED7142">
        <w:t>hoàn</w:t>
      </w:r>
      <w:proofErr w:type="spellEnd"/>
      <w:r w:rsidRPr="00ED7142">
        <w:t xml:space="preserve"> </w:t>
      </w:r>
      <w:proofErr w:type="spellStart"/>
      <w:r w:rsidRPr="00ED7142">
        <w:t>lại</w:t>
      </w:r>
      <w:proofErr w:type="spellEnd"/>
      <w:r w:rsidRPr="00ED7142">
        <w:t xml:space="preserve"> </w:t>
      </w:r>
      <w:proofErr w:type="spellStart"/>
      <w:r w:rsidRPr="00ED7142">
        <w:t>giá</w:t>
      </w:r>
      <w:proofErr w:type="spellEnd"/>
      <w:r w:rsidRPr="00ED7142">
        <w:t xml:space="preserve"> </w:t>
      </w:r>
      <w:proofErr w:type="spellStart"/>
      <w:r w:rsidRPr="00ED7142">
        <w:t>trị</w:t>
      </w:r>
      <w:proofErr w:type="spellEnd"/>
      <w:r w:rsidRPr="00ED7142">
        <w:t xml:space="preserve"> </w:t>
      </w:r>
      <w:proofErr w:type="spellStart"/>
      <w:r w:rsidRPr="00ED7142">
        <w:t>tương</w:t>
      </w:r>
      <w:proofErr w:type="spellEnd"/>
      <w:r w:rsidRPr="00ED7142">
        <w:t xml:space="preserve"> </w:t>
      </w:r>
      <w:proofErr w:type="spellStart"/>
      <w:r w:rsidRPr="00ED7142">
        <w:t>ứng</w:t>
      </w:r>
      <w:proofErr w:type="spellEnd"/>
      <w:r w:rsidRPr="00ED7142">
        <w:t xml:space="preserve"> </w:t>
      </w:r>
      <w:proofErr w:type="spellStart"/>
      <w:r w:rsidRPr="00ED7142">
        <w:t>đối</w:t>
      </w:r>
      <w:proofErr w:type="spellEnd"/>
      <w:r w:rsidRPr="00ED7142">
        <w:t xml:space="preserve"> </w:t>
      </w:r>
      <w:proofErr w:type="spellStart"/>
      <w:r w:rsidRPr="00ED7142">
        <w:t>với</w:t>
      </w:r>
      <w:proofErr w:type="spellEnd"/>
      <w:r w:rsidRPr="00ED7142">
        <w:t xml:space="preserve"> </w:t>
      </w:r>
      <w:proofErr w:type="spellStart"/>
      <w:r w:rsidRPr="00ED7142">
        <w:t>các</w:t>
      </w:r>
      <w:proofErr w:type="spellEnd"/>
      <w:r w:rsidRPr="00ED7142">
        <w:t xml:space="preserve"> </w:t>
      </w:r>
      <w:proofErr w:type="spellStart"/>
      <w:r w:rsidRPr="00ED7142">
        <w:t>Mã</w:t>
      </w:r>
      <w:proofErr w:type="spellEnd"/>
      <w:r w:rsidRPr="00ED7142">
        <w:t xml:space="preserve"> code </w:t>
      </w:r>
      <w:proofErr w:type="spellStart"/>
      <w:r w:rsidRPr="00ED7142">
        <w:t>đáp</w:t>
      </w:r>
      <w:proofErr w:type="spellEnd"/>
      <w:r w:rsidRPr="00ED7142">
        <w:t xml:space="preserve"> </w:t>
      </w:r>
      <w:proofErr w:type="spellStart"/>
      <w:r w:rsidRPr="00ED7142">
        <w:t>ứng</w:t>
      </w:r>
      <w:proofErr w:type="spellEnd"/>
      <w:r w:rsidRPr="00ED7142">
        <w:t xml:space="preserve"> </w:t>
      </w:r>
      <w:proofErr w:type="spellStart"/>
      <w:r w:rsidRPr="00ED7142">
        <w:t>đồng</w:t>
      </w:r>
      <w:proofErr w:type="spellEnd"/>
      <w:r w:rsidRPr="00ED7142">
        <w:t xml:space="preserve"> </w:t>
      </w:r>
      <w:proofErr w:type="spellStart"/>
      <w:r w:rsidRPr="00ED7142">
        <w:t>thời</w:t>
      </w:r>
      <w:proofErr w:type="spellEnd"/>
      <w:r w:rsidRPr="00ED7142">
        <w:t xml:space="preserve"> </w:t>
      </w:r>
      <w:proofErr w:type="spellStart"/>
      <w:r w:rsidRPr="00ED7142">
        <w:t>các</w:t>
      </w:r>
      <w:proofErr w:type="spellEnd"/>
      <w:r w:rsidRPr="00ED7142">
        <w:t xml:space="preserve"> </w:t>
      </w:r>
      <w:proofErr w:type="spellStart"/>
      <w:r w:rsidRPr="00ED7142">
        <w:t>điều</w:t>
      </w:r>
      <w:proofErr w:type="spellEnd"/>
      <w:r w:rsidRPr="00ED7142">
        <w:t xml:space="preserve"> </w:t>
      </w:r>
      <w:proofErr w:type="spellStart"/>
      <w:r w:rsidRPr="00ED7142">
        <w:t>kiện</w:t>
      </w:r>
      <w:proofErr w:type="spellEnd"/>
      <w:r w:rsidRPr="00ED7142">
        <w:t xml:space="preserve"> </w:t>
      </w:r>
      <w:proofErr w:type="spellStart"/>
      <w:r w:rsidRPr="00ED7142">
        <w:t>sau</w:t>
      </w:r>
      <w:proofErr w:type="spellEnd"/>
      <w:r w:rsidRPr="00ED7142">
        <w:t>: (</w:t>
      </w:r>
      <w:proofErr w:type="spellStart"/>
      <w:r w:rsidRPr="00ED7142">
        <w:t>i</w:t>
      </w:r>
      <w:proofErr w:type="spellEnd"/>
      <w:r w:rsidRPr="00ED7142">
        <w:t xml:space="preserve">) </w:t>
      </w:r>
      <w:proofErr w:type="spellStart"/>
      <w:r w:rsidRPr="00ED7142">
        <w:t>chưa</w:t>
      </w:r>
      <w:proofErr w:type="spellEnd"/>
      <w:r w:rsidRPr="00ED7142">
        <w:t xml:space="preserve"> </w:t>
      </w:r>
      <w:proofErr w:type="spellStart"/>
      <w:r w:rsidRPr="00ED7142">
        <w:t>được</w:t>
      </w:r>
      <w:proofErr w:type="spellEnd"/>
      <w:r w:rsidRPr="00ED7142">
        <w:t xml:space="preserve"> </w:t>
      </w:r>
      <w:proofErr w:type="spellStart"/>
      <w:r w:rsidRPr="00ED7142">
        <w:t>kích</w:t>
      </w:r>
      <w:proofErr w:type="spellEnd"/>
      <w:r w:rsidRPr="00ED7142">
        <w:t xml:space="preserve"> </w:t>
      </w:r>
      <w:proofErr w:type="spellStart"/>
      <w:r w:rsidRPr="00ED7142">
        <w:t>hoạt</w:t>
      </w:r>
      <w:proofErr w:type="spellEnd"/>
      <w:r w:rsidRPr="00ED7142">
        <w:t xml:space="preserve">; </w:t>
      </w:r>
      <w:proofErr w:type="spellStart"/>
      <w:r w:rsidRPr="00ED7142">
        <w:t>và</w:t>
      </w:r>
      <w:proofErr w:type="spellEnd"/>
      <w:r w:rsidRPr="00ED7142">
        <w:t xml:space="preserve"> (ii) </w:t>
      </w:r>
      <w:proofErr w:type="spellStart"/>
      <w:r w:rsidRPr="00ED7142">
        <w:t>chưa</w:t>
      </w:r>
      <w:proofErr w:type="spellEnd"/>
      <w:r w:rsidRPr="00ED7142">
        <w:t xml:space="preserve"> </w:t>
      </w:r>
      <w:proofErr w:type="spellStart"/>
      <w:r w:rsidRPr="00ED7142">
        <w:t>hết</w:t>
      </w:r>
      <w:proofErr w:type="spellEnd"/>
      <w:r w:rsidRPr="00ED7142">
        <w:t xml:space="preserve"> </w:t>
      </w:r>
      <w:proofErr w:type="spellStart"/>
      <w:r w:rsidRPr="00ED7142">
        <w:t>thời</w:t>
      </w:r>
      <w:proofErr w:type="spellEnd"/>
      <w:r w:rsidRPr="00ED7142">
        <w:t xml:space="preserve"> </w:t>
      </w:r>
      <w:proofErr w:type="spellStart"/>
      <w:r w:rsidRPr="00ED7142">
        <w:t>hạn</w:t>
      </w:r>
      <w:proofErr w:type="spellEnd"/>
      <w:r w:rsidRPr="00ED7142">
        <w:t xml:space="preserve"> </w:t>
      </w:r>
      <w:proofErr w:type="spellStart"/>
      <w:r w:rsidRPr="00ED7142">
        <w:t>kích</w:t>
      </w:r>
      <w:proofErr w:type="spellEnd"/>
      <w:r w:rsidRPr="00ED7142">
        <w:t xml:space="preserve"> </w:t>
      </w:r>
      <w:proofErr w:type="spellStart"/>
      <w:r w:rsidRPr="00ED7142">
        <w:t>hoạt</w:t>
      </w:r>
      <w:proofErr w:type="spellEnd"/>
      <w:r w:rsidRPr="00ED7142">
        <w:t xml:space="preserve">. Hai </w:t>
      </w:r>
      <w:proofErr w:type="spellStart"/>
      <w:r w:rsidRPr="00ED7142">
        <w:t>Bên</w:t>
      </w:r>
      <w:proofErr w:type="spellEnd"/>
      <w:r w:rsidRPr="00ED7142">
        <w:t xml:space="preserve"> </w:t>
      </w:r>
      <w:proofErr w:type="spellStart"/>
      <w:r w:rsidRPr="00ED7142">
        <w:t>thực</w:t>
      </w:r>
      <w:proofErr w:type="spellEnd"/>
      <w:r w:rsidRPr="00ED7142">
        <w:t xml:space="preserve"> </w:t>
      </w:r>
      <w:proofErr w:type="spellStart"/>
      <w:r w:rsidRPr="00ED7142">
        <w:t>hiện</w:t>
      </w:r>
      <w:proofErr w:type="spellEnd"/>
      <w:r w:rsidRPr="00ED7142">
        <w:t xml:space="preserve"> </w:t>
      </w:r>
      <w:proofErr w:type="spellStart"/>
      <w:r w:rsidRPr="00ED7142">
        <w:t>việc</w:t>
      </w:r>
      <w:proofErr w:type="spellEnd"/>
      <w:r w:rsidRPr="00ED7142">
        <w:t xml:space="preserve"> </w:t>
      </w:r>
      <w:proofErr w:type="spellStart"/>
      <w:r w:rsidRPr="00ED7142">
        <w:t>hoàn</w:t>
      </w:r>
      <w:proofErr w:type="spellEnd"/>
      <w:r w:rsidRPr="00ED7142">
        <w:t xml:space="preserve"> </w:t>
      </w:r>
      <w:proofErr w:type="spellStart"/>
      <w:r w:rsidRPr="00ED7142">
        <w:t>trả</w:t>
      </w:r>
      <w:proofErr w:type="spellEnd"/>
      <w:r w:rsidRPr="00ED7142">
        <w:t xml:space="preserve"> </w:t>
      </w:r>
      <w:proofErr w:type="spellStart"/>
      <w:r w:rsidRPr="00ED7142">
        <w:t>theo</w:t>
      </w:r>
      <w:proofErr w:type="spellEnd"/>
      <w:r w:rsidRPr="00ED7142">
        <w:t xml:space="preserve"> </w:t>
      </w:r>
      <w:proofErr w:type="spellStart"/>
      <w:r w:rsidRPr="00ED7142">
        <w:t>quy</w:t>
      </w:r>
      <w:proofErr w:type="spellEnd"/>
      <w:r w:rsidRPr="00ED7142">
        <w:t xml:space="preserve"> </w:t>
      </w:r>
      <w:proofErr w:type="spellStart"/>
      <w:r w:rsidRPr="00ED7142">
        <w:t>trình</w:t>
      </w:r>
      <w:proofErr w:type="spellEnd"/>
      <w:r w:rsidRPr="00ED7142">
        <w:t xml:space="preserve"> </w:t>
      </w:r>
      <w:proofErr w:type="spellStart"/>
      <w:r w:rsidRPr="00ED7142">
        <w:t>sau</w:t>
      </w:r>
      <w:proofErr w:type="spellEnd"/>
      <w:r w:rsidRPr="00ED7142">
        <w:t>:</w:t>
      </w:r>
    </w:p>
  </w:comment>
  <w:comment w:id="280" w:author="maiht" w:date="2026-07-14T15:34:00Z" w:initials="m">
    <w:p w14:paraId="17759BC2" w14:textId="32C61752" w:rsidR="00ED7142" w:rsidRDefault="00ED7142">
      <w:pPr>
        <w:pStyle w:val="CommentText"/>
      </w:pPr>
      <w:r>
        <w:rPr>
          <w:rStyle w:val="CommentReference"/>
        </w:rPr>
        <w:annotationRef/>
      </w:r>
      <w:proofErr w:type="spellStart"/>
      <w:r>
        <w:t>Chưa</w:t>
      </w:r>
      <w:proofErr w:type="spellEnd"/>
      <w:r>
        <w:t xml:space="preserve"> </w:t>
      </w:r>
      <w:proofErr w:type="spellStart"/>
      <w:r>
        <w:t>hết</w:t>
      </w:r>
      <w:proofErr w:type="spellEnd"/>
      <w:r>
        <w:t xml:space="preserve"> </w:t>
      </w:r>
      <w:proofErr w:type="spellStart"/>
      <w:r>
        <w:t>hạn</w:t>
      </w:r>
      <w:proofErr w:type="spellEnd"/>
      <w:r>
        <w:t xml:space="preserve"> </w:t>
      </w:r>
      <w:proofErr w:type="spellStart"/>
      <w:r>
        <w:t>kích</w:t>
      </w:r>
      <w:proofErr w:type="spellEnd"/>
      <w:r>
        <w:t xml:space="preserve"> </w:t>
      </w:r>
      <w:proofErr w:type="spellStart"/>
      <w:r>
        <w:t>hoạt</w:t>
      </w:r>
      <w:proofErr w:type="spellEnd"/>
    </w:p>
  </w:comment>
  <w:comment w:id="289" w:author="maiht" w:date="2026-07-14T15:37:00Z" w:initials="m">
    <w:p w14:paraId="5927AAC3" w14:textId="5BC55842" w:rsidR="00ED7142" w:rsidRDefault="00ED7142">
      <w:pPr>
        <w:pStyle w:val="CommentText"/>
      </w:pPr>
      <w:r>
        <w:rPr>
          <w:rStyle w:val="CommentReference"/>
        </w:rPr>
        <w:annotationRef/>
      </w:r>
      <w:r>
        <w:t xml:space="preserve">Phương </w:t>
      </w:r>
      <w:proofErr w:type="spellStart"/>
      <w:r>
        <w:t>thức</w:t>
      </w:r>
      <w:proofErr w:type="spellEnd"/>
      <w:r>
        <w:t xml:space="preserve"> </w:t>
      </w:r>
      <w:proofErr w:type="spellStart"/>
      <w:r>
        <w:t>bán</w:t>
      </w:r>
      <w:proofErr w:type="spellEnd"/>
      <w:r>
        <w:t xml:space="preserve"> </w:t>
      </w:r>
      <w:proofErr w:type="spellStart"/>
      <w:r>
        <w:t>lại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là</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gì</w:t>
      </w:r>
      <w:proofErr w:type="spellEnd"/>
      <w:r>
        <w:t>?</w:t>
      </w:r>
    </w:p>
  </w:comment>
  <w:comment w:id="290" w:author="maiht" w:date="2026-07-14T15:03:00Z" w:initials="m">
    <w:p w14:paraId="05E34BDB" w14:textId="6C197C76" w:rsidR="00503E54" w:rsidRDefault="00503E54">
      <w:pPr>
        <w:pStyle w:val="CommentText"/>
      </w:pPr>
      <w:r>
        <w:rPr>
          <w:rStyle w:val="CommentReference"/>
        </w:rPr>
        <w:annotationRef/>
      </w:r>
      <w:proofErr w:type="spellStart"/>
      <w:r>
        <w:t>Bổ</w:t>
      </w:r>
      <w:proofErr w:type="spellEnd"/>
      <w:r>
        <w:t xml:space="preserve"> sung: </w:t>
      </w:r>
      <w:r w:rsidRPr="00503E54">
        <w:t xml:space="preserve">Trường </w:t>
      </w:r>
      <w:proofErr w:type="spellStart"/>
      <w:r w:rsidRPr="00503E54">
        <w:t>hợp</w:t>
      </w:r>
      <w:proofErr w:type="spellEnd"/>
      <w:r w:rsidRPr="00503E54">
        <w:t xml:space="preserve"> </w:t>
      </w:r>
      <w:proofErr w:type="spellStart"/>
      <w:r w:rsidRPr="00503E54">
        <w:t>Bên</w:t>
      </w:r>
      <w:proofErr w:type="spellEnd"/>
      <w:r w:rsidRPr="00503E54">
        <w:t xml:space="preserve"> A </w:t>
      </w:r>
      <w:proofErr w:type="spellStart"/>
      <w:r w:rsidRPr="00503E54">
        <w:t>không</w:t>
      </w:r>
      <w:proofErr w:type="spellEnd"/>
      <w:r w:rsidRPr="00503E54">
        <w:t xml:space="preserve"> </w:t>
      </w:r>
      <w:proofErr w:type="spellStart"/>
      <w:r w:rsidRPr="00503E54">
        <w:t>phản</w:t>
      </w:r>
      <w:proofErr w:type="spellEnd"/>
      <w:r w:rsidRPr="00503E54">
        <w:t xml:space="preserve"> </w:t>
      </w:r>
      <w:proofErr w:type="spellStart"/>
      <w:r w:rsidRPr="00503E54">
        <w:t>hồi</w:t>
      </w:r>
      <w:proofErr w:type="spellEnd"/>
      <w:r w:rsidRPr="00503E54">
        <w:t xml:space="preserve"> </w:t>
      </w:r>
      <w:proofErr w:type="spellStart"/>
      <w:r w:rsidRPr="00503E54">
        <w:t>trong</w:t>
      </w:r>
      <w:proofErr w:type="spellEnd"/>
      <w:r w:rsidRPr="00503E54">
        <w:t xml:space="preserve"> 05 </w:t>
      </w:r>
      <w:proofErr w:type="spellStart"/>
      <w:r w:rsidRPr="00503E54">
        <w:t>ngày</w:t>
      </w:r>
      <w:proofErr w:type="spellEnd"/>
      <w:r w:rsidRPr="00503E54">
        <w:t xml:space="preserve"> </w:t>
      </w:r>
      <w:proofErr w:type="spellStart"/>
      <w:r w:rsidRPr="00503E54">
        <w:t>làm</w:t>
      </w:r>
      <w:proofErr w:type="spellEnd"/>
      <w:r w:rsidRPr="00503E54">
        <w:t xml:space="preserve"> </w:t>
      </w:r>
      <w:proofErr w:type="spellStart"/>
      <w:r w:rsidRPr="00503E54">
        <w:t>việc</w:t>
      </w:r>
      <w:proofErr w:type="spellEnd"/>
      <w:r w:rsidRPr="00503E54">
        <w:t xml:space="preserve"> </w:t>
      </w:r>
      <w:proofErr w:type="spellStart"/>
      <w:r w:rsidRPr="00503E54">
        <w:t>thì</w:t>
      </w:r>
      <w:proofErr w:type="spellEnd"/>
      <w:r w:rsidRPr="00503E54">
        <w:t xml:space="preserve"> </w:t>
      </w:r>
      <w:proofErr w:type="spellStart"/>
      <w:r w:rsidRPr="00503E54">
        <w:t>được</w:t>
      </w:r>
      <w:proofErr w:type="spellEnd"/>
      <w:r w:rsidRPr="00503E54">
        <w:t xml:space="preserve"> </w:t>
      </w:r>
      <w:proofErr w:type="spellStart"/>
      <w:r w:rsidRPr="00503E54">
        <w:t>coi</w:t>
      </w:r>
      <w:proofErr w:type="spellEnd"/>
      <w:r w:rsidRPr="00503E54">
        <w:t xml:space="preserve"> </w:t>
      </w:r>
      <w:proofErr w:type="spellStart"/>
      <w:r w:rsidRPr="00503E54">
        <w:t>là</w:t>
      </w:r>
      <w:proofErr w:type="spellEnd"/>
      <w:r w:rsidRPr="00503E54">
        <w:t xml:space="preserve"> </w:t>
      </w:r>
      <w:proofErr w:type="spellStart"/>
      <w:r w:rsidRPr="00503E54">
        <w:t>đồng</w:t>
      </w:r>
      <w:proofErr w:type="spellEnd"/>
      <w:r w:rsidRPr="00503E54">
        <w:t xml:space="preserve"> ý </w:t>
      </w:r>
      <w:proofErr w:type="spellStart"/>
      <w:r w:rsidRPr="00503E54">
        <w:t>đối</w:t>
      </w:r>
      <w:proofErr w:type="spellEnd"/>
      <w:r w:rsidRPr="00503E54">
        <w:t xml:space="preserve"> </w:t>
      </w:r>
      <w:proofErr w:type="spellStart"/>
      <w:r w:rsidRPr="00503E54">
        <w:t>với</w:t>
      </w:r>
      <w:proofErr w:type="spellEnd"/>
      <w:r w:rsidRPr="00503E54">
        <w:t xml:space="preserve"> </w:t>
      </w:r>
      <w:proofErr w:type="spellStart"/>
      <w:r w:rsidRPr="00503E54">
        <w:t>yêu</w:t>
      </w:r>
      <w:proofErr w:type="spellEnd"/>
      <w:r w:rsidRPr="00503E54">
        <w:t xml:space="preserve"> </w:t>
      </w:r>
      <w:proofErr w:type="spellStart"/>
      <w:r w:rsidRPr="00503E54">
        <w:t>cầu</w:t>
      </w:r>
      <w:proofErr w:type="spellEnd"/>
      <w:r w:rsidRPr="00503E54">
        <w:t xml:space="preserve"> </w:t>
      </w:r>
      <w:proofErr w:type="spellStart"/>
      <w:r w:rsidRPr="00503E54">
        <w:t>hoàn</w:t>
      </w:r>
      <w:proofErr w:type="spellEnd"/>
      <w:r w:rsidRPr="00503E54">
        <w:t xml:space="preserve"> </w:t>
      </w:r>
      <w:proofErr w:type="spellStart"/>
      <w:r w:rsidRPr="00503E54">
        <w:t>trả</w:t>
      </w:r>
      <w:proofErr w:type="spellEnd"/>
      <w:r w:rsidRPr="00503E54">
        <w:t xml:space="preserve"> </w:t>
      </w:r>
      <w:proofErr w:type="spellStart"/>
      <w:r w:rsidRPr="00503E54">
        <w:t>nếu</w:t>
      </w:r>
      <w:proofErr w:type="spellEnd"/>
      <w:r w:rsidRPr="00503E54">
        <w:t xml:space="preserve"> </w:t>
      </w:r>
      <w:proofErr w:type="spellStart"/>
      <w:r w:rsidRPr="00503E54">
        <w:t>Bên</w:t>
      </w:r>
      <w:proofErr w:type="spellEnd"/>
      <w:r w:rsidRPr="00503E54">
        <w:t xml:space="preserve"> B </w:t>
      </w:r>
      <w:proofErr w:type="spellStart"/>
      <w:r w:rsidRPr="00503E54">
        <w:t>đã</w:t>
      </w:r>
      <w:proofErr w:type="spellEnd"/>
      <w:r w:rsidRPr="00503E54">
        <w:t xml:space="preserve"> </w:t>
      </w:r>
      <w:proofErr w:type="spellStart"/>
      <w:r w:rsidRPr="00503E54">
        <w:t>cung</w:t>
      </w:r>
      <w:proofErr w:type="spellEnd"/>
      <w:r w:rsidRPr="00503E54">
        <w:t xml:space="preserve"> </w:t>
      </w:r>
      <w:proofErr w:type="spellStart"/>
      <w:r w:rsidRPr="00503E54">
        <w:t>cấp</w:t>
      </w:r>
      <w:proofErr w:type="spellEnd"/>
      <w:r w:rsidRPr="00503E54">
        <w:t xml:space="preserve"> </w:t>
      </w:r>
      <w:proofErr w:type="spellStart"/>
      <w:r w:rsidRPr="00503E54">
        <w:t>đầy</w:t>
      </w:r>
      <w:proofErr w:type="spellEnd"/>
      <w:r w:rsidRPr="00503E54">
        <w:t xml:space="preserve"> </w:t>
      </w:r>
      <w:proofErr w:type="spellStart"/>
      <w:r w:rsidRPr="00503E54">
        <w:t>đủ</w:t>
      </w:r>
      <w:proofErr w:type="spellEnd"/>
      <w:r w:rsidRPr="00503E54">
        <w:t xml:space="preserve"> </w:t>
      </w:r>
      <w:proofErr w:type="spellStart"/>
      <w:r w:rsidRPr="00503E54">
        <w:t>hồ</w:t>
      </w:r>
      <w:proofErr w:type="spellEnd"/>
      <w:r w:rsidRPr="00503E54">
        <w:t xml:space="preserve"> </w:t>
      </w:r>
      <w:proofErr w:type="spellStart"/>
      <w:r w:rsidRPr="00503E54">
        <w:t>sơ</w:t>
      </w:r>
      <w:proofErr w:type="spellEnd"/>
      <w:r w:rsidRPr="00503E54">
        <w:t xml:space="preserve"> </w:t>
      </w:r>
      <w:proofErr w:type="spellStart"/>
      <w:r w:rsidRPr="00503E54">
        <w:t>theo</w:t>
      </w:r>
      <w:proofErr w:type="spellEnd"/>
      <w:r w:rsidRPr="00503E54">
        <w:t xml:space="preserve"> </w:t>
      </w:r>
      <w:proofErr w:type="spellStart"/>
      <w:r w:rsidRPr="00503E54">
        <w:t>quy</w:t>
      </w:r>
      <w:proofErr w:type="spellEnd"/>
      <w:r w:rsidRPr="00503E54">
        <w:t xml:space="preserve"> </w:t>
      </w:r>
      <w:proofErr w:type="spellStart"/>
      <w:r w:rsidRPr="00503E54">
        <w:t>định</w:t>
      </w:r>
      <w:proofErr w:type="spellEnd"/>
      <w:r w:rsidRPr="00503E54">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0DF052" w15:done="0"/>
  <w15:commentEx w15:paraId="2FCA8582" w15:done="0"/>
  <w15:commentEx w15:paraId="5C6578F1" w15:done="0"/>
  <w15:commentEx w15:paraId="44AE7BED" w15:done="0"/>
  <w15:commentEx w15:paraId="67A7D61D" w15:done="0"/>
  <w15:commentEx w15:paraId="328A53D6" w15:done="0"/>
  <w15:commentEx w15:paraId="2BA76BEA" w15:done="0"/>
  <w15:commentEx w15:paraId="17759BC2" w15:done="0"/>
  <w15:commentEx w15:paraId="5927AAC3" w15:done="0"/>
  <w15:commentEx w15:paraId="05E34B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5E18C0" w16cex:dateUtc="2026-07-14T07:10:00Z"/>
  <w16cex:commentExtensible w16cex:durableId="5866461D" w16cex:dateUtc="2026-07-14T07:33:00Z"/>
  <w16cex:commentExtensible w16cex:durableId="5BA821A4" w16cex:dateUtc="2026-07-14T07:59:00Z"/>
  <w16cex:commentExtensible w16cex:durableId="463914F1" w16cex:dateUtc="2026-07-14T06:48:00Z"/>
  <w16cex:commentExtensible w16cex:durableId="62F3F3E9" w16cex:dateUtc="2026-07-14T08:11:00Z"/>
  <w16cex:commentExtensible w16cex:durableId="2592A1C8" w16cex:dateUtc="2026-07-14T08:32:00Z"/>
  <w16cex:commentExtensible w16cex:durableId="0D4516D0" w16cex:dateUtc="2026-07-14T08:36:00Z"/>
  <w16cex:commentExtensible w16cex:durableId="528EB3AB" w16cex:dateUtc="2026-07-14T08:34:00Z"/>
  <w16cex:commentExtensible w16cex:durableId="74652804" w16cex:dateUtc="2026-07-14T08:37:00Z"/>
  <w16cex:commentExtensible w16cex:durableId="712A6A1E" w16cex:dateUtc="2026-07-14T0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0DF052" w16cid:durableId="695E18C0"/>
  <w16cid:commentId w16cid:paraId="2FCA8582" w16cid:durableId="5866461D"/>
  <w16cid:commentId w16cid:paraId="5C6578F1" w16cid:durableId="5BA821A4"/>
  <w16cid:commentId w16cid:paraId="44AE7BED" w16cid:durableId="463914F1"/>
  <w16cid:commentId w16cid:paraId="67A7D61D" w16cid:durableId="62F3F3E9"/>
  <w16cid:commentId w16cid:paraId="328A53D6" w16cid:durableId="2592A1C8"/>
  <w16cid:commentId w16cid:paraId="2BA76BEA" w16cid:durableId="0D4516D0"/>
  <w16cid:commentId w16cid:paraId="17759BC2" w16cid:durableId="528EB3AB"/>
  <w16cid:commentId w16cid:paraId="5927AAC3" w16cid:durableId="74652804"/>
  <w16cid:commentId w16cid:paraId="05E34BDB" w16cid:durableId="712A6A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F83F5A"/>
    <w:multiLevelType w:val="hybridMultilevel"/>
    <w:tmpl w:val="383CBC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D15BA4"/>
    <w:multiLevelType w:val="hybridMultilevel"/>
    <w:tmpl w:val="C7C44B02"/>
    <w:lvl w:ilvl="0" w:tplc="C8E21D0C">
      <w:start w:val="1"/>
      <w:numFmt w:val="decimal"/>
      <w:lvlText w:val="2.%1."/>
      <w:lvlJc w:val="left"/>
      <w:pPr>
        <w:ind w:left="720" w:hanging="360"/>
      </w:pPr>
      <w:rPr>
        <w:rFonts w:hint="default"/>
      </w:rPr>
    </w:lvl>
    <w:lvl w:ilvl="1" w:tplc="E9A4F77C">
      <w:start w:val="1"/>
      <w:numFmt w:val="lowerLetter"/>
      <w:lvlText w:val="(%2)"/>
      <w:lvlJc w:val="left"/>
      <w:pPr>
        <w:ind w:left="1440" w:hanging="360"/>
      </w:pPr>
      <w:rPr>
        <w:rFonts w:hint="default"/>
        <w:b w:val="0"/>
      </w:rPr>
    </w:lvl>
    <w:lvl w:ilvl="2" w:tplc="2326C7B2">
      <w:start w:val="100"/>
      <w:numFmt w:val="bullet"/>
      <w:lvlText w:val="-"/>
      <w:lvlJc w:val="left"/>
      <w:pPr>
        <w:ind w:left="2340" w:hanging="360"/>
      </w:pPr>
      <w:rPr>
        <w:rFonts w:ascii="Times New Roman" w:eastAsia="Calibri" w:hAnsi="Times New Roman" w:cs="Times New Roman" w:hint="default"/>
      </w:rPr>
    </w:lvl>
    <w:lvl w:ilvl="3" w:tplc="0608A52A">
      <w:start w:val="1"/>
      <w:numFmt w:val="decimal"/>
      <w:lvlText w:val="%4."/>
      <w:lvlJc w:val="left"/>
      <w:pPr>
        <w:ind w:left="2880" w:hanging="360"/>
      </w:pPr>
      <w:rPr>
        <w:rFonts w:hint="default"/>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6D2D40"/>
    <w:multiLevelType w:val="hybridMultilevel"/>
    <w:tmpl w:val="7BE21A34"/>
    <w:lvl w:ilvl="0" w:tplc="40EC022A">
      <w:start w:val="3"/>
      <w:numFmt w:val="bullet"/>
      <w:lvlText w:val="-"/>
      <w:lvlJc w:val="left"/>
      <w:pPr>
        <w:ind w:left="643" w:hanging="360"/>
      </w:pPr>
      <w:rPr>
        <w:rFonts w:ascii="Times New Roman" w:eastAsiaTheme="minorEastAsia" w:hAnsi="Times New Roman" w:cs="Times New Roman"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2" w15:restartNumberingAfterBreak="0">
    <w:nsid w:val="51C35AB4"/>
    <w:multiLevelType w:val="multilevel"/>
    <w:tmpl w:val="EE30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93B02"/>
    <w:multiLevelType w:val="hybridMultilevel"/>
    <w:tmpl w:val="0706EB64"/>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num w:numId="1" w16cid:durableId="1371107251">
    <w:abstractNumId w:val="8"/>
  </w:num>
  <w:num w:numId="2" w16cid:durableId="1089690484">
    <w:abstractNumId w:val="6"/>
  </w:num>
  <w:num w:numId="3" w16cid:durableId="573246523">
    <w:abstractNumId w:val="5"/>
  </w:num>
  <w:num w:numId="4" w16cid:durableId="1896312330">
    <w:abstractNumId w:val="4"/>
  </w:num>
  <w:num w:numId="5" w16cid:durableId="557278405">
    <w:abstractNumId w:val="7"/>
  </w:num>
  <w:num w:numId="6" w16cid:durableId="1952201639">
    <w:abstractNumId w:val="3"/>
  </w:num>
  <w:num w:numId="7" w16cid:durableId="169412065">
    <w:abstractNumId w:val="2"/>
  </w:num>
  <w:num w:numId="8" w16cid:durableId="413624101">
    <w:abstractNumId w:val="1"/>
  </w:num>
  <w:num w:numId="9" w16cid:durableId="1924685719">
    <w:abstractNumId w:val="0"/>
  </w:num>
  <w:num w:numId="10" w16cid:durableId="1211648208">
    <w:abstractNumId w:val="13"/>
  </w:num>
  <w:num w:numId="11" w16cid:durableId="1064261182">
    <w:abstractNumId w:val="10"/>
  </w:num>
  <w:num w:numId="12" w16cid:durableId="1912739491">
    <w:abstractNumId w:val="9"/>
  </w:num>
  <w:num w:numId="13" w16cid:durableId="1882593848">
    <w:abstractNumId w:val="11"/>
  </w:num>
  <w:num w:numId="14" w16cid:durableId="107296494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g P.">
    <w15:presenceInfo w15:providerId="Windows Live" w15:userId="49d16432b13fdc34"/>
  </w15:person>
  <w15:person w15:author="maiht">
    <w15:presenceInfo w15:providerId="None" w15:userId="maih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97E"/>
    <w:rsid w:val="0015074B"/>
    <w:rsid w:val="00182E07"/>
    <w:rsid w:val="002667DB"/>
    <w:rsid w:val="0029639D"/>
    <w:rsid w:val="002B0098"/>
    <w:rsid w:val="002C4D42"/>
    <w:rsid w:val="00326F90"/>
    <w:rsid w:val="00470564"/>
    <w:rsid w:val="004D3E65"/>
    <w:rsid w:val="00503E54"/>
    <w:rsid w:val="00610391"/>
    <w:rsid w:val="00624BC9"/>
    <w:rsid w:val="006B7F7D"/>
    <w:rsid w:val="00826BC7"/>
    <w:rsid w:val="00885042"/>
    <w:rsid w:val="009C2DAD"/>
    <w:rsid w:val="00AA1D8D"/>
    <w:rsid w:val="00AA29BF"/>
    <w:rsid w:val="00AC5BED"/>
    <w:rsid w:val="00AD5E27"/>
    <w:rsid w:val="00B142F6"/>
    <w:rsid w:val="00B47730"/>
    <w:rsid w:val="00CB0664"/>
    <w:rsid w:val="00CD3370"/>
    <w:rsid w:val="00DC01D9"/>
    <w:rsid w:val="00ED7142"/>
    <w:rsid w:val="00FA3B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3C408"/>
  <w14:defaultImageDpi w14:val="300"/>
  <w15:docId w15:val="{190A9182-42E6-4518-9073-5E80BD58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bullet 1,List Paragraph1,List Paragraph11,List Paragraph 1,Ý thứ 1,Bullet List,FooterText,numbered,Paragraphe de liste,Bullet L1,a),abc,List Paragraph2,Paragraph,Norm,Đoạn của Danh sách,Đoạn c𞹺Danh sách,List Paragraph111,Nga 3,Muc"/>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
    <w:name w:val="列出段落"/>
    <w:basedOn w:val="Normal"/>
    <w:uiPriority w:val="34"/>
    <w:qFormat/>
    <w:rsid w:val="004D3E65"/>
    <w:pPr>
      <w:spacing w:after="0" w:line="240" w:lineRule="auto"/>
      <w:ind w:left="720"/>
      <w:contextualSpacing/>
    </w:pPr>
    <w:rPr>
      <w:rFonts w:eastAsia="Batang" w:cs="Times New Roman"/>
      <w:sz w:val="28"/>
      <w:szCs w:val="24"/>
    </w:rPr>
  </w:style>
  <w:style w:type="character" w:customStyle="1" w:styleId="ListParagraphChar">
    <w:name w:val="List Paragraph Char"/>
    <w:aliases w:val="bullet Char,bullet 1 Char,List Paragraph1 Char,List Paragraph11 Char,List Paragraph 1 Char,Ý thứ 1 Char,Bullet List Char,FooterText Char,numbered Char,Paragraphe de liste Char,Bullet L1 Char,a) Char,abc Char,List Paragraph2 Char"/>
    <w:link w:val="ListParagraph"/>
    <w:uiPriority w:val="34"/>
    <w:locked/>
    <w:rsid w:val="004D3E65"/>
    <w:rPr>
      <w:rFonts w:ascii="Times New Roman" w:hAnsi="Times New Roman"/>
      <w:sz w:val="24"/>
    </w:rPr>
  </w:style>
  <w:style w:type="paragraph" w:styleId="Revision">
    <w:name w:val="Revision"/>
    <w:hidden/>
    <w:uiPriority w:val="99"/>
    <w:semiHidden/>
    <w:rsid w:val="00470564"/>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610391"/>
    <w:rPr>
      <w:sz w:val="16"/>
      <w:szCs w:val="16"/>
    </w:rPr>
  </w:style>
  <w:style w:type="paragraph" w:styleId="CommentText">
    <w:name w:val="annotation text"/>
    <w:basedOn w:val="Normal"/>
    <w:link w:val="CommentTextChar"/>
    <w:uiPriority w:val="99"/>
    <w:semiHidden/>
    <w:unhideWhenUsed/>
    <w:rsid w:val="00610391"/>
    <w:pPr>
      <w:spacing w:line="240" w:lineRule="auto"/>
    </w:pPr>
    <w:rPr>
      <w:sz w:val="20"/>
      <w:szCs w:val="20"/>
    </w:rPr>
  </w:style>
  <w:style w:type="character" w:customStyle="1" w:styleId="CommentTextChar">
    <w:name w:val="Comment Text Char"/>
    <w:basedOn w:val="DefaultParagraphFont"/>
    <w:link w:val="CommentText"/>
    <w:uiPriority w:val="99"/>
    <w:semiHidden/>
    <w:rsid w:val="0061039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10391"/>
    <w:rPr>
      <w:b/>
      <w:bCs/>
    </w:rPr>
  </w:style>
  <w:style w:type="character" w:customStyle="1" w:styleId="CommentSubjectChar">
    <w:name w:val="Comment Subject Char"/>
    <w:basedOn w:val="CommentTextChar"/>
    <w:link w:val="CommentSubject"/>
    <w:uiPriority w:val="99"/>
    <w:semiHidden/>
    <w:rsid w:val="00610391"/>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4</Pages>
  <Words>1223</Words>
  <Characters>6974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maiht</cp:lastModifiedBy>
  <cp:revision>9</cp:revision>
  <dcterms:created xsi:type="dcterms:W3CDTF">2013-12-23T23:15:00Z</dcterms:created>
  <dcterms:modified xsi:type="dcterms:W3CDTF">2026-07-14T08:39:00Z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e577056f-9707-43da-a167-5f445cdb7bd4</vt:lpwstr>
  </property>
</Properties>
</file>