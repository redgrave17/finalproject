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D159" w14:textId="77777777" w:rsidR="00FD774D" w:rsidRDefault="00000000">
      <w:pPr>
        <w:spacing w:after="20" w:line="276" w:lineRule="auto"/>
        <w:jc w:val="center"/>
        <w:rPr>
          <w:b/>
          <w:bCs/>
        </w:rPr>
      </w:pPr>
      <w:r>
        <w:rPr>
          <w:b/>
          <w:bCs/>
        </w:rPr>
        <w:t>CỘNG HÒA XÃ HỘI CHỦ NGHĨA VIỆT NAM</w:t>
      </w:r>
    </w:p>
    <w:p w14:paraId="58C3FA1A" w14:textId="77777777" w:rsidR="00FD774D" w:rsidRDefault="00000000">
      <w:pPr>
        <w:spacing w:after="20" w:line="276" w:lineRule="auto"/>
        <w:jc w:val="center"/>
        <w:rPr>
          <w:b/>
          <w:bCs/>
        </w:rPr>
      </w:pPr>
      <w:proofErr w:type="spellStart"/>
      <w:r>
        <w:rPr>
          <w:b/>
          <w:bCs/>
        </w:rPr>
        <w:t>Độc</w:t>
      </w:r>
      <w:proofErr w:type="spellEnd"/>
      <w:r>
        <w:rPr>
          <w:b/>
          <w:bCs/>
        </w:rPr>
        <w:t xml:space="preserve"> </w:t>
      </w:r>
      <w:proofErr w:type="spellStart"/>
      <w:r>
        <w:rPr>
          <w:b/>
          <w:bCs/>
        </w:rPr>
        <w:t>lập</w:t>
      </w:r>
      <w:proofErr w:type="spellEnd"/>
      <w:r>
        <w:rPr>
          <w:b/>
          <w:bCs/>
        </w:rPr>
        <w:t xml:space="preserve"> – </w:t>
      </w:r>
      <w:proofErr w:type="spellStart"/>
      <w:r>
        <w:rPr>
          <w:b/>
          <w:bCs/>
        </w:rPr>
        <w:t>Tự</w:t>
      </w:r>
      <w:proofErr w:type="spellEnd"/>
      <w:r>
        <w:rPr>
          <w:b/>
          <w:bCs/>
        </w:rPr>
        <w:t xml:space="preserve"> do – Hạnh </w:t>
      </w:r>
      <w:proofErr w:type="spellStart"/>
      <w:r>
        <w:rPr>
          <w:b/>
          <w:bCs/>
        </w:rPr>
        <w:t>phúc</w:t>
      </w:r>
      <w:proofErr w:type="spellEnd"/>
    </w:p>
    <w:p w14:paraId="715EAF2E" w14:textId="77777777" w:rsidR="00FD774D" w:rsidRDefault="00000000">
      <w:pPr>
        <w:spacing w:after="160" w:line="276" w:lineRule="auto"/>
        <w:jc w:val="center"/>
      </w:pPr>
      <w:r>
        <w:t>--------o0o--------</w:t>
      </w:r>
    </w:p>
    <w:p w14:paraId="58737298" w14:textId="77777777" w:rsidR="00FD774D" w:rsidRDefault="00000000">
      <w:pPr>
        <w:spacing w:after="60" w:line="276" w:lineRule="auto"/>
        <w:jc w:val="center"/>
        <w:rPr>
          <w:b/>
          <w:bCs/>
          <w:sz w:val="30"/>
          <w:szCs w:val="30"/>
        </w:rPr>
      </w:pPr>
      <w:r>
        <w:rPr>
          <w:b/>
          <w:bCs/>
          <w:sz w:val="30"/>
          <w:szCs w:val="30"/>
        </w:rPr>
        <w:t>HỢP ĐỒNG ĐẠI LÝ PHÂN PHỐI SẢN PHẨM SIM/</w:t>
      </w:r>
      <w:proofErr w:type="spellStart"/>
      <w:r>
        <w:rPr>
          <w:b/>
          <w:bCs/>
          <w:sz w:val="30"/>
          <w:szCs w:val="30"/>
        </w:rPr>
        <w:t>eSIM</w:t>
      </w:r>
      <w:proofErr w:type="spellEnd"/>
      <w:r>
        <w:rPr>
          <w:b/>
          <w:bCs/>
          <w:sz w:val="30"/>
          <w:szCs w:val="30"/>
        </w:rPr>
        <w:t xml:space="preserve"> DU LỊCH</w:t>
      </w:r>
    </w:p>
    <w:p w14:paraId="600006DC" w14:textId="77777777" w:rsidR="00FD774D" w:rsidRDefault="00000000">
      <w:pPr>
        <w:spacing w:after="200" w:line="276" w:lineRule="auto"/>
        <w:jc w:val="center"/>
        <w:rPr>
          <w:i/>
          <w:iCs/>
        </w:rPr>
      </w:pPr>
      <w:proofErr w:type="spellStart"/>
      <w:r>
        <w:rPr>
          <w:i/>
          <w:iCs/>
        </w:rPr>
        <w:t>Số</w:t>
      </w:r>
      <w:proofErr w:type="spellEnd"/>
      <w:r>
        <w:rPr>
          <w:i/>
          <w:iCs/>
        </w:rPr>
        <w:t>: ……/2026/HĐĐL/GPT</w:t>
      </w:r>
    </w:p>
    <w:p w14:paraId="7C14175C" w14:textId="77777777" w:rsidR="00FD774D" w:rsidRDefault="00000000">
      <w:pPr>
        <w:spacing w:after="60" w:line="276" w:lineRule="auto"/>
        <w:jc w:val="both"/>
        <w:rPr>
          <w:b/>
          <w:bCs/>
        </w:rPr>
      </w:pPr>
      <w:r>
        <w:rPr>
          <w:b/>
          <w:bCs/>
        </w:rPr>
        <w:t>CĂN CỨ:</w:t>
      </w:r>
    </w:p>
    <w:p w14:paraId="29D124C7"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i/>
          <w:iCs/>
        </w:rPr>
        <w:t>Bộ</w:t>
      </w:r>
      <w:proofErr w:type="spellEnd"/>
      <w:r>
        <w:rPr>
          <w:i/>
          <w:iCs/>
        </w:rPr>
        <w:t xml:space="preserve"> </w:t>
      </w:r>
      <w:proofErr w:type="spellStart"/>
      <w:r>
        <w:rPr>
          <w:i/>
          <w:iCs/>
        </w:rPr>
        <w:t>luật</w:t>
      </w:r>
      <w:proofErr w:type="spellEnd"/>
      <w:r>
        <w:rPr>
          <w:i/>
          <w:iCs/>
        </w:rPr>
        <w:t xml:space="preserve"> </w:t>
      </w:r>
      <w:proofErr w:type="spellStart"/>
      <w:r>
        <w:rPr>
          <w:i/>
          <w:iCs/>
        </w:rPr>
        <w:t>Dân</w:t>
      </w:r>
      <w:proofErr w:type="spellEnd"/>
      <w:r>
        <w:rPr>
          <w:i/>
          <w:iCs/>
        </w:rPr>
        <w:t xml:space="preserve"> </w:t>
      </w:r>
      <w:proofErr w:type="spellStart"/>
      <w:r>
        <w:rPr>
          <w:i/>
          <w:iCs/>
        </w:rPr>
        <w:t>sự</w:t>
      </w:r>
      <w:proofErr w:type="spellEnd"/>
      <w:r>
        <w:rPr>
          <w:i/>
          <w:iCs/>
        </w:rPr>
        <w:t xml:space="preserve"> </w:t>
      </w:r>
      <w:proofErr w:type="spellStart"/>
      <w:r>
        <w:rPr>
          <w:i/>
          <w:iCs/>
        </w:rPr>
        <w:t>số</w:t>
      </w:r>
      <w:proofErr w:type="spellEnd"/>
      <w:r>
        <w:rPr>
          <w:i/>
          <w:iCs/>
        </w:rPr>
        <w:t xml:space="preserve"> 91/2015/QH13 </w:t>
      </w:r>
      <w:proofErr w:type="spellStart"/>
      <w:r>
        <w:rPr>
          <w:i/>
          <w:iCs/>
        </w:rPr>
        <w:t>ngày</w:t>
      </w:r>
      <w:proofErr w:type="spellEnd"/>
      <w:r>
        <w:rPr>
          <w:i/>
          <w:iCs/>
        </w:rPr>
        <w:t xml:space="preserve"> 24 </w:t>
      </w:r>
      <w:proofErr w:type="spellStart"/>
      <w:r>
        <w:rPr>
          <w:i/>
          <w:iCs/>
        </w:rPr>
        <w:t>tháng</w:t>
      </w:r>
      <w:proofErr w:type="spellEnd"/>
      <w:r>
        <w:rPr>
          <w:i/>
          <w:iCs/>
        </w:rPr>
        <w:t xml:space="preserve"> 11 </w:t>
      </w:r>
      <w:proofErr w:type="spellStart"/>
      <w:r>
        <w:rPr>
          <w:i/>
          <w:iCs/>
        </w:rPr>
        <w:t>năm</w:t>
      </w:r>
      <w:proofErr w:type="spellEnd"/>
      <w:r>
        <w:rPr>
          <w:i/>
          <w:iCs/>
        </w:rPr>
        <w:t xml:space="preserve"> 2015;</w:t>
      </w:r>
    </w:p>
    <w:p w14:paraId="577C9F9D"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i/>
          <w:iCs/>
        </w:rPr>
        <w:t>Luật</w:t>
      </w:r>
      <w:proofErr w:type="spellEnd"/>
      <w:r>
        <w:rPr>
          <w:i/>
          <w:iCs/>
        </w:rPr>
        <w:t xml:space="preserve"> Thương </w:t>
      </w:r>
      <w:proofErr w:type="spellStart"/>
      <w:r>
        <w:rPr>
          <w:i/>
          <w:iCs/>
        </w:rPr>
        <w:t>mại</w:t>
      </w:r>
      <w:proofErr w:type="spellEnd"/>
      <w:r>
        <w:rPr>
          <w:i/>
          <w:iCs/>
        </w:rPr>
        <w:t xml:space="preserve"> </w:t>
      </w:r>
      <w:proofErr w:type="spellStart"/>
      <w:r>
        <w:rPr>
          <w:i/>
          <w:iCs/>
        </w:rPr>
        <w:t>số</w:t>
      </w:r>
      <w:proofErr w:type="spellEnd"/>
      <w:r>
        <w:rPr>
          <w:i/>
          <w:iCs/>
        </w:rPr>
        <w:t xml:space="preserve"> 36/2005/QH11 </w:t>
      </w:r>
      <w:proofErr w:type="spellStart"/>
      <w:r>
        <w:rPr>
          <w:i/>
          <w:iCs/>
        </w:rPr>
        <w:t>ngày</w:t>
      </w:r>
      <w:proofErr w:type="spellEnd"/>
      <w:r>
        <w:rPr>
          <w:i/>
          <w:iCs/>
        </w:rPr>
        <w:t xml:space="preserve"> 14 </w:t>
      </w:r>
      <w:proofErr w:type="spellStart"/>
      <w:r>
        <w:rPr>
          <w:i/>
          <w:iCs/>
        </w:rPr>
        <w:t>tháng</w:t>
      </w:r>
      <w:proofErr w:type="spellEnd"/>
      <w:r>
        <w:rPr>
          <w:i/>
          <w:iCs/>
        </w:rPr>
        <w:t xml:space="preserve"> 6 </w:t>
      </w:r>
      <w:proofErr w:type="spellStart"/>
      <w:r>
        <w:rPr>
          <w:i/>
          <w:iCs/>
        </w:rPr>
        <w:t>năm</w:t>
      </w:r>
      <w:proofErr w:type="spellEnd"/>
      <w:r>
        <w:rPr>
          <w:i/>
          <w:iCs/>
        </w:rPr>
        <w:t xml:space="preserve"> 2005;</w:t>
      </w:r>
    </w:p>
    <w:p w14:paraId="63042226"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i/>
          <w:iCs/>
        </w:rPr>
        <w:t>Luật</w:t>
      </w:r>
      <w:proofErr w:type="spellEnd"/>
      <w:r>
        <w:rPr>
          <w:i/>
          <w:iCs/>
        </w:rPr>
        <w:t xml:space="preserve"> Cạnh </w:t>
      </w:r>
      <w:proofErr w:type="spellStart"/>
      <w:r>
        <w:rPr>
          <w:i/>
          <w:iCs/>
        </w:rPr>
        <w:t>tranh</w:t>
      </w:r>
      <w:proofErr w:type="spellEnd"/>
      <w:r>
        <w:rPr>
          <w:i/>
          <w:iCs/>
        </w:rPr>
        <w:t xml:space="preserve"> </w:t>
      </w:r>
      <w:proofErr w:type="spellStart"/>
      <w:r>
        <w:rPr>
          <w:i/>
          <w:iCs/>
        </w:rPr>
        <w:t>số</w:t>
      </w:r>
      <w:proofErr w:type="spellEnd"/>
      <w:r>
        <w:rPr>
          <w:i/>
          <w:iCs/>
        </w:rPr>
        <w:t xml:space="preserve"> 23/2018/QH14 </w:t>
      </w:r>
      <w:proofErr w:type="spellStart"/>
      <w:r>
        <w:rPr>
          <w:i/>
          <w:iCs/>
        </w:rPr>
        <w:t>ngày</w:t>
      </w:r>
      <w:proofErr w:type="spellEnd"/>
      <w:r>
        <w:rPr>
          <w:i/>
          <w:iCs/>
        </w:rPr>
        <w:t xml:space="preserve"> 12 </w:t>
      </w:r>
      <w:proofErr w:type="spellStart"/>
      <w:r>
        <w:rPr>
          <w:i/>
          <w:iCs/>
        </w:rPr>
        <w:t>tháng</w:t>
      </w:r>
      <w:proofErr w:type="spellEnd"/>
      <w:r>
        <w:rPr>
          <w:i/>
          <w:iCs/>
        </w:rPr>
        <w:t xml:space="preserve"> 6 </w:t>
      </w:r>
      <w:proofErr w:type="spellStart"/>
      <w:r>
        <w:rPr>
          <w:i/>
          <w:iCs/>
        </w:rPr>
        <w:t>năm</w:t>
      </w:r>
      <w:proofErr w:type="spellEnd"/>
      <w:r>
        <w:rPr>
          <w:i/>
          <w:iCs/>
        </w:rPr>
        <w:t xml:space="preserve"> 2018;</w:t>
      </w:r>
    </w:p>
    <w:p w14:paraId="309EFD06"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i/>
          <w:iCs/>
        </w:rPr>
        <w:t xml:space="preserve">Nhu </w:t>
      </w:r>
      <w:proofErr w:type="spellStart"/>
      <w:r>
        <w:rPr>
          <w:i/>
          <w:iCs/>
        </w:rPr>
        <w:t>cầu</w:t>
      </w:r>
      <w:proofErr w:type="spellEnd"/>
      <w:r>
        <w:rPr>
          <w:i/>
          <w:iCs/>
        </w:rPr>
        <w:t xml:space="preserve"> </w:t>
      </w:r>
      <w:proofErr w:type="spellStart"/>
      <w:r>
        <w:rPr>
          <w:i/>
          <w:iCs/>
        </w:rPr>
        <w:t>và</w:t>
      </w:r>
      <w:proofErr w:type="spellEnd"/>
      <w:r>
        <w:rPr>
          <w:i/>
          <w:iCs/>
        </w:rPr>
        <w:t xml:space="preserve"> </w:t>
      </w:r>
      <w:proofErr w:type="spellStart"/>
      <w:r>
        <w:rPr>
          <w:i/>
          <w:iCs/>
        </w:rPr>
        <w:t>năng</w:t>
      </w:r>
      <w:proofErr w:type="spellEnd"/>
      <w:r>
        <w:rPr>
          <w:i/>
          <w:iCs/>
        </w:rPr>
        <w:t xml:space="preserve"> </w:t>
      </w:r>
      <w:proofErr w:type="spellStart"/>
      <w:r>
        <w:rPr>
          <w:i/>
          <w:iCs/>
        </w:rPr>
        <w:t>lực</w:t>
      </w:r>
      <w:proofErr w:type="spellEnd"/>
      <w:r>
        <w:rPr>
          <w:i/>
          <w:iCs/>
        </w:rPr>
        <w:t xml:space="preserve"> </w:t>
      </w:r>
      <w:proofErr w:type="spellStart"/>
      <w:r>
        <w:rPr>
          <w:i/>
          <w:iCs/>
        </w:rPr>
        <w:t>của</w:t>
      </w:r>
      <w:proofErr w:type="spellEnd"/>
      <w:r>
        <w:rPr>
          <w:i/>
          <w:iCs/>
        </w:rPr>
        <w:t xml:space="preserve"> </w:t>
      </w:r>
      <w:proofErr w:type="spellStart"/>
      <w:r>
        <w:rPr>
          <w:i/>
          <w:iCs/>
        </w:rPr>
        <w:t>các</w:t>
      </w:r>
      <w:proofErr w:type="spellEnd"/>
      <w:r>
        <w:rPr>
          <w:i/>
          <w:iCs/>
        </w:rPr>
        <w:t xml:space="preserve"> Bên.</w:t>
      </w:r>
    </w:p>
    <w:p w14:paraId="5E5D9443" w14:textId="77777777" w:rsidR="00FD774D" w:rsidRDefault="00000000">
      <w:pPr>
        <w:spacing w:before="120" w:after="120" w:line="276" w:lineRule="auto"/>
        <w:jc w:val="both"/>
      </w:pPr>
      <w:r>
        <w:rPr>
          <w:b/>
          <w:bCs/>
        </w:rPr>
        <w:t xml:space="preserve">HỢP ĐỒNG ĐẠI LÝ </w:t>
      </w:r>
      <w:r>
        <w:t>(“</w:t>
      </w:r>
      <w:proofErr w:type="spellStart"/>
      <w:r>
        <w:rPr>
          <w:b/>
          <w:bCs/>
        </w:rPr>
        <w:t>Hợp</w:t>
      </w:r>
      <w:proofErr w:type="spellEnd"/>
      <w:r>
        <w:rPr>
          <w:b/>
          <w:bCs/>
        </w:rPr>
        <w:t xml:space="preserve"> </w:t>
      </w:r>
      <w:proofErr w:type="spellStart"/>
      <w:r>
        <w:rPr>
          <w:b/>
          <w:bCs/>
        </w:rPr>
        <w:t>đồng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ngày</w:t>
      </w:r>
      <w:proofErr w:type="spellEnd"/>
      <w:r>
        <w:t xml:space="preserve"> …… </w:t>
      </w:r>
      <w:proofErr w:type="spellStart"/>
      <w:r>
        <w:t>tháng</w:t>
      </w:r>
      <w:proofErr w:type="spellEnd"/>
      <w:r>
        <w:t xml:space="preserve"> …… </w:t>
      </w:r>
      <w:proofErr w:type="spellStart"/>
      <w:r>
        <w:t>năm</w:t>
      </w:r>
      <w:proofErr w:type="spellEnd"/>
      <w:r>
        <w:t xml:space="preserve"> 2026, </w:t>
      </w:r>
      <w:proofErr w:type="spellStart"/>
      <w:r>
        <w:t>giữa</w:t>
      </w:r>
      <w:proofErr w:type="spellEnd"/>
      <w:r>
        <w:t xml:space="preserve"> </w:t>
      </w:r>
      <w:proofErr w:type="spellStart"/>
      <w:r>
        <w:t>các</w:t>
      </w:r>
      <w:proofErr w:type="spellEnd"/>
      <w:r>
        <w:t xml:space="preserve"> </w:t>
      </w:r>
      <w:proofErr w:type="spellStart"/>
      <w:r>
        <w:t>Bên</w:t>
      </w:r>
      <w:proofErr w:type="spellEnd"/>
      <w:r>
        <w:t xml:space="preserve"> </w:t>
      </w:r>
      <w:proofErr w:type="spellStart"/>
      <w:r>
        <w:t>dưới</w:t>
      </w:r>
      <w:proofErr w:type="spellEnd"/>
      <w:r>
        <w:t xml:space="preserve"> </w:t>
      </w:r>
      <w:proofErr w:type="spellStart"/>
      <w:r>
        <w:t>đây</w:t>
      </w:r>
      <w:proofErr w:type="spellEnd"/>
      <w:r>
        <w:t>:</w:t>
      </w:r>
    </w:p>
    <w:p w14:paraId="470DBA50" w14:textId="77777777" w:rsidR="00FD774D" w:rsidRDefault="00000000">
      <w:pPr>
        <w:spacing w:after="60" w:line="276" w:lineRule="auto"/>
        <w:jc w:val="both"/>
        <w:rPr>
          <w:b/>
          <w:bCs/>
        </w:rPr>
      </w:pPr>
      <w:r>
        <w:rPr>
          <w:b/>
          <w:bCs/>
        </w:rPr>
        <w:t>1. BÊN GIAO ĐẠI LÝ (BÊN A): CÔNG TY CỔ PHẦN GAPIT</w:t>
      </w:r>
    </w:p>
    <w:p w14:paraId="74B15F15" w14:textId="77777777" w:rsidR="00FD774D" w:rsidRDefault="00000000">
      <w:pPr>
        <w:spacing w:after="40" w:line="276" w:lineRule="auto"/>
        <w:jc w:val="both"/>
      </w:pPr>
      <w:proofErr w:type="spellStart"/>
      <w:r>
        <w:t>Trụ</w:t>
      </w:r>
      <w:proofErr w:type="spellEnd"/>
      <w:r>
        <w:t xml:space="preserve"> </w:t>
      </w:r>
      <w:proofErr w:type="spellStart"/>
      <w:r>
        <w:t>sở</w:t>
      </w:r>
      <w:proofErr w:type="spellEnd"/>
      <w:r>
        <w:t xml:space="preserve">: Phòng 902, </w:t>
      </w:r>
      <w:proofErr w:type="spellStart"/>
      <w:r>
        <w:t>tầng</w:t>
      </w:r>
      <w:proofErr w:type="spellEnd"/>
      <w:r>
        <w:t xml:space="preserve"> 9, D10 </w:t>
      </w:r>
      <w:proofErr w:type="spellStart"/>
      <w:r>
        <w:t>Giảng</w:t>
      </w:r>
      <w:proofErr w:type="spellEnd"/>
      <w:r>
        <w:t xml:space="preserve"> Võ, </w:t>
      </w:r>
      <w:proofErr w:type="spellStart"/>
      <w:r>
        <w:t>Phường</w:t>
      </w:r>
      <w:proofErr w:type="spellEnd"/>
      <w:r>
        <w:t xml:space="preserve"> </w:t>
      </w:r>
      <w:proofErr w:type="spellStart"/>
      <w:r>
        <w:t>Giảng</w:t>
      </w:r>
      <w:proofErr w:type="spellEnd"/>
      <w:r>
        <w:t xml:space="preserve"> Võ, Thành </w:t>
      </w:r>
      <w:proofErr w:type="spellStart"/>
      <w:r>
        <w:t>phố</w:t>
      </w:r>
      <w:proofErr w:type="spellEnd"/>
      <w:r>
        <w:t xml:space="preserve"> Hà </w:t>
      </w:r>
      <w:proofErr w:type="spellStart"/>
      <w:r>
        <w:t>Nội</w:t>
      </w:r>
      <w:proofErr w:type="spellEnd"/>
      <w:r>
        <w:t>, Việt Nam</w:t>
      </w:r>
    </w:p>
    <w:p w14:paraId="5399A888" w14:textId="77777777" w:rsidR="00FD774D" w:rsidRDefault="00000000">
      <w:pPr>
        <w:spacing w:after="40" w:line="276" w:lineRule="auto"/>
        <w:jc w:val="both"/>
      </w:pPr>
      <w:proofErr w:type="spellStart"/>
      <w:r>
        <w:t>Điện</w:t>
      </w:r>
      <w:proofErr w:type="spellEnd"/>
      <w:r>
        <w:t xml:space="preserve"> </w:t>
      </w:r>
      <w:proofErr w:type="spellStart"/>
      <w:r>
        <w:t>thoại</w:t>
      </w:r>
      <w:proofErr w:type="spellEnd"/>
      <w:r>
        <w:t xml:space="preserve">: 02435121928      </w:t>
      </w:r>
      <w:r>
        <w:tab/>
      </w:r>
    </w:p>
    <w:p w14:paraId="48E345A5" w14:textId="77777777" w:rsidR="00FD774D" w:rsidRDefault="00000000">
      <w:pPr>
        <w:spacing w:after="40" w:line="276" w:lineRule="auto"/>
        <w:jc w:val="both"/>
      </w:pPr>
      <w:proofErr w:type="spellStart"/>
      <w:r>
        <w:t>Mã</w:t>
      </w:r>
      <w:proofErr w:type="spellEnd"/>
      <w:r>
        <w:t xml:space="preserve"> </w:t>
      </w:r>
      <w:proofErr w:type="spellStart"/>
      <w:r>
        <w:t>số</w:t>
      </w:r>
      <w:proofErr w:type="spellEnd"/>
      <w:r>
        <w:t xml:space="preserve"> </w:t>
      </w:r>
      <w:proofErr w:type="spellStart"/>
      <w:r>
        <w:t>thuế</w:t>
      </w:r>
      <w:proofErr w:type="spellEnd"/>
      <w:r>
        <w:t>: 0101816595</w:t>
      </w:r>
    </w:p>
    <w:p w14:paraId="51F3956B" w14:textId="77777777" w:rsidR="00FD774D" w:rsidRDefault="00000000">
      <w:pPr>
        <w:spacing w:after="40" w:line="276" w:lineRule="auto"/>
        <w:jc w:val="both"/>
      </w:pPr>
      <w:proofErr w:type="spellStart"/>
      <w:r>
        <w:t>Đại</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Ông</w:t>
      </w:r>
      <w:proofErr w:type="spellEnd"/>
      <w:r>
        <w:t xml:space="preserve"> Nguyễn Văn Long      </w:t>
      </w:r>
      <w:r>
        <w:tab/>
      </w:r>
    </w:p>
    <w:p w14:paraId="08B818D8" w14:textId="77777777" w:rsidR="00FD774D" w:rsidRDefault="00000000">
      <w:pPr>
        <w:spacing w:after="40" w:line="276" w:lineRule="auto"/>
        <w:jc w:val="both"/>
      </w:pPr>
      <w:proofErr w:type="spellStart"/>
      <w:r>
        <w:t>Chức</w:t>
      </w:r>
      <w:proofErr w:type="spellEnd"/>
      <w:r>
        <w:t xml:space="preserve"> </w:t>
      </w:r>
      <w:proofErr w:type="spellStart"/>
      <w:r>
        <w:t>vụ</w:t>
      </w:r>
      <w:proofErr w:type="spellEnd"/>
      <w:r>
        <w:t xml:space="preserve">: </w:t>
      </w:r>
      <w:proofErr w:type="spellStart"/>
      <w:r>
        <w:t>Giám</w:t>
      </w:r>
      <w:proofErr w:type="spellEnd"/>
      <w:r>
        <w:t xml:space="preserve"> </w:t>
      </w:r>
      <w:proofErr w:type="spellStart"/>
      <w:r>
        <w:t>đốc</w:t>
      </w:r>
      <w:proofErr w:type="spellEnd"/>
    </w:p>
    <w:p w14:paraId="199DCA52" w14:textId="77777777" w:rsidR="00FD774D" w:rsidRDefault="00000000">
      <w:pPr>
        <w:spacing w:after="120" w:line="276" w:lineRule="auto"/>
        <w:jc w:val="both"/>
        <w:rPr>
          <w:i/>
          <w:iCs/>
        </w:rPr>
      </w:pPr>
      <w:r>
        <w:rPr>
          <w:i/>
          <w:iCs/>
        </w:rPr>
        <w:t>(</w:t>
      </w:r>
      <w:proofErr w:type="spellStart"/>
      <w:r>
        <w:rPr>
          <w:i/>
          <w:iCs/>
        </w:rPr>
        <w:t>sau</w:t>
      </w:r>
      <w:proofErr w:type="spellEnd"/>
      <w:r>
        <w:rPr>
          <w:i/>
          <w:iCs/>
        </w:rPr>
        <w:t xml:space="preserve"> </w:t>
      </w:r>
      <w:proofErr w:type="spellStart"/>
      <w:r>
        <w:rPr>
          <w:i/>
          <w:iCs/>
        </w:rPr>
        <w:t>đây</w:t>
      </w:r>
      <w:proofErr w:type="spellEnd"/>
      <w:r>
        <w:rPr>
          <w:i/>
          <w:iCs/>
        </w:rPr>
        <w:t xml:space="preserve"> </w:t>
      </w:r>
      <w:proofErr w:type="spellStart"/>
      <w:r>
        <w:rPr>
          <w:i/>
          <w:iCs/>
        </w:rPr>
        <w:t>gọi</w:t>
      </w:r>
      <w:proofErr w:type="spellEnd"/>
      <w:r>
        <w:rPr>
          <w:i/>
          <w:iCs/>
        </w:rPr>
        <w:t xml:space="preserve"> </w:t>
      </w:r>
      <w:proofErr w:type="spellStart"/>
      <w:r>
        <w:rPr>
          <w:i/>
          <w:iCs/>
        </w:rPr>
        <w:t>tắt</w:t>
      </w:r>
      <w:proofErr w:type="spellEnd"/>
      <w:r>
        <w:rPr>
          <w:i/>
          <w:iCs/>
        </w:rPr>
        <w:t xml:space="preserve"> </w:t>
      </w:r>
      <w:proofErr w:type="spellStart"/>
      <w:r>
        <w:rPr>
          <w:i/>
          <w:iCs/>
        </w:rPr>
        <w:t>là</w:t>
      </w:r>
      <w:proofErr w:type="spellEnd"/>
      <w:r>
        <w:rPr>
          <w:i/>
          <w:iCs/>
        </w:rPr>
        <w:t xml:space="preserve"> “</w:t>
      </w:r>
      <w:proofErr w:type="spellStart"/>
      <w:r>
        <w:rPr>
          <w:b/>
          <w:bCs/>
          <w:i/>
          <w:iCs/>
        </w:rPr>
        <w:t>Bên</w:t>
      </w:r>
      <w:proofErr w:type="spellEnd"/>
      <w:r>
        <w:rPr>
          <w:b/>
          <w:bCs/>
          <w:i/>
          <w:iCs/>
        </w:rPr>
        <w:t xml:space="preserve"> A</w:t>
      </w:r>
      <w:r>
        <w:rPr>
          <w:i/>
          <w:iCs/>
        </w:rPr>
        <w:t xml:space="preserve">” </w:t>
      </w:r>
      <w:proofErr w:type="spellStart"/>
      <w:r>
        <w:rPr>
          <w:i/>
          <w:iCs/>
        </w:rPr>
        <w:t>hoặc</w:t>
      </w:r>
      <w:proofErr w:type="spellEnd"/>
      <w:r>
        <w:rPr>
          <w:i/>
          <w:iCs/>
        </w:rPr>
        <w:t xml:space="preserve"> “</w:t>
      </w:r>
      <w:proofErr w:type="spellStart"/>
      <w:r>
        <w:rPr>
          <w:b/>
          <w:bCs/>
          <w:i/>
          <w:iCs/>
        </w:rPr>
        <w:t>Bên</w:t>
      </w:r>
      <w:proofErr w:type="spellEnd"/>
      <w:r>
        <w:rPr>
          <w:b/>
          <w:bCs/>
          <w:i/>
          <w:iCs/>
        </w:rPr>
        <w:t xml:space="preserve"> </w:t>
      </w:r>
      <w:proofErr w:type="spellStart"/>
      <w:r>
        <w:rPr>
          <w:b/>
          <w:bCs/>
          <w:i/>
          <w:iCs/>
        </w:rPr>
        <w:t>giao</w:t>
      </w:r>
      <w:proofErr w:type="spellEnd"/>
      <w:r>
        <w:rPr>
          <w:b/>
          <w:bCs/>
          <w:i/>
          <w:iCs/>
        </w:rPr>
        <w:t xml:space="preserve"> </w:t>
      </w:r>
      <w:proofErr w:type="spellStart"/>
      <w:r>
        <w:rPr>
          <w:b/>
          <w:bCs/>
          <w:i/>
          <w:iCs/>
        </w:rPr>
        <w:t>đại</w:t>
      </w:r>
      <w:proofErr w:type="spellEnd"/>
      <w:r>
        <w:rPr>
          <w:b/>
          <w:bCs/>
          <w:i/>
          <w:iCs/>
        </w:rPr>
        <w:t xml:space="preserve"> </w:t>
      </w:r>
      <w:proofErr w:type="spellStart"/>
      <w:r>
        <w:rPr>
          <w:b/>
          <w:bCs/>
          <w:i/>
          <w:iCs/>
        </w:rPr>
        <w:t>lý</w:t>
      </w:r>
      <w:proofErr w:type="spellEnd"/>
      <w:r>
        <w:rPr>
          <w:i/>
          <w:iCs/>
        </w:rPr>
        <w:t xml:space="preserve">”); </w:t>
      </w:r>
      <w:proofErr w:type="spellStart"/>
      <w:r>
        <w:rPr>
          <w:i/>
          <w:iCs/>
        </w:rPr>
        <w:t>và</w:t>
      </w:r>
      <w:proofErr w:type="spellEnd"/>
    </w:p>
    <w:p w14:paraId="556779F0" w14:textId="77777777" w:rsidR="00FD774D" w:rsidRDefault="00000000">
      <w:pPr>
        <w:spacing w:after="60" w:line="276" w:lineRule="auto"/>
        <w:jc w:val="both"/>
        <w:rPr>
          <w:b/>
          <w:bCs/>
        </w:rPr>
      </w:pPr>
      <w:r>
        <w:rPr>
          <w:b/>
          <w:bCs/>
        </w:rPr>
        <w:t>2. ĐẠI LÝ (BÊN B): ……………………………………………………………</w:t>
      </w:r>
    </w:p>
    <w:p w14:paraId="7DBDD755" w14:textId="77777777" w:rsidR="00FD774D" w:rsidRDefault="00000000">
      <w:pPr>
        <w:spacing w:after="40" w:line="276" w:lineRule="auto"/>
        <w:jc w:val="both"/>
      </w:pPr>
      <w:proofErr w:type="spellStart"/>
      <w:r>
        <w:t>Trụ</w:t>
      </w:r>
      <w:proofErr w:type="spellEnd"/>
      <w:r>
        <w:t xml:space="preserve"> </w:t>
      </w:r>
      <w:proofErr w:type="spellStart"/>
      <w:r>
        <w:t>sở</w:t>
      </w:r>
      <w:proofErr w:type="spellEnd"/>
      <w:r>
        <w:t>: ……………………………………………………………………………………</w:t>
      </w:r>
    </w:p>
    <w:p w14:paraId="76FACE56" w14:textId="77777777" w:rsidR="00FD774D" w:rsidRDefault="00000000">
      <w:pPr>
        <w:spacing w:after="40" w:line="276" w:lineRule="auto"/>
        <w:jc w:val="both"/>
      </w:pPr>
      <w:proofErr w:type="spellStart"/>
      <w:r>
        <w:t>Điện</w:t>
      </w:r>
      <w:proofErr w:type="spellEnd"/>
      <w:r>
        <w:t xml:space="preserve"> </w:t>
      </w:r>
      <w:proofErr w:type="spellStart"/>
      <w:r>
        <w:t>thoại</w:t>
      </w:r>
      <w:proofErr w:type="spellEnd"/>
      <w:r>
        <w:t xml:space="preserve">: ……………………………      </w:t>
      </w:r>
      <w:r>
        <w:tab/>
      </w:r>
      <w:proofErr w:type="spellStart"/>
      <w:r>
        <w:t>Mã</w:t>
      </w:r>
      <w:proofErr w:type="spellEnd"/>
      <w:r>
        <w:t xml:space="preserve"> </w:t>
      </w:r>
      <w:proofErr w:type="spellStart"/>
      <w:r>
        <w:t>số</w:t>
      </w:r>
      <w:proofErr w:type="spellEnd"/>
      <w:r>
        <w:t xml:space="preserve"> </w:t>
      </w:r>
      <w:proofErr w:type="spellStart"/>
      <w:r>
        <w:t>thuế</w:t>
      </w:r>
      <w:proofErr w:type="spellEnd"/>
      <w:r>
        <w:t>: ……………………………</w:t>
      </w:r>
    </w:p>
    <w:p w14:paraId="0ECAC031" w14:textId="77777777" w:rsidR="00FD774D" w:rsidRDefault="00000000">
      <w:pPr>
        <w:spacing w:after="40" w:line="276" w:lineRule="auto"/>
        <w:jc w:val="both"/>
      </w:pPr>
      <w:proofErr w:type="spellStart"/>
      <w:r>
        <w:t>Đại</w:t>
      </w:r>
      <w:proofErr w:type="spellEnd"/>
      <w:r>
        <w:t xml:space="preserve"> </w:t>
      </w:r>
      <w:proofErr w:type="spellStart"/>
      <w:r>
        <w:t>diện</w:t>
      </w:r>
      <w:proofErr w:type="spellEnd"/>
      <w:r>
        <w:t xml:space="preserve"> </w:t>
      </w:r>
      <w:proofErr w:type="spellStart"/>
      <w:r>
        <w:t>theo</w:t>
      </w:r>
      <w:proofErr w:type="spellEnd"/>
      <w:r>
        <w:t xml:space="preserve"> </w:t>
      </w:r>
      <w:proofErr w:type="spellStart"/>
      <w:r>
        <w:t>pháp</w:t>
      </w:r>
      <w:proofErr w:type="spellEnd"/>
      <w:r>
        <w:t xml:space="preserve"> </w:t>
      </w:r>
      <w:proofErr w:type="spellStart"/>
      <w:r>
        <w:t>luật</w:t>
      </w:r>
      <w:proofErr w:type="spellEnd"/>
      <w:r>
        <w:t xml:space="preserve">: ……………………………      </w:t>
      </w:r>
      <w:r>
        <w:tab/>
      </w:r>
      <w:proofErr w:type="spellStart"/>
      <w:r>
        <w:t>Chức</w:t>
      </w:r>
      <w:proofErr w:type="spellEnd"/>
      <w:r>
        <w:t xml:space="preserve"> </w:t>
      </w:r>
      <w:proofErr w:type="spellStart"/>
      <w:r>
        <w:t>vụ</w:t>
      </w:r>
      <w:proofErr w:type="spellEnd"/>
      <w:r>
        <w:t>: ……………………</w:t>
      </w:r>
    </w:p>
    <w:p w14:paraId="133BD086" w14:textId="77777777" w:rsidR="00FD774D" w:rsidRDefault="00000000">
      <w:pPr>
        <w:spacing w:after="120" w:line="276" w:lineRule="auto"/>
        <w:jc w:val="both"/>
        <w:rPr>
          <w:i/>
          <w:iCs/>
        </w:rPr>
      </w:pPr>
      <w:r>
        <w:rPr>
          <w:i/>
          <w:iCs/>
        </w:rPr>
        <w:t>(</w:t>
      </w:r>
      <w:proofErr w:type="spellStart"/>
      <w:r>
        <w:rPr>
          <w:i/>
          <w:iCs/>
        </w:rPr>
        <w:t>sau</w:t>
      </w:r>
      <w:proofErr w:type="spellEnd"/>
      <w:r>
        <w:rPr>
          <w:i/>
          <w:iCs/>
        </w:rPr>
        <w:t xml:space="preserve"> </w:t>
      </w:r>
      <w:proofErr w:type="spellStart"/>
      <w:r>
        <w:rPr>
          <w:i/>
          <w:iCs/>
        </w:rPr>
        <w:t>đây</w:t>
      </w:r>
      <w:proofErr w:type="spellEnd"/>
      <w:r>
        <w:rPr>
          <w:i/>
          <w:iCs/>
        </w:rPr>
        <w:t xml:space="preserve"> </w:t>
      </w:r>
      <w:proofErr w:type="spellStart"/>
      <w:r>
        <w:rPr>
          <w:i/>
          <w:iCs/>
        </w:rPr>
        <w:t>gọi</w:t>
      </w:r>
      <w:proofErr w:type="spellEnd"/>
      <w:r>
        <w:rPr>
          <w:i/>
          <w:iCs/>
        </w:rPr>
        <w:t xml:space="preserve"> </w:t>
      </w:r>
      <w:proofErr w:type="spellStart"/>
      <w:r>
        <w:rPr>
          <w:i/>
          <w:iCs/>
        </w:rPr>
        <w:t>tắt</w:t>
      </w:r>
      <w:proofErr w:type="spellEnd"/>
      <w:r>
        <w:rPr>
          <w:i/>
          <w:iCs/>
        </w:rPr>
        <w:t xml:space="preserve"> </w:t>
      </w:r>
      <w:proofErr w:type="spellStart"/>
      <w:r>
        <w:rPr>
          <w:i/>
          <w:iCs/>
        </w:rPr>
        <w:t>là</w:t>
      </w:r>
      <w:proofErr w:type="spellEnd"/>
      <w:r>
        <w:rPr>
          <w:i/>
          <w:iCs/>
        </w:rPr>
        <w:t xml:space="preserve"> “</w:t>
      </w:r>
      <w:proofErr w:type="spellStart"/>
      <w:r>
        <w:rPr>
          <w:b/>
          <w:bCs/>
          <w:i/>
          <w:iCs/>
        </w:rPr>
        <w:t>Bên</w:t>
      </w:r>
      <w:proofErr w:type="spellEnd"/>
      <w:r>
        <w:rPr>
          <w:b/>
          <w:bCs/>
          <w:i/>
          <w:iCs/>
        </w:rPr>
        <w:t xml:space="preserve"> B</w:t>
      </w:r>
      <w:r>
        <w:rPr>
          <w:i/>
          <w:iCs/>
        </w:rPr>
        <w:t xml:space="preserve">” </w:t>
      </w:r>
      <w:proofErr w:type="spellStart"/>
      <w:r>
        <w:rPr>
          <w:i/>
          <w:iCs/>
        </w:rPr>
        <w:t>hoặc</w:t>
      </w:r>
      <w:proofErr w:type="spellEnd"/>
      <w:r>
        <w:rPr>
          <w:i/>
          <w:iCs/>
        </w:rPr>
        <w:t xml:space="preserve"> “</w:t>
      </w:r>
      <w:proofErr w:type="spellStart"/>
      <w:r>
        <w:rPr>
          <w:b/>
          <w:bCs/>
          <w:i/>
          <w:iCs/>
        </w:rPr>
        <w:t>Đại</w:t>
      </w:r>
      <w:proofErr w:type="spellEnd"/>
      <w:r>
        <w:rPr>
          <w:b/>
          <w:bCs/>
          <w:i/>
          <w:iCs/>
        </w:rPr>
        <w:t xml:space="preserve"> </w:t>
      </w:r>
      <w:proofErr w:type="spellStart"/>
      <w:r>
        <w:rPr>
          <w:b/>
          <w:bCs/>
          <w:i/>
          <w:iCs/>
        </w:rPr>
        <w:t>lý</w:t>
      </w:r>
      <w:proofErr w:type="spellEnd"/>
      <w:r>
        <w:rPr>
          <w:i/>
          <w:iCs/>
        </w:rPr>
        <w:t>”)</w:t>
      </w:r>
    </w:p>
    <w:p w14:paraId="78BB6B69" w14:textId="77777777" w:rsidR="00FD774D" w:rsidRDefault="00000000">
      <w:pPr>
        <w:spacing w:after="120" w:line="276" w:lineRule="auto"/>
        <w:jc w:val="both"/>
      </w:pPr>
      <w:proofErr w:type="spellStart"/>
      <w:r>
        <w:t>Bên</w:t>
      </w:r>
      <w:proofErr w:type="spellEnd"/>
      <w:r>
        <w:t xml:space="preserve"> A </w:t>
      </w:r>
      <w:proofErr w:type="spellStart"/>
      <w:r>
        <w:t>và</w:t>
      </w:r>
      <w:proofErr w:type="spellEnd"/>
      <w:r>
        <w:t xml:space="preserve"> </w:t>
      </w:r>
      <w:proofErr w:type="spellStart"/>
      <w:r>
        <w:t>Bên</w:t>
      </w:r>
      <w:proofErr w:type="spellEnd"/>
      <w:r>
        <w:t xml:space="preserve"> B </w:t>
      </w:r>
      <w:proofErr w:type="spellStart"/>
      <w:r>
        <w:t>sau</w:t>
      </w:r>
      <w:proofErr w:type="spellEnd"/>
      <w:r>
        <w:t xml:space="preserve"> </w:t>
      </w:r>
      <w:proofErr w:type="spellStart"/>
      <w:r>
        <w:t>đây</w:t>
      </w:r>
      <w:proofErr w:type="spellEnd"/>
      <w:r>
        <w:t xml:space="preserve"> </w:t>
      </w:r>
      <w:proofErr w:type="spellStart"/>
      <w:r>
        <w:t>gọi</w:t>
      </w:r>
      <w:proofErr w:type="spellEnd"/>
      <w:r>
        <w:t xml:space="preserve"> </w:t>
      </w:r>
      <w:proofErr w:type="spellStart"/>
      <w:r>
        <w:t>riêng</w:t>
      </w:r>
      <w:proofErr w:type="spellEnd"/>
      <w:r>
        <w:t xml:space="preserve"> </w:t>
      </w:r>
      <w:proofErr w:type="spellStart"/>
      <w:r>
        <w:t>là</w:t>
      </w:r>
      <w:proofErr w:type="spellEnd"/>
      <w:r>
        <w:t xml:space="preserve"> “</w:t>
      </w:r>
      <w:proofErr w:type="spellStart"/>
      <w:r>
        <w:t>Bên</w:t>
      </w:r>
      <w:proofErr w:type="spellEnd"/>
      <w:r>
        <w:t xml:space="preserve">”, </w:t>
      </w:r>
      <w:proofErr w:type="spellStart"/>
      <w:r>
        <w:t>gọi</w:t>
      </w:r>
      <w:proofErr w:type="spellEnd"/>
      <w:r>
        <w:t xml:space="preserve"> </w:t>
      </w:r>
      <w:proofErr w:type="spellStart"/>
      <w:r>
        <w:t>chung</w:t>
      </w:r>
      <w:proofErr w:type="spellEnd"/>
      <w:r>
        <w:t xml:space="preserve"> </w:t>
      </w:r>
      <w:proofErr w:type="spellStart"/>
      <w:r>
        <w:t>là</w:t>
      </w:r>
      <w:proofErr w:type="spellEnd"/>
      <w:r>
        <w:t xml:space="preserve"> “Hai </w:t>
      </w:r>
      <w:proofErr w:type="spellStart"/>
      <w:r>
        <w:t>Bên</w:t>
      </w:r>
      <w:proofErr w:type="spellEnd"/>
      <w:r>
        <w:t>”.</w:t>
      </w:r>
    </w:p>
    <w:p w14:paraId="491486F7" w14:textId="77777777" w:rsidR="00FD774D" w:rsidRDefault="00000000">
      <w:pPr>
        <w:spacing w:after="60" w:line="276" w:lineRule="auto"/>
        <w:jc w:val="both"/>
        <w:rPr>
          <w:b/>
          <w:bCs/>
        </w:rPr>
      </w:pPr>
      <w:r>
        <w:rPr>
          <w:b/>
          <w:bCs/>
        </w:rPr>
        <w:t>XÉT RẰNG:</w:t>
      </w:r>
    </w:p>
    <w:p w14:paraId="338A9A42" w14:textId="77777777" w:rsidR="00FD774D" w:rsidRDefault="00000000">
      <w:pPr>
        <w:spacing w:after="80" w:line="276" w:lineRule="auto"/>
        <w:ind w:left="720"/>
        <w:jc w:val="both"/>
      </w:pPr>
      <w:r>
        <w:rPr>
          <w:highlight w:val="yellow"/>
        </w:rPr>
        <w:t>Bên A là doanh nghiệp được thành lập hợp pháp tại Việt Nam, sở hữu và vận hành các kênh kinh doanh trực tuyến (bao gồm Zalo Mini App), có quyền phân phối và được phép phát triển, bổ nhiệm đại lý để phân phối các sản phẩm SIM/eSIM du lịch tới khách hàng;</w:t>
      </w:r>
      <w:r>
        <w:rPr>
          <w:rFonts w:ascii="Times New Roman" w:eastAsia="Times New Roman" w:hAnsi="Times New Roman" w:cs="Times New Roman"/>
          <w:sz w:val="14"/>
          <w:szCs w:val="14"/>
        </w:rPr>
      </w:r>
      <w:r>
        <w:rPr>
          <w:rFonts w:ascii="Times New Roman" w:eastAsia="Times New Roman" w:hAnsi="Times New Roman" w:cs="Times New Roman"/>
          <w:sz w:val="14"/>
          <w:szCs w:val="14"/>
        </w:rP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pPr>
        <w:spacing w:after="80" w:line="276" w:lineRule="auto"/>
        <w:ind w:left="720"/>
        <w:jc w:val="both"/>
      </w:pPr>
      <w:r>
        <w:rPr>
          <w:b/>
          <w:color w:val="C00000"/>
          <w:sz w:val="20"/>
        </w:rPr>
        <w:t xml:space="preserve">【LƯU Ý PHÁP CHẾ】 </w:t>
      </w:r>
      <w:r>
        <w:rPr>
          <w:rFonts w:ascii="Times New Roman" w:hAnsi="Times New Roman"/>
          <w:sz w:val="26"/>
          <w:highlight w:val="yellow"/>
        </w:rPr>
        <w:t>Đề nghị rà soát Hợp đồng giữa GAPIT và nhà cung cấp eSIM (Consortio) để xác nhận GAPIT có quyền phân phối lại và bổ nhiệm đại lý đối với Sản phẩm. Nếu hợp đồng với Consortio chưa quy định rõ quyền này, cần bổ sung/lấy xác nhận bằng văn bản từ Consortio trước khi ký Hợp đồng đại lý này nhằm bảo đảm tính hợp lệ của quan hệ giao đại lý.</w:t>
      </w:r>
    </w:p>
    <w:p w14:paraId="674C985C"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là</w:t>
      </w:r>
      <w:proofErr w:type="spellEnd"/>
      <w:r>
        <w:t xml:space="preserve"> </w:t>
      </w:r>
      <w:proofErr w:type="spellStart"/>
      <w:r>
        <w:t>doanh</w:t>
      </w:r>
      <w:proofErr w:type="spellEnd"/>
      <w:r>
        <w:t xml:space="preserve"> </w:t>
      </w:r>
      <w:proofErr w:type="spellStart"/>
      <w:r>
        <w:t>nghiệp</w:t>
      </w:r>
      <w:proofErr w:type="spellEnd"/>
      <w:r>
        <w:t>/</w:t>
      </w:r>
      <w:proofErr w:type="spellStart"/>
      <w:r>
        <w:t>tổ</w:t>
      </w:r>
      <w:proofErr w:type="spellEnd"/>
      <w:r>
        <w:t xml:space="preserve"> </w:t>
      </w:r>
      <w:proofErr w:type="spellStart"/>
      <w:r>
        <w:t>chức</w:t>
      </w:r>
      <w:proofErr w:type="spellEnd"/>
      <w:r>
        <w:t xml:space="preserve"> </w:t>
      </w:r>
      <w:proofErr w:type="spellStart"/>
      <w:r>
        <w:t>được</w:t>
      </w:r>
      <w:proofErr w:type="spellEnd"/>
      <w:r>
        <w:t xml:space="preserve"> </w:t>
      </w:r>
      <w:proofErr w:type="spellStart"/>
      <w:r>
        <w:t>thành</w:t>
      </w:r>
      <w:proofErr w:type="spellEnd"/>
      <w:r>
        <w:t xml:space="preserve"> </w:t>
      </w:r>
      <w:proofErr w:type="spellStart"/>
      <w:r>
        <w:t>lập</w:t>
      </w:r>
      <w:proofErr w:type="spellEnd"/>
      <w:r>
        <w:t xml:space="preserve"> </w:t>
      </w:r>
      <w:proofErr w:type="spellStart"/>
      <w:r>
        <w:t>hợp</w:t>
      </w:r>
      <w:proofErr w:type="spellEnd"/>
      <w:r>
        <w:t xml:space="preserve"> </w:t>
      </w:r>
      <w:proofErr w:type="spellStart"/>
      <w:r>
        <w:t>pháp</w:t>
      </w:r>
      <w:proofErr w:type="spellEnd"/>
      <w:r>
        <w:t xml:space="preserve"> </w:t>
      </w:r>
      <w:proofErr w:type="spellStart"/>
      <w:r>
        <w:t>tại</w:t>
      </w:r>
      <w:proofErr w:type="spellEnd"/>
      <w:r>
        <w:t xml:space="preserve"> Việt Nam,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và</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làm</w:t>
      </w:r>
      <w:proofErr w:type="spellEnd"/>
      <w:r>
        <w:t xml:space="preserve"> </w:t>
      </w:r>
      <w:proofErr w:type="spellStart"/>
      <w:r>
        <w:t>đại</w:t>
      </w:r>
      <w:proofErr w:type="spellEnd"/>
      <w:r>
        <w:t xml:space="preserve"> </w:t>
      </w:r>
      <w:proofErr w:type="spellStart"/>
      <w:r>
        <w:t>lý</w:t>
      </w:r>
      <w:proofErr w:type="spellEnd"/>
      <w:r>
        <w:t xml:space="preserve"> </w:t>
      </w:r>
      <w:proofErr w:type="spellStart"/>
      <w:r>
        <w:t>bán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SIM/</w:t>
      </w:r>
      <w:proofErr w:type="spellStart"/>
      <w:r>
        <w:t>eSIM</w:t>
      </w:r>
      <w:proofErr w:type="spellEnd"/>
      <w:r>
        <w:t xml:space="preserve"> du </w:t>
      </w:r>
      <w:proofErr w:type="spellStart"/>
      <w:r>
        <w:t>lịch</w:t>
      </w:r>
      <w:proofErr w:type="spellEnd"/>
      <w:r>
        <w:t xml:space="preserve"> do </w:t>
      </w:r>
      <w:proofErr w:type="spellStart"/>
      <w:r>
        <w:t>Bên</w:t>
      </w:r>
      <w:proofErr w:type="spellEnd"/>
      <w:r>
        <w:t xml:space="preserve"> A </w:t>
      </w:r>
      <w:proofErr w:type="spellStart"/>
      <w:r>
        <w:t>phân</w:t>
      </w:r>
      <w:proofErr w:type="spellEnd"/>
      <w:r>
        <w:t xml:space="preserve"> </w:t>
      </w:r>
      <w:proofErr w:type="spellStart"/>
      <w:r>
        <w:t>phối</w:t>
      </w:r>
      <w:proofErr w:type="spellEnd"/>
      <w:r>
        <w:t>;</w:t>
      </w:r>
    </w:p>
    <w:p w14:paraId="007DFF1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Hai </w:t>
      </w:r>
      <w:proofErr w:type="spellStart"/>
      <w:r>
        <w:t>Bên</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xác</w:t>
      </w:r>
      <w:proofErr w:type="spellEnd"/>
      <w:r>
        <w:t xml:space="preserve"> </w:t>
      </w:r>
      <w:proofErr w:type="spellStart"/>
      <w:r>
        <w:t>lập</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đại</w:t>
      </w:r>
      <w:proofErr w:type="spellEnd"/>
      <w:r>
        <w:t xml:space="preserve"> </w:t>
      </w:r>
      <w:proofErr w:type="spellStart"/>
      <w:r>
        <w:t>lý</w:t>
      </w:r>
      <w:proofErr w:type="spellEnd"/>
      <w:r>
        <w:t xml:space="preserve"> </w:t>
      </w:r>
      <w:proofErr w:type="spellStart"/>
      <w:r>
        <w:t>theo</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dưới</w:t>
      </w:r>
      <w:proofErr w:type="spellEnd"/>
      <w:r>
        <w:t xml:space="preserve"> </w:t>
      </w:r>
      <w:proofErr w:type="spellStart"/>
      <w:r>
        <w:t>đây</w:t>
      </w:r>
      <w:proofErr w:type="spellEnd"/>
      <w:r>
        <w:t>.</w:t>
      </w:r>
    </w:p>
    <w:p w14:paraId="7CAF6D31" w14:textId="77777777" w:rsidR="00FD774D" w:rsidRDefault="00000000">
      <w:pPr>
        <w:spacing w:before="120" w:after="80" w:line="276" w:lineRule="auto"/>
        <w:jc w:val="both"/>
        <w:rPr>
          <w:b/>
          <w:bCs/>
        </w:rPr>
      </w:pPr>
      <w:r>
        <w:rPr>
          <w:b/>
          <w:bCs/>
        </w:rPr>
        <w:t>TRÊN CƠ SỞ TỰ NGUYỆN, HAI BÊN THỎA THUẬN NHƯ SAU:</w:t>
      </w:r>
    </w:p>
    <w:p w14:paraId="70FCE337" w14:textId="77777777" w:rsidR="00FD774D" w:rsidRDefault="00000000">
      <w:pPr>
        <w:spacing w:before="240" w:after="120" w:line="276" w:lineRule="auto"/>
        <w:jc w:val="both"/>
        <w:rPr>
          <w:b/>
          <w:bCs/>
          <w:sz w:val="26"/>
          <w:szCs w:val="26"/>
        </w:rPr>
      </w:pPr>
      <w:r>
        <w:rPr>
          <w:b/>
          <w:bCs/>
          <w:sz w:val="26"/>
          <w:szCs w:val="26"/>
        </w:rPr>
        <w:t>ĐIỀU 1: MỤC ĐÍCH VÀ PHẠM VI ĐẠI LÝ</w:t>
      </w:r>
    </w:p>
    <w:p w14:paraId="30A5A872" w14:textId="77777777" w:rsidR="00FD774D" w:rsidRDefault="00000000">
      <w:pPr>
        <w:spacing w:after="100" w:line="276" w:lineRule="auto"/>
        <w:ind w:left="360"/>
        <w:jc w:val="both"/>
      </w:pPr>
      <w:r>
        <w:lastRenderedPageBreak/>
        <w:t xml:space="preserve">1.1. </w:t>
      </w:r>
      <w:proofErr w:type="spellStart"/>
      <w:r>
        <w:t>Bên</w:t>
      </w:r>
      <w:proofErr w:type="spellEnd"/>
      <w:r>
        <w:t xml:space="preserve"> A </w:t>
      </w:r>
      <w:proofErr w:type="spellStart"/>
      <w:r>
        <w:t>giao</w:t>
      </w:r>
      <w:proofErr w:type="spellEnd"/>
      <w:r>
        <w:t xml:space="preserve"> </w:t>
      </w:r>
      <w:proofErr w:type="spellStart"/>
      <w:r>
        <w:t>cho</w:t>
      </w:r>
      <w:proofErr w:type="spellEnd"/>
      <w:r>
        <w:t xml:space="preserve"> </w:t>
      </w:r>
      <w:proofErr w:type="spellStart"/>
      <w:r>
        <w:t>Bên</w:t>
      </w:r>
      <w:proofErr w:type="spellEnd"/>
      <w:r>
        <w:t xml:space="preserve"> B </w:t>
      </w:r>
      <w:proofErr w:type="spellStart"/>
      <w:r>
        <w:t>làm</w:t>
      </w:r>
      <w:proofErr w:type="spellEnd"/>
      <w:r>
        <w:t xml:space="preserve"> </w:t>
      </w:r>
      <w:proofErr w:type="spellStart"/>
      <w:r>
        <w:t>đại</w:t>
      </w:r>
      <w:proofErr w:type="spellEnd"/>
      <w:r>
        <w:t xml:space="preserve"> </w:t>
      </w:r>
      <w:proofErr w:type="spellStart"/>
      <w:r>
        <w:t>lý</w:t>
      </w:r>
      <w:proofErr w:type="spellEnd"/>
      <w:r>
        <w:t xml:space="preserve"> </w:t>
      </w:r>
      <w:proofErr w:type="spellStart"/>
      <w:r>
        <w:t>bán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tại</w:t>
      </w:r>
      <w:proofErr w:type="spellEnd"/>
      <w:r>
        <w:t xml:space="preserve"> </w:t>
      </w:r>
      <w:proofErr w:type="spellStart"/>
      <w:r>
        <w:t>Điều</w:t>
      </w:r>
      <w:proofErr w:type="spellEnd"/>
      <w:r>
        <w:t xml:space="preserve"> 2)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và</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w:t>
      </w:r>
    </w:p>
    <w:p w14:paraId="5E3BF3CE" w14:textId="77777777" w:rsidR="00FD774D" w:rsidRDefault="00000000">
      <w:pPr>
        <w:spacing w:after="100" w:line="276" w:lineRule="auto"/>
        <w:ind w:left="360"/>
        <w:jc w:val="both"/>
      </w:pPr>
      <w:r>
        <w:t xml:space="preserve">1.2. </w:t>
      </w:r>
      <w:proofErr w:type="spellStart"/>
      <w:r>
        <w:t>Bên</w:t>
      </w:r>
      <w:proofErr w:type="spellEnd"/>
      <w:r>
        <w:t xml:space="preserve"> B </w:t>
      </w:r>
      <w:proofErr w:type="spellStart"/>
      <w:r>
        <w:t>nhân</w:t>
      </w:r>
      <w:proofErr w:type="spellEnd"/>
      <w:r>
        <w:t xml:space="preserve"> </w:t>
      </w:r>
      <w:proofErr w:type="spellStart"/>
      <w:r>
        <w:t>danh</w:t>
      </w:r>
      <w:proofErr w:type="spellEnd"/>
      <w:r>
        <w:t xml:space="preserve"> </w:t>
      </w:r>
      <w:proofErr w:type="spellStart"/>
      <w:r>
        <w:t>chính</w:t>
      </w:r>
      <w:proofErr w:type="spellEnd"/>
      <w:r>
        <w:t xml:space="preserve"> </w:t>
      </w:r>
      <w:proofErr w:type="spellStart"/>
      <w:r>
        <w:t>mình</w:t>
      </w:r>
      <w:proofErr w:type="spellEnd"/>
      <w:r>
        <w:t xml:space="preserve"> </w:t>
      </w:r>
      <w:proofErr w:type="spellStart"/>
      <w:r>
        <w:t>bán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Quan </w:t>
      </w:r>
      <w:proofErr w:type="spellStart"/>
      <w:r>
        <w:t>hệ</w:t>
      </w:r>
      <w:proofErr w:type="spellEnd"/>
      <w:r>
        <w:t xml:space="preserve"> </w:t>
      </w:r>
      <w:proofErr w:type="spellStart"/>
      <w:r>
        <w:t>giữa</w:t>
      </w:r>
      <w:proofErr w:type="spellEnd"/>
      <w:r>
        <w:t xml:space="preserve"> Hai </w:t>
      </w:r>
      <w:proofErr w:type="spellStart"/>
      <w:r>
        <w:t>Bên</w:t>
      </w:r>
      <w:proofErr w:type="spellEnd"/>
      <w:r>
        <w:t xml:space="preserve"> </w:t>
      </w:r>
      <w:proofErr w:type="spellStart"/>
      <w:r>
        <w:t>là</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đại</w:t>
      </w:r>
      <w:proofErr w:type="spellEnd"/>
      <w:r>
        <w:t xml:space="preserve"> </w:t>
      </w:r>
      <w:proofErr w:type="spellStart"/>
      <w:r>
        <w:t>lý</w:t>
      </w:r>
      <w:proofErr w:type="spellEnd"/>
      <w:r>
        <w:t>.</w:t>
      </w:r>
    </w:p>
    <w:p w14:paraId="3D05103C" w14:textId="77777777" w:rsidR="00FD774D" w:rsidRDefault="00000000">
      <w:pPr>
        <w:spacing w:before="240" w:after="120" w:line="276" w:lineRule="auto"/>
        <w:jc w:val="both"/>
        <w:rPr>
          <w:b/>
          <w:bCs/>
          <w:sz w:val="26"/>
          <w:szCs w:val="26"/>
        </w:rPr>
      </w:pPr>
      <w:r>
        <w:rPr>
          <w:b/>
          <w:bCs/>
          <w:sz w:val="26"/>
          <w:szCs w:val="26"/>
        </w:rPr>
        <w:t>ĐIỀU 2: GIẢI THÍCH TỪ NGỮ</w:t>
      </w:r>
    </w:p>
    <w:p w14:paraId="064CA4F1" w14:textId="77777777" w:rsidR="00FD774D" w:rsidRDefault="00000000">
      <w:pPr>
        <w:spacing w:after="100" w:line="276" w:lineRule="auto"/>
        <w:ind w:left="360"/>
        <w:jc w:val="both"/>
      </w:pPr>
      <w:r>
        <w:t xml:space="preserve">2.1. </w:t>
      </w:r>
      <w:r>
        <w:rPr>
          <w:b/>
          <w:bCs/>
        </w:rPr>
        <w:t>“</w:t>
      </w:r>
      <w:proofErr w:type="spellStart"/>
      <w:r>
        <w:rPr>
          <w:b/>
          <w:bCs/>
        </w:rPr>
        <w:t>Sản</w:t>
      </w:r>
      <w:proofErr w:type="spellEnd"/>
      <w:r>
        <w:rPr>
          <w:b/>
          <w:bCs/>
        </w:rPr>
        <w:t xml:space="preserve"> </w:t>
      </w:r>
      <w:proofErr w:type="spellStart"/>
      <w:r>
        <w:rPr>
          <w:b/>
          <w:bCs/>
        </w:rPr>
        <w:t>phẩm</w:t>
      </w:r>
      <w:proofErr w:type="spellEnd"/>
      <w:r>
        <w:rPr>
          <w:b/>
          <w:bCs/>
        </w:rPr>
        <w:t>”</w:t>
      </w:r>
      <w:r>
        <w:t xml:space="preserve"> </w:t>
      </w:r>
      <w:proofErr w:type="spellStart"/>
      <w:r>
        <w:t>là</w:t>
      </w:r>
      <w:proofErr w:type="spellEnd"/>
      <w:r>
        <w:t xml:space="preserve"> </w:t>
      </w:r>
      <w:proofErr w:type="spellStart"/>
      <w:r>
        <w:t>bộ</w:t>
      </w:r>
      <w:proofErr w:type="spellEnd"/>
      <w:r>
        <w:t xml:space="preserve"> </w:t>
      </w:r>
      <w:proofErr w:type="spellStart"/>
      <w:r>
        <w:t>hòa</w:t>
      </w:r>
      <w:proofErr w:type="spellEnd"/>
      <w:r>
        <w:t xml:space="preserve"> </w:t>
      </w:r>
      <w:proofErr w:type="spellStart"/>
      <w:r>
        <w:t>mạng</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eSIM</w:t>
      </w:r>
      <w:proofErr w:type="spellEnd"/>
      <w:r>
        <w:t xml:space="preserve">/SIM) </w:t>
      </w:r>
      <w:proofErr w:type="spellStart"/>
      <w:r>
        <w:t>kèm</w:t>
      </w:r>
      <w:proofErr w:type="spellEnd"/>
      <w:r>
        <w:t xml:space="preserve"> </w:t>
      </w:r>
      <w:proofErr w:type="spellStart"/>
      <w:r>
        <w:t>gói</w:t>
      </w:r>
      <w:proofErr w:type="spellEnd"/>
      <w:r>
        <w:t xml:space="preserve"> </w:t>
      </w:r>
      <w:proofErr w:type="spellStart"/>
      <w:r>
        <w:t>cước</w:t>
      </w:r>
      <w:proofErr w:type="spellEnd"/>
      <w:r>
        <w:t xml:space="preserve"> SIM du </w:t>
      </w:r>
      <w:proofErr w:type="spellStart"/>
      <w:r>
        <w:t>lịch</w:t>
      </w:r>
      <w:proofErr w:type="spellEnd"/>
      <w:r>
        <w:t xml:space="preserve"> do </w:t>
      </w:r>
      <w:proofErr w:type="spellStart"/>
      <w:r>
        <w:t>Bên</w:t>
      </w:r>
      <w:proofErr w:type="spellEnd"/>
      <w:r>
        <w:t xml:space="preserve"> A </w:t>
      </w:r>
      <w:proofErr w:type="spellStart"/>
      <w:r>
        <w:t>phân</w:t>
      </w:r>
      <w:proofErr w:type="spellEnd"/>
      <w:r>
        <w:t xml:space="preserve"> </w:t>
      </w:r>
      <w:proofErr w:type="spellStart"/>
      <w:r>
        <w:t>phối</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w:t>
      </w:r>
    </w:p>
    <w:p w14:paraId="45606E8B" w14:textId="77777777" w:rsidR="00FD774D" w:rsidRDefault="00000000">
      <w:pPr>
        <w:spacing w:after="100" w:line="276" w:lineRule="auto"/>
        <w:ind w:left="360"/>
        <w:jc w:val="both"/>
      </w:pPr>
      <w:r>
        <w:t xml:space="preserve">2.2. </w:t>
      </w:r>
      <w:r>
        <w:rPr>
          <w:b/>
          <w:bCs/>
        </w:rPr>
        <w:t>“</w:t>
      </w:r>
      <w:proofErr w:type="spellStart"/>
      <w:r>
        <w:rPr>
          <w:b/>
          <w:bCs/>
        </w:rPr>
        <w:t>Giá</w:t>
      </w:r>
      <w:proofErr w:type="spellEnd"/>
      <w:r>
        <w:rPr>
          <w:b/>
          <w:bCs/>
        </w:rPr>
        <w:t xml:space="preserve"> </w:t>
      </w:r>
      <w:proofErr w:type="spellStart"/>
      <w:r>
        <w:rPr>
          <w:b/>
          <w:bCs/>
        </w:rPr>
        <w:t>cấp</w:t>
      </w:r>
      <w:proofErr w:type="spellEnd"/>
      <w:r>
        <w:rPr>
          <w:b/>
          <w:bCs/>
        </w:rPr>
        <w:t xml:space="preserve"> </w:t>
      </w:r>
      <w:proofErr w:type="spellStart"/>
      <w:r>
        <w:rPr>
          <w:b/>
          <w:bCs/>
        </w:rPr>
        <w:t>cho</w:t>
      </w:r>
      <w:proofErr w:type="spellEnd"/>
      <w:r>
        <w:rPr>
          <w:b/>
          <w:bCs/>
        </w:rPr>
        <w:t xml:space="preserve"> </w:t>
      </w:r>
      <w:proofErr w:type="spellStart"/>
      <w:r>
        <w:rPr>
          <w:b/>
          <w:bCs/>
        </w:rPr>
        <w:t>Đại</w:t>
      </w:r>
      <w:proofErr w:type="spellEnd"/>
      <w:r>
        <w:rPr>
          <w:b/>
          <w:bCs/>
        </w:rPr>
        <w:t xml:space="preserve"> </w:t>
      </w:r>
      <w:proofErr w:type="spellStart"/>
      <w:r>
        <w:rPr>
          <w:b/>
          <w:bCs/>
        </w:rPr>
        <w:t>lý</w:t>
      </w:r>
      <w:proofErr w:type="spellEnd"/>
      <w:r>
        <w:rPr>
          <w:b/>
          <w:bCs/>
        </w:rPr>
        <w:t>”</w:t>
      </w:r>
      <w:r>
        <w:t xml:space="preserve"> </w:t>
      </w:r>
      <w:proofErr w:type="spellStart"/>
      <w:r>
        <w:t>là</w:t>
      </w:r>
      <w:proofErr w:type="spellEnd"/>
      <w:r>
        <w:t xml:space="preserve"> </w:t>
      </w:r>
      <w:proofErr w:type="spellStart"/>
      <w:r>
        <w:t>mức</w:t>
      </w:r>
      <w:proofErr w:type="spellEnd"/>
      <w:r>
        <w:t xml:space="preserve"> </w:t>
      </w:r>
      <w:proofErr w:type="spellStart"/>
      <w:r>
        <w:t>giá</w:t>
      </w:r>
      <w:proofErr w:type="spellEnd"/>
      <w:r>
        <w:t xml:space="preserve"> </w:t>
      </w:r>
      <w:proofErr w:type="spellStart"/>
      <w:r>
        <w:t>Bên</w:t>
      </w:r>
      <w:proofErr w:type="spellEnd"/>
      <w:r>
        <w:t xml:space="preserve"> A </w:t>
      </w:r>
      <w:proofErr w:type="spellStart"/>
      <w:r>
        <w:t>bán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Bên</w:t>
      </w:r>
      <w:proofErr w:type="spellEnd"/>
      <w:r>
        <w:t xml:space="preserve"> B, </w:t>
      </w:r>
      <w:proofErr w:type="spellStart"/>
      <w:r>
        <w:t>được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 </w:t>
      </w:r>
      <w:proofErr w:type="spellStart"/>
      <w:r>
        <w:t>và</w:t>
      </w:r>
      <w:proofErr w:type="spellEnd"/>
      <w:r>
        <w:t>/</w:t>
      </w:r>
      <w:proofErr w:type="spellStart"/>
      <w:r>
        <w:t>hoặc</w:t>
      </w:r>
      <w:proofErr w:type="spellEnd"/>
      <w:r>
        <w:t xml:space="preserve"> </w:t>
      </w:r>
      <w:proofErr w:type="spellStart"/>
      <w:r>
        <w:t>thông</w:t>
      </w:r>
      <w:proofErr w:type="spellEnd"/>
      <w:r>
        <w:t xml:space="preserve"> </w:t>
      </w:r>
      <w:proofErr w:type="spellStart"/>
      <w:r>
        <w:t>báo</w:t>
      </w:r>
      <w:proofErr w:type="spellEnd"/>
      <w:r>
        <w:t xml:space="preserve"> qua email/</w:t>
      </w:r>
      <w:proofErr w:type="spellStart"/>
      <w:r>
        <w:t>hệ</w:t>
      </w:r>
      <w:proofErr w:type="spellEnd"/>
      <w:r>
        <w:t xml:space="preserve"> </w:t>
      </w:r>
      <w:proofErr w:type="spellStart"/>
      <w:r>
        <w:t>thống</w:t>
      </w:r>
      <w:proofErr w:type="spellEnd"/>
      <w:r>
        <w:t xml:space="preserve"> CMS. </w:t>
      </w:r>
      <w:proofErr w:type="spellStart"/>
      <w:r>
        <w:t>Đây</w:t>
      </w:r>
      <w:proofErr w:type="spellEnd"/>
      <w:r>
        <w:t xml:space="preserve"> </w:t>
      </w:r>
      <w:proofErr w:type="spellStart"/>
      <w:r>
        <w:t>là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nội</w:t>
      </w:r>
      <w:proofErr w:type="spellEnd"/>
      <w:r>
        <w:t xml:space="preserve"> </w:t>
      </w:r>
      <w:proofErr w:type="spellStart"/>
      <w:r>
        <w:t>bộ</w:t>
      </w:r>
      <w:proofErr w:type="spellEnd"/>
      <w:r>
        <w:t xml:space="preserve"> </w:t>
      </w:r>
      <w:proofErr w:type="spellStart"/>
      <w:r>
        <w:t>giữa</w:t>
      </w:r>
      <w:proofErr w:type="spellEnd"/>
      <w:r>
        <w:t xml:space="preserve"> Hai Bên.</w:t>
      </w:r>
    </w:p>
    <w:p w14:paraId="1F7D9ECB" w14:textId="77777777" w:rsidR="00FD774D" w:rsidRDefault="00000000">
      <w:pPr>
        <w:spacing w:after="100" w:line="276" w:lineRule="auto"/>
        <w:ind w:left="360"/>
        <w:jc w:val="both"/>
      </w:pPr>
      <w:r>
        <w:rPr>
          <w:highlight w:val="yellow"/>
        </w:rPr>
        <w:t>2.3. “Giá bán lẻ niêm yết trên Zalo Mini App” (“Giá Zalo Mini App”) là giá bán lẻ công khai của Sản phẩm do Bên A niêm yết trên kênh Zalo Mini App chính thức của Bên A (link: https://zalo.me/s/4552695804193899018/) tại từng thời điểm.</w:t>
      </w:r>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r/>
      <w:proofErr w:type="spellStart"/>
      <w:r>
        <w:rPr>
          <w:b/>
          <w:bCs/>
        </w:rPr>
      </w:r>
      <w:proofErr w:type="spellEnd"/>
      <w:r>
        <w:rPr>
          <w:b/>
          <w:bCs/>
        </w:rPr>
      </w:r>
      <w:proofErr w:type="spellStart"/>
      <w:r>
        <w:rPr>
          <w:b/>
          <w:bCs/>
        </w:rPr>
      </w:r>
      <w:proofErr w:type="spellEnd"/>
      <w:r>
        <w:rPr>
          <w:b/>
          <w:bC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141927C" w14:textId="77777777" w:rsidR="00FD774D" w:rsidRDefault="00000000">
      <w:pPr>
        <w:spacing w:after="100" w:line="276" w:lineRule="auto"/>
        <w:ind w:left="360"/>
        <w:jc w:val="both"/>
      </w:pPr>
      <w:r>
        <w:t xml:space="preserve">2.4. </w:t>
      </w:r>
      <w:r>
        <w:rPr>
          <w:b/>
          <w:bCs/>
        </w:rPr>
        <w:t>“</w:t>
      </w:r>
      <w:proofErr w:type="spellStart"/>
      <w:r>
        <w:rPr>
          <w:b/>
          <w:bCs/>
        </w:rPr>
        <w:t>Giá</w:t>
      </w:r>
      <w:proofErr w:type="spellEnd"/>
      <w:r>
        <w:rPr>
          <w:b/>
          <w:bCs/>
        </w:rPr>
        <w:t xml:space="preserve"> </w:t>
      </w:r>
      <w:proofErr w:type="spellStart"/>
      <w:r>
        <w:rPr>
          <w:b/>
          <w:bCs/>
        </w:rPr>
        <w:t>bán</w:t>
      </w:r>
      <w:proofErr w:type="spellEnd"/>
      <w:r>
        <w:rPr>
          <w:b/>
          <w:bCs/>
        </w:rPr>
        <w:t xml:space="preserve"> </w:t>
      </w:r>
      <w:proofErr w:type="spellStart"/>
      <w:r>
        <w:rPr>
          <w:b/>
          <w:bCs/>
        </w:rPr>
        <w:t>khuyến</w:t>
      </w:r>
      <w:proofErr w:type="spellEnd"/>
      <w:r>
        <w:rPr>
          <w:b/>
          <w:bCs/>
        </w:rPr>
        <w:t xml:space="preserve"> </w:t>
      </w:r>
      <w:proofErr w:type="spellStart"/>
      <w:r>
        <w:rPr>
          <w:b/>
          <w:bCs/>
        </w:rPr>
        <w:t>nghị</w:t>
      </w:r>
      <w:proofErr w:type="spellEnd"/>
      <w:r>
        <w:rPr>
          <w:b/>
          <w:bCs/>
        </w:rPr>
        <w:t>”</w:t>
      </w:r>
      <w:r>
        <w:t xml:space="preserve"> (RRP) </w:t>
      </w:r>
      <w:proofErr w:type="spellStart"/>
      <w:r>
        <w:t>là</w:t>
      </w:r>
      <w:proofErr w:type="spellEnd"/>
      <w:r>
        <w:t xml:space="preserve"> </w:t>
      </w:r>
      <w:proofErr w:type="spellStart"/>
      <w:r>
        <w:t>mức</w:t>
      </w:r>
      <w:proofErr w:type="spellEnd"/>
      <w:r>
        <w:t xml:space="preserve"> </w:t>
      </w:r>
      <w:proofErr w:type="spellStart"/>
      <w:r>
        <w:t>giá</w:t>
      </w:r>
      <w:proofErr w:type="spellEnd"/>
      <w:r>
        <w:t xml:space="preserve"> </w:t>
      </w:r>
      <w:proofErr w:type="spellStart"/>
      <w:r>
        <w:t>Bên</w:t>
      </w:r>
      <w:proofErr w:type="spellEnd"/>
      <w:r>
        <w:t xml:space="preserve"> A </w:t>
      </w:r>
      <w:proofErr w:type="spellStart"/>
      <w:r>
        <w:t>khuyến</w:t>
      </w:r>
      <w:proofErr w:type="spellEnd"/>
      <w:r>
        <w:t xml:space="preserve"> </w:t>
      </w:r>
      <w:proofErr w:type="spellStart"/>
      <w:r>
        <w:t>nghị</w:t>
      </w:r>
      <w:proofErr w:type="spellEnd"/>
      <w:r>
        <w:t xml:space="preserve"> </w:t>
      </w:r>
      <w:proofErr w:type="spellStart"/>
      <w:r>
        <w:t>Bên</w:t>
      </w:r>
      <w:proofErr w:type="spellEnd"/>
      <w:r>
        <w:t xml:space="preserve"> B </w:t>
      </w:r>
      <w:proofErr w:type="spellStart"/>
      <w:r>
        <w:t>áp</w:t>
      </w:r>
      <w:proofErr w:type="spellEnd"/>
      <w:r>
        <w:t xml:space="preserve"> </w:t>
      </w:r>
      <w:proofErr w:type="spellStart"/>
      <w:r>
        <w:t>dụng</w:t>
      </w:r>
      <w:proofErr w:type="spellEnd"/>
      <w:r>
        <w:t xml:space="preserve"> </w:t>
      </w:r>
      <w:proofErr w:type="spellStart"/>
      <w:r>
        <w:t>khi</w:t>
      </w:r>
      <w:proofErr w:type="spellEnd"/>
      <w:r>
        <w:t xml:space="preserve"> </w:t>
      </w:r>
      <w:proofErr w:type="spellStart"/>
      <w:r>
        <w:t>bán</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do </w:t>
      </w:r>
      <w:proofErr w:type="spellStart"/>
      <w:r>
        <w:t>Bên</w:t>
      </w:r>
      <w:proofErr w:type="spellEnd"/>
      <w:r>
        <w:t xml:space="preserve"> A </w:t>
      </w:r>
      <w:proofErr w:type="spellStart"/>
      <w:r>
        <w:t>công</w:t>
      </w:r>
      <w:proofErr w:type="spellEnd"/>
      <w:r>
        <w:t xml:space="preserve"> </w:t>
      </w:r>
      <w:proofErr w:type="spellStart"/>
      <w:r>
        <w:t>bố</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 </w:t>
      </w:r>
      <w:proofErr w:type="spellStart"/>
      <w:r>
        <w:t>và</w:t>
      </w:r>
      <w:proofErr w:type="spellEnd"/>
      <w:r>
        <w:t>/</w:t>
      </w:r>
      <w:proofErr w:type="spellStart"/>
      <w:r>
        <w:t>hoặc</w:t>
      </w:r>
      <w:proofErr w:type="spellEnd"/>
      <w:r>
        <w:t xml:space="preserve"> qua email/CMS.</w:t>
      </w:r>
    </w:p>
    <w:p w14:paraId="3B9D767D" w14:textId="77777777" w:rsidR="00FD774D" w:rsidRDefault="00000000">
      <w:pPr>
        <w:spacing w:before="240" w:after="120" w:line="276" w:lineRule="auto"/>
        <w:jc w:val="both"/>
        <w:rPr>
          <w:b/>
          <w:bCs/>
          <w:sz w:val="26"/>
          <w:szCs w:val="26"/>
        </w:rPr>
      </w:pPr>
      <w:r>
        <w:rPr>
          <w:b/>
          <w:bCs/>
          <w:sz w:val="26"/>
          <w:szCs w:val="26"/>
        </w:rPr>
        <w:t>ĐIỀU 3: MÔ TẢ SẢN PHẨM</w:t>
      </w:r>
    </w:p>
    <w:p w14:paraId="22D77247" w14:textId="77777777" w:rsidR="00FD774D" w:rsidRDefault="00000000">
      <w:pPr>
        <w:spacing w:after="100" w:line="276" w:lineRule="auto"/>
        <w:ind w:left="360"/>
        <w:jc w:val="both"/>
      </w:pPr>
      <w:r>
        <w:t xml:space="preserve">3.1. Thành </w:t>
      </w:r>
      <w:proofErr w:type="spellStart"/>
      <w:r>
        <w:t>phần</w:t>
      </w:r>
      <w:proofErr w:type="spellEnd"/>
      <w:r>
        <w:t xml:space="preserve">: </w:t>
      </w:r>
      <w:proofErr w:type="spellStart"/>
      <w:r>
        <w:t>Gói</w:t>
      </w:r>
      <w:proofErr w:type="spellEnd"/>
      <w:r>
        <w:t xml:space="preserve"> </w:t>
      </w:r>
      <w:proofErr w:type="spellStart"/>
      <w:r>
        <w:t>cước</w:t>
      </w:r>
      <w:proofErr w:type="spellEnd"/>
      <w:r>
        <w:t xml:space="preserve"> </w:t>
      </w:r>
      <w:proofErr w:type="spellStart"/>
      <w:r>
        <w:t>đã</w:t>
      </w:r>
      <w:proofErr w:type="spellEnd"/>
      <w:r>
        <w:t xml:space="preserve"> </w:t>
      </w:r>
      <w:proofErr w:type="spellStart"/>
      <w:r>
        <w:t>xác</w:t>
      </w:r>
      <w:proofErr w:type="spellEnd"/>
      <w:r>
        <w:t xml:space="preserve"> </w:t>
      </w:r>
      <w:proofErr w:type="spellStart"/>
      <w:r>
        <w:t>định</w:t>
      </w:r>
      <w:proofErr w:type="spellEnd"/>
      <w:r>
        <w:t>.</w:t>
      </w:r>
    </w:p>
    <w:p w14:paraId="3E47D19A" w14:textId="77777777" w:rsidR="00FD774D" w:rsidRDefault="00000000">
      <w:pPr>
        <w:spacing w:after="100" w:line="276" w:lineRule="auto"/>
        <w:ind w:left="360"/>
        <w:jc w:val="both"/>
      </w:pPr>
      <w:r>
        <w:t xml:space="preserve">3.2. </w:t>
      </w:r>
      <w:proofErr w:type="spellStart"/>
      <w:r>
        <w:t>Đối</w:t>
      </w:r>
      <w:proofErr w:type="spellEnd"/>
      <w:r>
        <w:t xml:space="preserve"> </w:t>
      </w:r>
      <w:proofErr w:type="spellStart"/>
      <w:r>
        <w:t>tượng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di </w:t>
      </w:r>
      <w:proofErr w:type="spellStart"/>
      <w:r>
        <w:t>chuyển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quốc</w:t>
      </w:r>
      <w:proofErr w:type="spellEnd"/>
      <w:r>
        <w:t xml:space="preserve"> </w:t>
      </w:r>
      <w:proofErr w:type="spellStart"/>
      <w:r>
        <w:t>gia</w:t>
      </w:r>
      <w:proofErr w:type="spellEnd"/>
      <w:r>
        <w:t xml:space="preserve">, </w:t>
      </w:r>
      <w:proofErr w:type="spellStart"/>
      <w:r>
        <w:t>vùng</w:t>
      </w:r>
      <w:proofErr w:type="spellEnd"/>
      <w:r>
        <w:t xml:space="preserve"> </w:t>
      </w:r>
      <w:proofErr w:type="spellStart"/>
      <w:r>
        <w:t>lãnh</w:t>
      </w:r>
      <w:proofErr w:type="spellEnd"/>
      <w:r>
        <w:t xml:space="preserve"> </w:t>
      </w:r>
      <w:proofErr w:type="spellStart"/>
      <w:r>
        <w:t>thổ</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eSIM</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gói</w:t>
      </w:r>
      <w:proofErr w:type="spellEnd"/>
      <w:r>
        <w:t xml:space="preserve"> </w:t>
      </w:r>
      <w:proofErr w:type="spellStart"/>
      <w:r>
        <w:t>cước</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nếu</w:t>
      </w:r>
      <w:proofErr w:type="spellEnd"/>
      <w:r>
        <w:t xml:space="preserve"> </w:t>
      </w:r>
      <w:proofErr w:type="spellStart"/>
      <w:r>
        <w:t>quốc</w:t>
      </w:r>
      <w:proofErr w:type="spellEnd"/>
      <w:r>
        <w:t xml:space="preserve"> </w:t>
      </w:r>
      <w:proofErr w:type="spellStart"/>
      <w:r>
        <w:t>gia</w:t>
      </w:r>
      <w:proofErr w:type="spellEnd"/>
      <w:r>
        <w:t xml:space="preserve"> </w:t>
      </w:r>
      <w:proofErr w:type="spellStart"/>
      <w:r>
        <w:t>yêu</w:t>
      </w:r>
      <w:proofErr w:type="spellEnd"/>
      <w:r>
        <w:t xml:space="preserve"> </w:t>
      </w:r>
      <w:proofErr w:type="spellStart"/>
      <w:r>
        <w:t>cầu</w:t>
      </w:r>
      <w:proofErr w:type="spellEnd"/>
      <w:r>
        <w:t>).</w:t>
      </w:r>
    </w:p>
    <w:p w14:paraId="6440E98B" w14:textId="77777777" w:rsidR="00FD774D" w:rsidRDefault="00000000">
      <w:pPr>
        <w:spacing w:after="100" w:line="276" w:lineRule="auto"/>
        <w:ind w:left="360"/>
        <w:jc w:val="both"/>
      </w:pPr>
      <w:r>
        <w:t xml:space="preserve">3.3. Danh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gói</w:t>
      </w:r>
      <w:proofErr w:type="spellEnd"/>
      <w:r>
        <w:t xml:space="preserve"> </w:t>
      </w:r>
      <w:proofErr w:type="spellStart"/>
      <w:r>
        <w:t>cước</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Giá</w:t>
      </w:r>
      <w:proofErr w:type="spellEnd"/>
      <w:r>
        <w:t xml:space="preserve"> </w:t>
      </w:r>
      <w:proofErr w:type="spellStart"/>
      <w:r>
        <w:t>bán</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được</w:t>
      </w:r>
      <w:proofErr w:type="spellEnd"/>
      <w:r>
        <w:t xml:space="preserve"> </w:t>
      </w:r>
      <w:proofErr w:type="spellStart"/>
      <w:r>
        <w:t>quy</w:t>
      </w:r>
      <w:proofErr w:type="spellEnd"/>
      <w:r>
        <w:t xml:space="preserve"> </w:t>
      </w:r>
      <w:proofErr w:type="spellStart"/>
      <w:r>
        <w:t>định</w:t>
      </w:r>
      <w:proofErr w:type="spellEnd"/>
      <w:r>
        <w:t xml:space="preserve"> chi </w:t>
      </w:r>
      <w:proofErr w:type="spellStart"/>
      <w:r>
        <w:t>tiết</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theo</w:t>
      </w:r>
      <w:proofErr w:type="spellEnd"/>
      <w:r>
        <w:t xml:space="preserve"> email/CMS </w:t>
      </w:r>
      <w:proofErr w:type="spellStart"/>
      <w:r>
        <w:t>của</w:t>
      </w:r>
      <w:proofErr w:type="spellEnd"/>
      <w:r>
        <w:t xml:space="preserve"> </w:t>
      </w:r>
      <w:proofErr w:type="spellStart"/>
      <w:r>
        <w:t>Bên</w:t>
      </w:r>
      <w:proofErr w:type="spellEnd"/>
      <w:r>
        <w:t xml:space="preserve"> A.</w:t>
      </w:r>
    </w:p>
    <w:p w14:paraId="294C6937" w14:textId="77777777" w:rsidR="00FD774D" w:rsidRDefault="00000000">
      <w:pPr>
        <w:spacing w:before="240" w:after="120" w:line="276" w:lineRule="auto"/>
        <w:jc w:val="both"/>
        <w:rPr>
          <w:b/>
          <w:bCs/>
          <w:sz w:val="26"/>
          <w:szCs w:val="26"/>
        </w:rPr>
      </w:pPr>
      <w:r>
        <w:rPr>
          <w:b/>
          <w:bCs/>
          <w:sz w:val="26"/>
          <w:szCs w:val="26"/>
        </w:rPr>
        <w:t>ĐIỀU 4: CHÍNH SÁCH GIÁ VÀ KHUNG GIÁ BÁN</w:t>
      </w:r>
    </w:p>
    <w:p w14:paraId="736D3626" w14:textId="77777777" w:rsidR="00FD774D" w:rsidRDefault="00000000">
      <w:pPr>
        <w:spacing w:after="80" w:line="276" w:lineRule="auto"/>
        <w:ind w:left="360"/>
        <w:jc w:val="both"/>
        <w:rPr>
          <w:b/>
          <w:bCs/>
        </w:rPr>
      </w:pPr>
      <w:r>
        <w:rPr>
          <w:b/>
          <w:bCs/>
        </w:rPr>
        <w:t xml:space="preserve">4.1. </w:t>
      </w:r>
      <w:proofErr w:type="spellStart"/>
      <w:r>
        <w:rPr>
          <w:b/>
          <w:bCs/>
        </w:rPr>
        <w:t>Giá</w:t>
      </w:r>
      <w:proofErr w:type="spellEnd"/>
      <w:r>
        <w:rPr>
          <w:b/>
          <w:bCs/>
        </w:rPr>
        <w:t xml:space="preserve"> </w:t>
      </w:r>
      <w:proofErr w:type="spellStart"/>
      <w:r>
        <w:rPr>
          <w:b/>
          <w:bCs/>
        </w:rPr>
        <w:t>cấp</w:t>
      </w:r>
      <w:proofErr w:type="spellEnd"/>
      <w:r>
        <w:rPr>
          <w:b/>
          <w:bCs/>
        </w:rPr>
        <w:t xml:space="preserve"> </w:t>
      </w:r>
      <w:proofErr w:type="spellStart"/>
      <w:r>
        <w:rPr>
          <w:b/>
          <w:bCs/>
        </w:rPr>
        <w:t>cho</w:t>
      </w:r>
      <w:proofErr w:type="spellEnd"/>
      <w:r>
        <w:rPr>
          <w:b/>
          <w:bCs/>
        </w:rPr>
        <w:t xml:space="preserve"> </w:t>
      </w:r>
      <w:proofErr w:type="spellStart"/>
      <w:r>
        <w:rPr>
          <w:b/>
          <w:bCs/>
        </w:rPr>
        <w:t>Đại</w:t>
      </w:r>
      <w:proofErr w:type="spellEnd"/>
      <w:r>
        <w:rPr>
          <w:b/>
          <w:bCs/>
        </w:rPr>
        <w:t xml:space="preserve"> </w:t>
      </w:r>
      <w:proofErr w:type="spellStart"/>
      <w:r>
        <w:rPr>
          <w:b/>
          <w:bCs/>
        </w:rPr>
        <w:t>lý</w:t>
      </w:r>
      <w:proofErr w:type="spellEnd"/>
    </w:p>
    <w:p w14:paraId="3FC34179"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A </w:t>
      </w:r>
      <w:proofErr w:type="spellStart"/>
      <w:r>
        <w:t>cấp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Bên</w:t>
      </w:r>
      <w:proofErr w:type="spellEnd"/>
      <w:r>
        <w:t xml:space="preserve"> B </w:t>
      </w:r>
      <w:proofErr w:type="spellStart"/>
      <w:r>
        <w:t>theo</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 </w:t>
      </w:r>
      <w:proofErr w:type="spellStart"/>
      <w:r>
        <w:t>và</w:t>
      </w:r>
      <w:proofErr w:type="spellEnd"/>
      <w:r>
        <w:t>/</w:t>
      </w:r>
      <w:proofErr w:type="spellStart"/>
      <w:r>
        <w:t>hoặc</w:t>
      </w:r>
      <w:proofErr w:type="spellEnd"/>
      <w:r>
        <w:t xml:space="preserve"> </w:t>
      </w:r>
      <w:proofErr w:type="spellStart"/>
      <w:r>
        <w:t>thông</w:t>
      </w:r>
      <w:proofErr w:type="spellEnd"/>
      <w:r>
        <w:t xml:space="preserve"> </w:t>
      </w:r>
      <w:proofErr w:type="spellStart"/>
      <w:r>
        <w:t>báo</w:t>
      </w:r>
      <w:proofErr w:type="spellEnd"/>
      <w:r>
        <w:t xml:space="preserve"> qua email/CMS.</w:t>
      </w:r>
    </w:p>
    <w:p w14:paraId="40B38790" w14:textId="77777777" w:rsidR="00FD774D" w:rsidRDefault="00000000">
      <w:pPr>
        <w:spacing w:after="80" w:line="276" w:lineRule="auto"/>
        <w:ind w:left="720"/>
        <w:jc w:val="both"/>
      </w:pPr>
      <w:r>
        <w:rPr>
          <w:highlight w:val="yellow"/>
        </w:rPr>
        <w:t>Bên A cam kết không thay đổi Giá cấp cho Đại lý trong tối thiểu 90 (chín mươi) ngày kể từ ngày áp dụng. Trường hợp điều chỉnh, Bên A thông báo cho Bên B tối thiểu 15 (mười lăm) ngày làm việc trước khi áp dụng để Hai Bên thống nhất lại giá; giá bán cuối cùng sau điều chỉnh và thỏa thuận được Bên A thông báo và ghi nhận qua email/CMS.</w:t>
      </w:r>
      <w:r>
        <w:rPr>
          <w:rFonts w:ascii="Times New Roman" w:eastAsia="Times New Roman" w:hAnsi="Times New Roman" w:cs="Times New Roman"/>
          <w:sz w:val="14"/>
          <w:szCs w:val="14"/>
        </w:rPr>
      </w:r>
      <w:r>
        <w:rPr>
          <w:rFonts w:ascii="Times New Roman" w:eastAsia="Times New Roman" w:hAnsi="Times New Roman" w:cs="Times New Roman"/>
          <w:sz w:val="14"/>
          <w:szCs w:val="14"/>
        </w:rP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42647987"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Giá</w:t>
      </w:r>
      <w:proofErr w:type="spellEnd"/>
      <w:r>
        <w:t xml:space="preserve"> </w:t>
      </w:r>
      <w:proofErr w:type="spellStart"/>
      <w:r>
        <w:t>bán</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và</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giữa</w:t>
      </w:r>
      <w:proofErr w:type="spellEnd"/>
      <w:r>
        <w:t xml:space="preserve"> Hai </w:t>
      </w:r>
      <w:proofErr w:type="spellStart"/>
      <w:r>
        <w:t>Bên</w:t>
      </w:r>
      <w:proofErr w:type="spellEnd"/>
      <w:r>
        <w:t xml:space="preserve"> do Hai </w:t>
      </w:r>
      <w:proofErr w:type="spellStart"/>
      <w:r>
        <w:t>Bên</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01.</w:t>
      </w:r>
    </w:p>
    <w:p w14:paraId="2396FE32" w14:textId="77777777" w:rsidR="00FD774D" w:rsidRDefault="00000000">
      <w:pPr>
        <w:spacing w:after="80" w:line="276" w:lineRule="auto"/>
        <w:ind w:left="360"/>
        <w:jc w:val="both"/>
        <w:rPr>
          <w:b/>
          <w:bCs/>
        </w:rPr>
      </w:pPr>
      <w:r>
        <w:rPr>
          <w:b/>
          <w:bCs/>
        </w:rPr>
        <w:t xml:space="preserve">4.2. </w:t>
      </w:r>
      <w:proofErr w:type="spellStart"/>
      <w:r>
        <w:rPr>
          <w:b/>
          <w:bCs/>
        </w:rPr>
        <w:t>Giá</w:t>
      </w:r>
      <w:proofErr w:type="spellEnd"/>
      <w:r>
        <w:rPr>
          <w:b/>
          <w:bCs/>
        </w:rPr>
        <w:t xml:space="preserve"> </w:t>
      </w:r>
      <w:proofErr w:type="spellStart"/>
      <w:r>
        <w:rPr>
          <w:b/>
          <w:bCs/>
        </w:rPr>
        <w:t>bán</w:t>
      </w:r>
      <w:proofErr w:type="spellEnd"/>
      <w:r>
        <w:rPr>
          <w:b/>
          <w:bCs/>
        </w:rPr>
        <w:t xml:space="preserve"> </w:t>
      </w:r>
      <w:proofErr w:type="spellStart"/>
      <w:r>
        <w:rPr>
          <w:b/>
          <w:bCs/>
        </w:rPr>
        <w:t>ra</w:t>
      </w:r>
      <w:proofErr w:type="spellEnd"/>
      <w:r>
        <w:rPr>
          <w:b/>
          <w:bCs/>
        </w:rPr>
        <w:t xml:space="preserve"> </w:t>
      </w:r>
      <w:proofErr w:type="spellStart"/>
      <w:r>
        <w:rPr>
          <w:b/>
          <w:bCs/>
        </w:rPr>
        <w:t>của</w:t>
      </w:r>
      <w:proofErr w:type="spellEnd"/>
      <w:r>
        <w:rPr>
          <w:b/>
          <w:bCs/>
        </w:rPr>
        <w:t xml:space="preserve"> </w:t>
      </w:r>
      <w:proofErr w:type="spellStart"/>
      <w:r>
        <w:rPr>
          <w:b/>
          <w:bCs/>
        </w:rPr>
        <w:t>Đại</w:t>
      </w:r>
      <w:proofErr w:type="spellEnd"/>
      <w:r>
        <w:rPr>
          <w:b/>
          <w:bCs/>
        </w:rPr>
        <w:t xml:space="preserve"> </w:t>
      </w:r>
      <w:proofErr w:type="spellStart"/>
      <w:r>
        <w:rPr>
          <w:b/>
          <w:bCs/>
        </w:rPr>
        <w:t>lý</w:t>
      </w:r>
      <w:proofErr w:type="spellEnd"/>
    </w:p>
    <w:p w14:paraId="72A288F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b/>
          <w:bCs/>
        </w:rPr>
        <w:t>Không</w:t>
      </w:r>
      <w:proofErr w:type="spellEnd"/>
      <w:r>
        <w:rPr>
          <w:b/>
          <w:bCs/>
        </w:rPr>
        <w:t xml:space="preserve"> </w:t>
      </w:r>
      <w:proofErr w:type="spellStart"/>
      <w:r>
        <w:rPr>
          <w:b/>
          <w:bCs/>
        </w:rPr>
        <w:t>công</w:t>
      </w:r>
      <w:proofErr w:type="spellEnd"/>
      <w:r>
        <w:rPr>
          <w:b/>
          <w:bCs/>
        </w:rPr>
        <w:t xml:space="preserve"> </w:t>
      </w:r>
      <w:proofErr w:type="spellStart"/>
      <w:r>
        <w:rPr>
          <w:b/>
          <w:bCs/>
        </w:rPr>
        <w:t>khai</w:t>
      </w:r>
      <w:proofErr w:type="spellEnd"/>
      <w:r>
        <w:rPr>
          <w:b/>
          <w:bCs/>
        </w:rPr>
        <w:t xml:space="preserve"> </w:t>
      </w:r>
      <w:proofErr w:type="spellStart"/>
      <w:r>
        <w:rPr>
          <w:b/>
          <w:bCs/>
        </w:rPr>
        <w:t>giá</w:t>
      </w:r>
      <w:proofErr w:type="spellEnd"/>
      <w:r>
        <w:rPr>
          <w:b/>
          <w:bCs/>
        </w:rPr>
        <w:t xml:space="preserve"> </w:t>
      </w:r>
      <w:proofErr w:type="spellStart"/>
      <w:r>
        <w:rPr>
          <w:b/>
          <w:bCs/>
        </w:rPr>
        <w:t>thấp</w:t>
      </w:r>
      <w:proofErr w:type="spellEnd"/>
      <w:r>
        <w:rPr>
          <w:b/>
          <w:bCs/>
        </w:rPr>
        <w:t xml:space="preserve"> </w:t>
      </w:r>
      <w:proofErr w:type="spellStart"/>
      <w:r>
        <w:rPr>
          <w:b/>
          <w:bCs/>
        </w:rPr>
        <w:t>hơn</w:t>
      </w:r>
      <w:proofErr w:type="spellEnd"/>
      <w:r>
        <w:rPr>
          <w:b/>
          <w:bCs/>
        </w:rPr>
        <w:t xml:space="preserve"> </w:t>
      </w:r>
      <w:proofErr w:type="spellStart"/>
      <w:r>
        <w:rPr>
          <w:b/>
          <w:bCs/>
        </w:rPr>
        <w:t>giá</w:t>
      </w:r>
      <w:proofErr w:type="spellEnd"/>
      <w:r>
        <w:rPr>
          <w:b/>
          <w:bCs/>
        </w:rPr>
        <w:t xml:space="preserve"> </w:t>
      </w:r>
      <w:proofErr w:type="spellStart"/>
      <w:r>
        <w:rPr>
          <w:b/>
          <w:bCs/>
        </w:rPr>
        <w:t>Zalo</w:t>
      </w:r>
      <w:proofErr w:type="spellEnd"/>
      <w:r>
        <w:rPr>
          <w:b/>
          <w:bCs/>
        </w:rPr>
        <w:t xml:space="preserve"> Mini App): </w:t>
      </w:r>
      <w:r>
        <w:t xml:space="preserve">Trong </w:t>
      </w:r>
      <w:proofErr w:type="spellStart"/>
      <w:r>
        <w:t>mọi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Bên</w:t>
      </w:r>
      <w:proofErr w:type="spellEnd"/>
      <w:r>
        <w:t xml:space="preserve"> B KHÔNG </w:t>
      </w:r>
      <w:proofErr w:type="spellStart"/>
      <w:r>
        <w:t>được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công</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chào</w:t>
      </w:r>
      <w:proofErr w:type="spellEnd"/>
      <w:r>
        <w:t xml:space="preserve"> </w:t>
      </w:r>
      <w:proofErr w:type="spellStart"/>
      <w:r>
        <w:t>bán</w:t>
      </w:r>
      <w:proofErr w:type="spellEnd"/>
      <w:r>
        <w:t xml:space="preserve"> </w:t>
      </w:r>
      <w:proofErr w:type="spellStart"/>
      <w:r>
        <w:t>công</w:t>
      </w:r>
      <w:proofErr w:type="spellEnd"/>
      <w:r>
        <w:t xml:space="preserve"> </w:t>
      </w:r>
      <w:proofErr w:type="spellStart"/>
      <w:r>
        <w:t>khai</w:t>
      </w:r>
      <w:proofErr w:type="spellEnd"/>
      <w:r>
        <w:t xml:space="preserve"> </w:t>
      </w:r>
      <w:proofErr w:type="spellStart"/>
      <w:r>
        <w:t>Sản</w:t>
      </w:r>
      <w:proofErr w:type="spellEnd"/>
      <w:r>
        <w:t xml:space="preserve"> </w:t>
      </w:r>
      <w:proofErr w:type="spellStart"/>
      <w:r>
        <w:t>phẩm</w:t>
      </w:r>
      <w:proofErr w:type="spellEnd"/>
      <w:r>
        <w:t xml:space="preserve"> ở </w:t>
      </w:r>
      <w:proofErr w:type="spellStart"/>
      <w:r>
        <w:t>mức</w:t>
      </w:r>
      <w:proofErr w:type="spellEnd"/>
      <w:r>
        <w:t xml:space="preserve"> </w:t>
      </w:r>
      <w:proofErr w:type="spellStart"/>
      <w:r>
        <w:t>giá</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niêm</w:t>
      </w:r>
      <w:proofErr w:type="spellEnd"/>
      <w:r>
        <w:t xml:space="preserve"> </w:t>
      </w:r>
      <w:proofErr w:type="spellStart"/>
      <w:r>
        <w:t>yết</w:t>
      </w:r>
      <w:proofErr w:type="spellEnd"/>
      <w:r>
        <w:t xml:space="preserve"> </w:t>
      </w:r>
      <w:proofErr w:type="spellStart"/>
      <w:r>
        <w:t>trên</w:t>
      </w:r>
      <w:proofErr w:type="spellEnd"/>
      <w:r>
        <w:t xml:space="preserve"> </w:t>
      </w:r>
      <w:proofErr w:type="spellStart"/>
      <w:r>
        <w:t>Zalo</w:t>
      </w:r>
      <w:proofErr w:type="spellEnd"/>
      <w:r>
        <w:t xml:space="preserve"> Mini App </w:t>
      </w:r>
      <w:proofErr w:type="spellStart"/>
      <w:r>
        <w:t>của</w:t>
      </w:r>
      <w:proofErr w:type="spellEnd"/>
      <w:r>
        <w:t xml:space="preserve"> </w:t>
      </w:r>
      <w:proofErr w:type="spellStart"/>
      <w:r>
        <w:t>Bên</w:t>
      </w:r>
      <w:proofErr w:type="spellEnd"/>
      <w:r>
        <w:t xml:space="preserve"> A </w:t>
      </w:r>
      <w:proofErr w:type="spellStart"/>
      <w:r>
        <w:t>tại</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trên</w:t>
      </w:r>
      <w:proofErr w:type="spellEnd"/>
      <w:r>
        <w:t xml:space="preserve"> </w:t>
      </w:r>
      <w:proofErr w:type="spellStart"/>
      <w:r>
        <w:t>bất</w:t>
      </w:r>
      <w:proofErr w:type="spellEnd"/>
      <w:r>
        <w:t xml:space="preserve"> </w:t>
      </w:r>
      <w:proofErr w:type="spellStart"/>
      <w:r>
        <w:t>kỳ</w:t>
      </w:r>
      <w:proofErr w:type="spellEnd"/>
      <w:r>
        <w:t xml:space="preserve"> </w:t>
      </w:r>
      <w:proofErr w:type="spellStart"/>
      <w:r>
        <w:t>kênh</w:t>
      </w:r>
      <w:proofErr w:type="spellEnd"/>
      <w:r>
        <w:t xml:space="preserve"> </w:t>
      </w:r>
      <w:proofErr w:type="spellStart"/>
      <w:r>
        <w:t>nào</w:t>
      </w:r>
      <w:proofErr w:type="spellEnd"/>
      <w:r>
        <w:t xml:space="preserve"> (website,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sàn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lastRenderedPageBreak/>
        <w:t>tử</w:t>
      </w:r>
      <w:proofErr w:type="spellEnd"/>
      <w:r>
        <w:t xml:space="preserve">, </w:t>
      </w:r>
      <w:proofErr w:type="spellStart"/>
      <w:r>
        <w:t>cửa</w:t>
      </w:r>
      <w:proofErr w:type="spellEnd"/>
      <w:r>
        <w:t xml:space="preserve"> </w:t>
      </w:r>
      <w:proofErr w:type="spellStart"/>
      <w:r>
        <w:t>hàng</w:t>
      </w:r>
      <w:proofErr w:type="spellEnd"/>
      <w:r>
        <w:t xml:space="preserve">, tin </w:t>
      </w:r>
      <w:proofErr w:type="spellStart"/>
      <w:r>
        <w:t>nhắn</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khi</w:t>
      </w:r>
      <w:proofErr w:type="spellEnd"/>
      <w:r>
        <w:t xml:space="preserve"> </w:t>
      </w:r>
      <w:proofErr w:type="spellStart"/>
      <w:r>
        <w:t>có</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trước</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Bên</w:t>
      </w:r>
      <w:proofErr w:type="spellEnd"/>
      <w:r>
        <w:t xml:space="preserve"> A.</w:t>
      </w:r>
    </w:p>
    <w:p w14:paraId="606CA260"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rPr>
          <w:b/>
          <w:bCs/>
        </w:rPr>
        <w:t>Giá</w:t>
      </w:r>
      <w:proofErr w:type="spellEnd"/>
      <w:r>
        <w:rPr>
          <w:b/>
          <w:bCs/>
        </w:rPr>
        <w:t xml:space="preserve"> </w:t>
      </w:r>
      <w:proofErr w:type="spellStart"/>
      <w:r>
        <w:rPr>
          <w:b/>
          <w:bCs/>
        </w:rPr>
        <w:t>khuyến</w:t>
      </w:r>
      <w:proofErr w:type="spellEnd"/>
      <w:r>
        <w:rPr>
          <w:b/>
          <w:bCs/>
        </w:rPr>
        <w:t xml:space="preserve"> </w:t>
      </w:r>
      <w:proofErr w:type="spellStart"/>
      <w:r>
        <w:rPr>
          <w:b/>
          <w:bCs/>
        </w:rPr>
        <w:t>nghị</w:t>
      </w:r>
      <w:proofErr w:type="spellEnd"/>
      <w:r>
        <w:rPr>
          <w:b/>
          <w:bCs/>
        </w:rPr>
        <w:t xml:space="preserve"> (</w:t>
      </w:r>
      <w:proofErr w:type="spellStart"/>
      <w:r>
        <w:rPr>
          <w:b/>
          <w:bCs/>
        </w:rPr>
        <w:t>khuyến</w:t>
      </w:r>
      <w:proofErr w:type="spellEnd"/>
      <w:r>
        <w:rPr>
          <w:b/>
          <w:bCs/>
        </w:rPr>
        <w:t xml:space="preserve"> </w:t>
      </w:r>
      <w:proofErr w:type="spellStart"/>
      <w:r>
        <w:rPr>
          <w:b/>
          <w:bCs/>
        </w:rPr>
        <w:t>khích</w:t>
      </w:r>
      <w:proofErr w:type="spellEnd"/>
      <w:r>
        <w:rPr>
          <w:b/>
          <w:bCs/>
        </w:rPr>
        <w:t xml:space="preserve">): </w:t>
      </w:r>
      <w:proofErr w:type="spellStart"/>
      <w:r>
        <w:t>Bên</w:t>
      </w:r>
      <w:proofErr w:type="spellEnd"/>
      <w:r>
        <w:t xml:space="preserve"> A </w:t>
      </w:r>
      <w:proofErr w:type="spellStart"/>
      <w:r>
        <w:t>khuyến</w:t>
      </w:r>
      <w:proofErr w:type="spellEnd"/>
      <w:r>
        <w:t xml:space="preserve"> </w:t>
      </w:r>
      <w:proofErr w:type="spellStart"/>
      <w:r>
        <w:t>nghị</w:t>
      </w:r>
      <w:proofErr w:type="spellEnd"/>
      <w:r>
        <w:t xml:space="preserve"> </w:t>
      </w:r>
      <w:proofErr w:type="spellStart"/>
      <w:r>
        <w:t>Bên</w:t>
      </w:r>
      <w:proofErr w:type="spellEnd"/>
      <w:r>
        <w:t xml:space="preserve"> B </w:t>
      </w:r>
      <w:proofErr w:type="spellStart"/>
      <w:r>
        <w:t>áp</w:t>
      </w:r>
      <w:proofErr w:type="spellEnd"/>
      <w:r>
        <w:t xml:space="preserve"> </w:t>
      </w:r>
      <w:proofErr w:type="spellStart"/>
      <w:r>
        <w:t>dụng</w:t>
      </w:r>
      <w:proofErr w:type="spellEnd"/>
      <w:r>
        <w:t xml:space="preserve"> </w:t>
      </w:r>
      <w:proofErr w:type="spellStart"/>
      <w:r>
        <w:t>Giá</w:t>
      </w:r>
      <w:proofErr w:type="spellEnd"/>
      <w:r>
        <w:t xml:space="preserve"> </w:t>
      </w:r>
      <w:proofErr w:type="spellStart"/>
      <w:r>
        <w:t>bán</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để</w:t>
      </w:r>
      <w:proofErr w:type="spellEnd"/>
      <w:r>
        <w:t xml:space="preserve"> </w:t>
      </w:r>
      <w:proofErr w:type="spellStart"/>
      <w:r>
        <w:t>giữ</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bắt</w:t>
      </w:r>
      <w:proofErr w:type="spellEnd"/>
      <w:r>
        <w:t xml:space="preserve"> </w:t>
      </w:r>
      <w:proofErr w:type="spellStart"/>
      <w:r>
        <w:t>buộc</w:t>
      </w:r>
      <w:proofErr w:type="spellEnd"/>
      <w:r>
        <w:t>.</w:t>
      </w:r>
    </w:p>
    <w:p w14:paraId="429E1D7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Ngoài</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về</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về</w:t>
      </w:r>
      <w:proofErr w:type="spellEnd"/>
      <w:r>
        <w:t xml:space="preserve"> </w:t>
      </w:r>
      <w:proofErr w:type="spellStart"/>
      <w:r>
        <w:t>giá</w:t>
      </w:r>
      <w:proofErr w:type="spellEnd"/>
      <w:r>
        <w:t xml:space="preserve"> </w:t>
      </w:r>
      <w:proofErr w:type="spellStart"/>
      <w:r>
        <w:t>công</w:t>
      </w:r>
      <w:proofErr w:type="spellEnd"/>
      <w:r>
        <w:t xml:space="preserve"> </w:t>
      </w:r>
      <w:proofErr w:type="spellStart"/>
      <w:r>
        <w:t>khai</w:t>
      </w:r>
      <w:proofErr w:type="spellEnd"/>
      <w:r>
        <w:t xml:space="preserve"> </w:t>
      </w:r>
      <w:proofErr w:type="spellStart"/>
      <w:r>
        <w:t>nêu</w:t>
      </w:r>
      <w:proofErr w:type="spellEnd"/>
      <w:r>
        <w:t xml:space="preserve"> </w:t>
      </w:r>
      <w:proofErr w:type="spellStart"/>
      <w:r>
        <w:t>trên</w:t>
      </w:r>
      <w:proofErr w:type="spellEnd"/>
      <w:r>
        <w:t xml:space="preserve">, </w:t>
      </w:r>
      <w:proofErr w:type="spellStart"/>
      <w:r>
        <w:t>Bên</w:t>
      </w:r>
      <w:proofErr w:type="spellEnd"/>
      <w:r>
        <w:t xml:space="preserve"> B </w:t>
      </w:r>
      <w:proofErr w:type="spellStart"/>
      <w:r>
        <w:t>được</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về</w:t>
      </w:r>
      <w:proofErr w:type="spellEnd"/>
      <w:r>
        <w:t xml:space="preserve"> </w:t>
      </w:r>
      <w:proofErr w:type="spellStart"/>
      <w:r>
        <w:t>giá</w:t>
      </w:r>
      <w:proofErr w:type="spellEnd"/>
      <w:r>
        <w:t xml:space="preserve"> </w:t>
      </w:r>
      <w:proofErr w:type="spellStart"/>
      <w:r>
        <w:t>bán</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w:t>
      </w:r>
    </w:p>
    <w:p w14:paraId="46DCF083" w14:textId="77777777" w:rsidR="00FD774D" w:rsidRDefault="00000000">
      <w:pPr>
        <w:spacing w:after="80" w:line="276" w:lineRule="auto"/>
        <w:ind w:left="360"/>
        <w:jc w:val="both"/>
        <w:rPr>
          <w:b/>
          <w:bCs/>
        </w:rPr>
      </w:pPr>
      <w:r>
        <w:rPr>
          <w:b/>
          <w:bCs/>
        </w:rPr>
        <w:t xml:space="preserve">4.3. </w:t>
      </w:r>
      <w:proofErr w:type="spellStart"/>
      <w:r>
        <w:rPr>
          <w:b/>
          <w:bCs/>
        </w:rPr>
        <w:t>Cập</w:t>
      </w:r>
      <w:proofErr w:type="spellEnd"/>
      <w:r>
        <w:rPr>
          <w:b/>
          <w:bCs/>
        </w:rPr>
        <w:t xml:space="preserve"> </w:t>
      </w:r>
      <w:proofErr w:type="spellStart"/>
      <w:r>
        <w:rPr>
          <w:b/>
          <w:bCs/>
        </w:rPr>
        <w:t>nhật</w:t>
      </w:r>
      <w:proofErr w:type="spellEnd"/>
      <w:r>
        <w:rPr>
          <w:b/>
          <w:bCs/>
        </w:rPr>
        <w:t xml:space="preserve"> </w:t>
      </w:r>
      <w:proofErr w:type="spellStart"/>
      <w:r>
        <w:rPr>
          <w:b/>
          <w:bCs/>
        </w:rPr>
        <w:t>giá</w:t>
      </w:r>
      <w:proofErr w:type="spellEnd"/>
    </w:p>
    <w:p w14:paraId="2503B7B8" w14:textId="77777777" w:rsidR="00FD774D" w:rsidRDefault="00000000">
      <w:pPr>
        <w:spacing w:after="80" w:line="276" w:lineRule="auto"/>
        <w:ind w:left="720"/>
        <w:jc w:val="both"/>
      </w:pPr>
      <w:proofErr w:type="spellStart"/>
      <w:r>
        <w:rPr>
          <w:highlight w:val="yellow"/>
        </w:rPr>
        <w:t>Bên A có quyền cập nhật Giá cấp cho Đại lý, Giá bán khuyến nghị và Giá niêm yết công khai trên Zalo Mini App theo từng thời điểm và thông báo cho Bên B qua email/CMS. Trong thời gian thông báo (tối thiểu 15 ngày làm việc theo Điều 4.1), Hai Bên có thể thương lượng lại giá; nếu Hai Bên không đạt được thỏa thuận khác, mức giá mới tự động có hiệu lực sau 30 (ba mươi) ngày kể từ ngày Bên A thông báo.</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AABD76D" w14:textId="77777777" w:rsidR="00FD774D" w:rsidRDefault="00000000">
      <w:pPr>
        <w:spacing w:after="80" w:line="276" w:lineRule="auto"/>
        <w:ind w:left="360"/>
        <w:jc w:val="both"/>
        <w:rPr>
          <w:b/>
          <w:bCs/>
        </w:rPr>
      </w:pPr>
      <w:r>
        <w:rPr>
          <w:b/>
          <w:bCs/>
        </w:rPr>
        <w:t xml:space="preserve">4.4. Bảo </w:t>
      </w:r>
      <w:proofErr w:type="spellStart"/>
      <w:r>
        <w:rPr>
          <w:b/>
          <w:bCs/>
        </w:rPr>
        <w:t>mật</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r>
        <w:rPr>
          <w:b/>
          <w:bCs/>
        </w:rPr>
        <w:t xml:space="preserve"> </w:t>
      </w:r>
      <w:proofErr w:type="spellStart"/>
      <w:r>
        <w:rPr>
          <w:b/>
          <w:bCs/>
        </w:rPr>
        <w:t>thương</w:t>
      </w:r>
      <w:proofErr w:type="spellEnd"/>
      <w:r>
        <w:rPr>
          <w:b/>
          <w:bCs/>
        </w:rPr>
        <w:t xml:space="preserve"> </w:t>
      </w:r>
      <w:proofErr w:type="spellStart"/>
      <w:r>
        <w:rPr>
          <w:b/>
          <w:bCs/>
        </w:rPr>
        <w:t>mại</w:t>
      </w:r>
      <w:proofErr w:type="spellEnd"/>
    </w:p>
    <w:p w14:paraId="4D74324F" w14:textId="77777777" w:rsidR="00FD774D" w:rsidRDefault="00000000">
      <w:pPr>
        <w:spacing w:after="80" w:line="276" w:lineRule="auto"/>
        <w:ind w:left="720"/>
        <w:jc w:val="both"/>
      </w:pP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và</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giữa</w:t>
      </w:r>
      <w:proofErr w:type="spellEnd"/>
      <w:r>
        <w:t xml:space="preserve"> Hai </w:t>
      </w:r>
      <w:proofErr w:type="spellStart"/>
      <w:r>
        <w:t>Bên</w:t>
      </w:r>
      <w:proofErr w:type="spellEnd"/>
      <w:r>
        <w:t xml:space="preserve"> </w:t>
      </w:r>
      <w:proofErr w:type="spellStart"/>
      <w:r>
        <w:t>là</w:t>
      </w:r>
      <w:proofErr w:type="spellEnd"/>
      <w:r>
        <w:t xml:space="preserve"> </w:t>
      </w:r>
      <w:proofErr w:type="spellStart"/>
      <w:r>
        <w:t>thông</w:t>
      </w:r>
      <w:proofErr w:type="spellEnd"/>
      <w:r>
        <w:t xml:space="preserve"> tin </w:t>
      </w:r>
      <w:proofErr w:type="spellStart"/>
      <w:r>
        <w:t>mật</w:t>
      </w:r>
      <w:proofErr w:type="spellEnd"/>
      <w:r>
        <w:t xml:space="preserve">; </w:t>
      </w:r>
      <w:proofErr w:type="spellStart"/>
      <w:r>
        <w:t>Bên</w:t>
      </w:r>
      <w:proofErr w:type="spellEnd"/>
      <w:r>
        <w:t xml:space="preserve"> B </w:t>
      </w:r>
      <w:proofErr w:type="spellStart"/>
      <w:r>
        <w:t>không</w:t>
      </w:r>
      <w:proofErr w:type="spellEnd"/>
      <w:r>
        <w:t xml:space="preserve"> </w:t>
      </w:r>
      <w:proofErr w:type="spellStart"/>
      <w:r>
        <w:t>tiết</w:t>
      </w:r>
      <w:proofErr w:type="spellEnd"/>
      <w:r>
        <w:t xml:space="preserve"> </w:t>
      </w:r>
      <w:proofErr w:type="spellStart"/>
      <w:r>
        <w:t>lộ</w:t>
      </w:r>
      <w:proofErr w:type="spellEnd"/>
      <w:r>
        <w:t xml:space="preserve"> </w:t>
      </w:r>
      <w:proofErr w:type="spellStart"/>
      <w:r>
        <w:t>cho</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khi</w:t>
      </w:r>
      <w:proofErr w:type="spellEnd"/>
      <w:r>
        <w:t xml:space="preserve"> </w:t>
      </w:r>
      <w:proofErr w:type="spellStart"/>
      <w:r>
        <w:t>chưa</w:t>
      </w:r>
      <w:proofErr w:type="spellEnd"/>
      <w:r>
        <w:t xml:space="preserve"> </w:t>
      </w:r>
      <w:proofErr w:type="spellStart"/>
      <w:r>
        <w:t>có</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Bên</w:t>
      </w:r>
      <w:proofErr w:type="spellEnd"/>
      <w:r>
        <w:t xml:space="preserve"> A.</w:t>
      </w:r>
    </w:p>
    <w:p w14:paraId="7DBAE600" w14:textId="77777777" w:rsidR="00FD774D" w:rsidRDefault="00000000">
      <w:pPr>
        <w:spacing w:before="240" w:after="120" w:line="276" w:lineRule="auto"/>
        <w:jc w:val="both"/>
        <w:rPr>
          <w:b/>
          <w:bCs/>
          <w:sz w:val="26"/>
          <w:szCs w:val="26"/>
        </w:rPr>
      </w:pPr>
      <w:r>
        <w:rPr>
          <w:b/>
          <w:bCs/>
          <w:sz w:val="26"/>
          <w:szCs w:val="26"/>
        </w:rPr>
        <w:t xml:space="preserve">ĐIỀU 5: </w:t>
      </w:r>
      <w:commentRangeStart w:id="0"/>
      <w:r>
        <w:rPr>
          <w:b/>
          <w:bCs/>
          <w:sz w:val="26"/>
          <w:szCs w:val="26"/>
        </w:rPr>
        <w:t>ĐẶT HÀNG, THANH TOÁN VÀ HÓA ĐƠN</w:t>
      </w:r>
      <w:commentRangeEnd w:id="0"/>
      <w:r w:rsidR="00B72377">
        <w:rPr>
          <w:rStyle w:val="CommentReference"/>
          <w:b/>
          <w:bCs/>
          <w:sz w:val="26"/>
          <w:szCs w:val="26"/>
        </w:rPr>
        <w:commentReference w:id="0"/>
      </w:r>
    </w:p>
    <w:p w14:paraId="06167E06" w14:textId="77777777" w:rsidR="00FD774D" w:rsidRDefault="00000000">
      <w:pPr>
        <w:spacing w:after="100" w:line="276" w:lineRule="auto"/>
        <w:ind w:left="360"/>
        <w:jc w:val="both"/>
      </w:pPr>
      <w:r>
        <w:t xml:space="preserve">5.1. </w:t>
      </w:r>
      <w:proofErr w:type="spellStart"/>
      <w:r>
        <w:t>Bên</w:t>
      </w:r>
      <w:proofErr w:type="spellEnd"/>
      <w:r>
        <w:t xml:space="preserve"> B </w:t>
      </w:r>
      <w:proofErr w:type="spellStart"/>
      <w:r>
        <w:t>đặt</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của</w:t>
      </w:r>
      <w:proofErr w:type="spellEnd"/>
      <w:r>
        <w:t xml:space="preserve"> </w:t>
      </w:r>
      <w:proofErr w:type="spellStart"/>
      <w:r>
        <w:t>Bên</w:t>
      </w:r>
      <w:proofErr w:type="spellEnd"/>
      <w:r>
        <w:t xml:space="preserve"> A.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chốt</w:t>
      </w:r>
      <w:proofErr w:type="spellEnd"/>
      <w:r>
        <w:t xml:space="preserve"> </w:t>
      </w:r>
      <w:proofErr w:type="spellStart"/>
      <w:r>
        <w:t>đơn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giao</w:t>
      </w:r>
      <w:proofErr w:type="spellEnd"/>
      <w:r>
        <w:t xml:space="preserve"> </w:t>
      </w:r>
      <w:proofErr w:type="spellStart"/>
      <w:r>
        <w:t>dịch</w:t>
      </w:r>
      <w:proofErr w:type="spellEnd"/>
      <w:r>
        <w:t>.</w:t>
      </w:r>
    </w:p>
    <w:p w14:paraId="27ED4E93" w14:textId="77777777" w:rsidR="00FD774D" w:rsidRDefault="00000000">
      <w:pPr>
        <w:spacing w:after="100" w:line="276" w:lineRule="auto"/>
        <w:ind w:left="360"/>
        <w:jc w:val="both"/>
      </w:pPr>
      <w:r>
        <w:t xml:space="preserve">5.2. </w:t>
      </w:r>
      <w:proofErr w:type="spellStart"/>
      <w:r>
        <w:t>Cơ</w:t>
      </w:r>
      <w:proofErr w:type="spellEnd"/>
      <w:r>
        <w:t xml:space="preserve"> </w:t>
      </w:r>
      <w:proofErr w:type="spellStart"/>
      <w:r>
        <w:t>chế</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trả</w:t>
      </w:r>
      <w:proofErr w:type="spellEnd"/>
      <w:r>
        <w:t xml:space="preserve"> </w:t>
      </w:r>
      <w:proofErr w:type="spellStart"/>
      <w:r>
        <w:t>trước</w:t>
      </w:r>
      <w:proofErr w:type="spellEnd"/>
      <w:r>
        <w:t xml:space="preserve">): </w:t>
      </w:r>
      <w:proofErr w:type="spellStart"/>
      <w:r>
        <w:t>Bên</w:t>
      </w:r>
      <w:proofErr w:type="spellEnd"/>
      <w:r>
        <w:t xml:space="preserve"> B </w:t>
      </w:r>
      <w:proofErr w:type="spellStart"/>
      <w:r>
        <w:t>thanh</w:t>
      </w:r>
      <w:proofErr w:type="spellEnd"/>
      <w:r>
        <w:t xml:space="preserve"> </w:t>
      </w:r>
      <w:proofErr w:type="spellStart"/>
      <w:r>
        <w:t>toán</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đặt</w:t>
      </w:r>
      <w:proofErr w:type="spellEnd"/>
      <w:r>
        <w:t>/</w:t>
      </w:r>
      <w:proofErr w:type="spellStart"/>
      <w:r>
        <w:t>chốt</w:t>
      </w:r>
      <w:proofErr w:type="spellEnd"/>
      <w:r>
        <w:t xml:space="preserve"> </w:t>
      </w:r>
      <w:proofErr w:type="spellStart"/>
      <w:r>
        <w:t>đơn</w:t>
      </w:r>
      <w:proofErr w:type="spellEnd"/>
      <w:r>
        <w:t xml:space="preserve"> </w:t>
      </w:r>
      <w:proofErr w:type="spellStart"/>
      <w:r>
        <w:t>theo</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đang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kèm</w:t>
      </w:r>
      <w:proofErr w:type="spellEnd"/>
      <w:r>
        <w:t xml:space="preserve"> </w:t>
      </w:r>
      <w:proofErr w:type="spellStart"/>
      <w:r>
        <w:t>theo</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w:t>
      </w:r>
      <w:proofErr w:type="spellStart"/>
      <w:r>
        <w:t>trả</w:t>
      </w:r>
      <w:proofErr w:type="spellEnd"/>
      <w:r>
        <w:t xml:space="preserve"> </w:t>
      </w:r>
      <w:proofErr w:type="spellStart"/>
      <w:r>
        <w:t>trước</w:t>
      </w:r>
      <w:proofErr w:type="spellEnd"/>
      <w:r>
        <w:t xml:space="preserve"> </w:t>
      </w:r>
      <w:proofErr w:type="spellStart"/>
      <w:r>
        <w:t>theo</w:t>
      </w:r>
      <w:proofErr w:type="spellEnd"/>
      <w:r>
        <w:t xml:space="preserve"> </w:t>
      </w:r>
      <w:proofErr w:type="spellStart"/>
      <w:r>
        <w:t>đơn</w:t>
      </w:r>
      <w:proofErr w:type="spellEnd"/>
      <w:r>
        <w:t xml:space="preserve">; </w:t>
      </w:r>
      <w:proofErr w:type="spellStart"/>
      <w:r>
        <w:t>không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công</w:t>
      </w:r>
      <w:proofErr w:type="spellEnd"/>
      <w:r>
        <w:t xml:space="preserve"> </w:t>
      </w:r>
      <w:proofErr w:type="spellStart"/>
      <w:r>
        <w:t>nợ</w:t>
      </w:r>
      <w:proofErr w:type="spellEnd"/>
      <w:r>
        <w:t xml:space="preserve">, </w:t>
      </w:r>
      <w:proofErr w:type="spellStart"/>
      <w:r>
        <w:t>trừ</w:t>
      </w:r>
      <w:proofErr w:type="spellEnd"/>
      <w:r>
        <w:t xml:space="preserve"> </w:t>
      </w:r>
      <w:proofErr w:type="spellStart"/>
      <w:r>
        <w:t>khi</w:t>
      </w:r>
      <w:proofErr w:type="spellEnd"/>
      <w:r>
        <w:t xml:space="preserve"> Hai </w:t>
      </w:r>
      <w:proofErr w:type="spellStart"/>
      <w:r>
        <w:t>Bên</w:t>
      </w:r>
      <w:proofErr w:type="spellEnd"/>
      <w:r>
        <w:t xml:space="preserve"> </w:t>
      </w:r>
      <w:proofErr w:type="spellStart"/>
      <w:r>
        <w:t>có</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khác</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w:t>
      </w:r>
    </w:p>
    <w:p w14:paraId="55EC1F30" w14:textId="77777777" w:rsidR="00FD774D" w:rsidRDefault="00000000">
      <w:pPr>
        <w:spacing w:after="100" w:line="276" w:lineRule="auto"/>
        <w:ind w:left="360"/>
        <w:jc w:val="both"/>
      </w:pPr>
      <w:r>
        <w:t xml:space="preserve">5.3. </w:t>
      </w:r>
      <w:proofErr w:type="spellStart"/>
      <w:r>
        <w:t>Hình</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bằng</w:t>
      </w:r>
      <w:proofErr w:type="spellEnd"/>
      <w:r>
        <w:t xml:space="preserve"> </w:t>
      </w:r>
      <w:proofErr w:type="spellStart"/>
      <w:r>
        <w:t>Đồng</w:t>
      </w:r>
      <w:proofErr w:type="spellEnd"/>
      <w:r>
        <w:t xml:space="preserve"> Việt Nam, qua </w:t>
      </w:r>
      <w:proofErr w:type="spellStart"/>
      <w:r>
        <w:t>chuyển</w:t>
      </w:r>
      <w:proofErr w:type="spellEnd"/>
      <w:r>
        <w:t xml:space="preserve"> </w:t>
      </w:r>
      <w:proofErr w:type="spellStart"/>
      <w:r>
        <w:t>khoản</w:t>
      </w:r>
      <w:proofErr w:type="spellEnd"/>
      <w:r>
        <w:t xml:space="preserve"> </w:t>
      </w:r>
      <w:proofErr w:type="spellStart"/>
      <w:r>
        <w:t>hoặc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trên</w:t>
      </w:r>
      <w:proofErr w:type="spellEnd"/>
      <w:r>
        <w:t xml:space="preserve"> CMS,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do </w:t>
      </w:r>
      <w:proofErr w:type="spellStart"/>
      <w:r>
        <w:t>Bên</w:t>
      </w:r>
      <w:proofErr w:type="spellEnd"/>
      <w:r>
        <w:t xml:space="preserve"> A </w:t>
      </w:r>
      <w:proofErr w:type="spellStart"/>
      <w:r>
        <w:t>chỉ</w:t>
      </w:r>
      <w:proofErr w:type="spellEnd"/>
      <w:r>
        <w:t xml:space="preserve"> </w:t>
      </w:r>
      <w:proofErr w:type="spellStart"/>
      <w:r>
        <w:t>định</w:t>
      </w:r>
      <w:proofErr w:type="spellEnd"/>
      <w:r>
        <w:t xml:space="preserve">. Tài </w:t>
      </w:r>
      <w:proofErr w:type="spellStart"/>
      <w:r>
        <w:t>khoản</w:t>
      </w:r>
      <w:proofErr w:type="spellEnd"/>
      <w:r>
        <w:t xml:space="preserve"> </w:t>
      </w:r>
      <w:proofErr w:type="spellStart"/>
      <w:r>
        <w:t>nhận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Bên</w:t>
      </w:r>
      <w:proofErr w:type="spellEnd"/>
      <w:r>
        <w:t xml:space="preserve"> A: </w:t>
      </w:r>
    </w:p>
    <w:p w14:paraId="5E7560B5" w14:textId="77777777" w:rsidR="00FD774D" w:rsidRDefault="00000000">
      <w:pPr>
        <w:spacing w:after="100" w:line="276" w:lineRule="auto"/>
        <w:ind w:left="360"/>
        <w:jc w:val="both"/>
      </w:pPr>
      <w:proofErr w:type="spellStart"/>
      <w:r>
        <w:t>Tên</w:t>
      </w:r>
      <w:proofErr w:type="spellEnd"/>
      <w:r>
        <w:t xml:space="preserve"> </w:t>
      </w:r>
      <w:proofErr w:type="spellStart"/>
      <w:r>
        <w:t>tài</w:t>
      </w:r>
      <w:proofErr w:type="spellEnd"/>
      <w:r>
        <w:t xml:space="preserve"> </w:t>
      </w:r>
      <w:proofErr w:type="spellStart"/>
      <w:r>
        <w:t>khoản</w:t>
      </w:r>
      <w:proofErr w:type="spellEnd"/>
      <w:r>
        <w:t>: CTCP GAPIT</w:t>
      </w:r>
    </w:p>
    <w:p w14:paraId="580BEBA6" w14:textId="77777777" w:rsidR="00FD774D" w:rsidRDefault="00000000">
      <w:pPr>
        <w:spacing w:after="100" w:line="276" w:lineRule="auto"/>
        <w:ind w:left="360"/>
        <w:jc w:val="both"/>
      </w:pPr>
      <w:proofErr w:type="spellStart"/>
      <w:r>
        <w:t>Số</w:t>
      </w:r>
      <w:proofErr w:type="spellEnd"/>
      <w:r>
        <w:t xml:space="preserve"> </w:t>
      </w:r>
      <w:proofErr w:type="spellStart"/>
      <w:r>
        <w:t>tài</w:t>
      </w:r>
      <w:proofErr w:type="spellEnd"/>
      <w:r>
        <w:t xml:space="preserve"> </w:t>
      </w:r>
      <w:proofErr w:type="spellStart"/>
      <w:r>
        <w:t>khoản</w:t>
      </w:r>
      <w:proofErr w:type="spellEnd"/>
      <w:r>
        <w:t>: 110601258000</w:t>
      </w:r>
    </w:p>
    <w:p w14:paraId="5C5C2EB9" w14:textId="77777777" w:rsidR="00FD774D" w:rsidRDefault="00000000">
      <w:pPr>
        <w:spacing w:after="100" w:line="276" w:lineRule="auto"/>
        <w:ind w:left="360"/>
        <w:jc w:val="both"/>
      </w:pPr>
      <w:proofErr w:type="spellStart"/>
      <w:r>
        <w:t>Tên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Vietinbank</w:t>
      </w:r>
      <w:proofErr w:type="spellEnd"/>
      <w:r>
        <w:t xml:space="preserve"> - Ngân </w:t>
      </w:r>
      <w:proofErr w:type="spellStart"/>
      <w:r>
        <w:t>hàng</w:t>
      </w:r>
      <w:proofErr w:type="spellEnd"/>
      <w:r>
        <w:t xml:space="preserve"> TMCP Công Thương Việt Nam</w:t>
      </w:r>
    </w:p>
    <w:p w14:paraId="57794CDE" w14:textId="77777777" w:rsidR="00FD774D" w:rsidRDefault="00000000">
      <w:pPr>
        <w:spacing w:after="100" w:line="276" w:lineRule="auto"/>
        <w:ind w:left="360"/>
        <w:jc w:val="both"/>
      </w:pPr>
      <w:r>
        <w:rPr>
          <w:highlight w:val="yellow"/>
        </w:rPr>
        <w:t>5.4. Hóa đơn GTGT: Bên A xuất hóa đơn GTGT hợp lệ tương ứng với từng đơn hàng và kể từ ngày tiền thanh toán được ghi có vào tài khoản của Bên A mở tại Ngân hàng (theo thông tin tài khoản thanh toán quy định trong Hợp đồng) theo quy định của pháp luật.</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648A2330" w14:textId="77777777" w:rsidR="00E172C7" w:rsidRDefault="00000000" w:rsidP="00E172C7">
      <w:pPr>
        <w:spacing w:after="100" w:line="276" w:lineRule="auto"/>
        <w:ind w:left="360"/>
        <w:jc w:val="both"/>
      </w:pPr>
      <w:r>
        <w:rPr>
          <w:highlight w:val="yellow"/>
        </w:rPr>
        <w:t>5.5. Tra cứu và đối chiếu: Bên B chủ động tra cứu lịch sử đơn hàng, trạng thái xử lý và hóa đơn trên CMS. Hai Bên không tiến hành đối soát định kỳ; trường hợp có sai lệch, Hai Bên rà soát và điều chỉnh trên tinh thần thiện chí.</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pPr>
        <w:spacing w:after="100" w:line="276" w:lineRule="auto"/>
        <w:ind w:left="360"/>
        <w:jc w:val="both"/>
      </w:pPr>
      <w:r>
        <w:rPr>
          <w:rFonts w:ascii="Times New Roman" w:hAnsi="Times New Roman"/>
          <w:sz w:val="26"/>
          <w:highlight w:val="yellow"/>
        </w:rPr>
        <w:t>5.6. Bàn giao Sản phẩm (eSIM): Bên A chỉ cấp và bàn giao mã QR/thông tin kích hoạt eSIM SAU KHI tiền thanh toán của đơn hàng được ghi có đầy đủ vào tài khoản của Bên A. Hình thức bàn giao: qua hệ thống CMS và/hoặc gửi tới email do Bên B đăng ký (hoặc gửi tới email khách hàng cuối khi Bên B chỉ định), trong thời gian sớm nhất kể từ khi xác nhận thanh toán (chi tiết quy trình và thời gian tại Phụ lục 02).</w:t>
      </w:r>
    </w:p>
    <w:p w14:paraId="45DBBC0A" w14:textId="53544FE7" w:rsidR="0023178E" w:rsidRDefault="00000000" w:rsidP="00E172C7">
      <w:pPr>
        <w:spacing w:after="100" w:line="276" w:lineRule="auto"/>
        <w:ind w:left="360"/>
        <w:jc w:val="both"/>
      </w:pPr>
      <w:r w:rsidRPr="00E172C7">
        <w:rPr>
          <w:highlight w:val="yellow"/>
        </w:rPr>
        <w:t>5.7. Hủy đơn và hoàn tiền: Sau khi eSIM đã được cấp mã QR hoặc thông tin kích hoạt, đơn hàng không được hủy hoặc hoàn tiền, trừ trường hợp lỗi được xác định thuộc trách nhiệm của Bên A.</w:t>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
    <w:p w14:paraId="42F7DBB8" w14:textId="77777777" w:rsidR="00FD774D" w:rsidRDefault="00000000">
      <w:pPr>
        <w:spacing w:before="240" w:after="120" w:line="276" w:lineRule="auto"/>
        <w:jc w:val="both"/>
        <w:rPr>
          <w:b/>
          <w:bCs/>
          <w:sz w:val="26"/>
          <w:szCs w:val="26"/>
        </w:rPr>
      </w:pPr>
      <w:r>
        <w:rPr>
          <w:b/>
          <w:bCs/>
          <w:sz w:val="26"/>
          <w:szCs w:val="26"/>
        </w:rPr>
        <w:lastRenderedPageBreak/>
        <w:t>ĐIỀU 6: VẬN HÀNH HỆ THỐNG, KỸ THUẬT VÀ HỖ TRỢ KHÁCH HÀNG</w:t>
      </w:r>
    </w:p>
    <w:p w14:paraId="39B5032D" w14:textId="77777777" w:rsidR="00FD774D" w:rsidRDefault="00000000">
      <w:pPr>
        <w:spacing w:after="100" w:line="276" w:lineRule="auto"/>
        <w:ind w:left="360"/>
        <w:jc w:val="both"/>
      </w:pPr>
      <w:r>
        <w:t xml:space="preserve">6.1. </w:t>
      </w:r>
      <w:proofErr w:type="spellStart"/>
      <w:r>
        <w:t>Bên</w:t>
      </w:r>
      <w:proofErr w:type="spellEnd"/>
      <w:r>
        <w:t xml:space="preserve"> A </w:t>
      </w:r>
      <w:proofErr w:type="spellStart"/>
      <w:r>
        <w:t>bảo</w:t>
      </w:r>
      <w:proofErr w:type="spellEnd"/>
      <w:r>
        <w:t xml:space="preserve"> </w:t>
      </w:r>
      <w:proofErr w:type="spellStart"/>
      <w:r>
        <w:t>đảm</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thông</w:t>
      </w:r>
      <w:proofErr w:type="spellEnd"/>
      <w:r>
        <w:t xml:space="preserve"> </w:t>
      </w:r>
      <w:proofErr w:type="spellStart"/>
      <w:r>
        <w:t>suốt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Bên</w:t>
      </w:r>
      <w:proofErr w:type="spellEnd"/>
      <w:r>
        <w:t xml:space="preserve"> B;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lỗi</w:t>
      </w:r>
      <w:proofErr w:type="spellEnd"/>
      <w:r>
        <w:t xml:space="preserve"> </w:t>
      </w:r>
      <w:proofErr w:type="spellStart"/>
      <w:r>
        <w:t>và</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kỹ</w:t>
      </w:r>
      <w:proofErr w:type="spellEnd"/>
      <w:r>
        <w:t xml:space="preserve"> </w:t>
      </w:r>
      <w:proofErr w:type="spellStart"/>
      <w:r>
        <w:t>thuật</w:t>
      </w:r>
      <w:proofErr w:type="spellEnd"/>
      <w:r>
        <w:t>.</w:t>
      </w:r>
    </w:p>
    <w:p w14:paraId="7047AD50" w14:textId="77777777" w:rsidR="00FD774D" w:rsidRDefault="00000000">
      <w:pPr>
        <w:spacing w:after="100" w:line="276" w:lineRule="auto"/>
        <w:ind w:left="360"/>
        <w:jc w:val="both"/>
      </w:pPr>
      <w:r>
        <w:t xml:space="preserve">6.2. Khi </w:t>
      </w:r>
      <w:proofErr w:type="spellStart"/>
      <w:r>
        <w:t>phát</w:t>
      </w:r>
      <w:proofErr w:type="spellEnd"/>
      <w:r>
        <w:t xml:space="preserve"> </w:t>
      </w:r>
      <w:proofErr w:type="spellStart"/>
      <w:r>
        <w:t>sinh</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Bên</w:t>
      </w:r>
      <w:proofErr w:type="spellEnd"/>
      <w:r>
        <w:t xml:space="preserve"> A </w:t>
      </w:r>
      <w:proofErr w:type="spellStart"/>
      <w:r>
        <w:t>tiếp</w:t>
      </w:r>
      <w:proofErr w:type="spellEnd"/>
      <w:r>
        <w:t xml:space="preserve"> </w:t>
      </w:r>
      <w:proofErr w:type="spellStart"/>
      <w:r>
        <w:t>nhận</w:t>
      </w:r>
      <w:proofErr w:type="spellEnd"/>
      <w:r>
        <w:t xml:space="preserve"> qua </w:t>
      </w:r>
      <w:proofErr w:type="spellStart"/>
      <w:r>
        <w:t>đường</w:t>
      </w:r>
      <w:proofErr w:type="spellEnd"/>
      <w:r>
        <w:t xml:space="preserve"> </w:t>
      </w:r>
      <w:proofErr w:type="spellStart"/>
      <w:r>
        <w:t>dây</w:t>
      </w:r>
      <w:proofErr w:type="spellEnd"/>
      <w:r>
        <w:t xml:space="preserve"> helpdesk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hợp</w:t>
      </w:r>
      <w:proofErr w:type="spellEnd"/>
      <w:r>
        <w:t xml:space="preserve"> </w:t>
      </w:r>
      <w:proofErr w:type="spellStart"/>
      <w:r>
        <w:t>lý</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sự</w:t>
      </w:r>
      <w:proofErr w:type="spellEnd"/>
      <w:r>
        <w:t xml:space="preserve"> </w:t>
      </w:r>
      <w:proofErr w:type="spellStart"/>
      <w:r>
        <w:t>cố</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xác</w:t>
      </w:r>
      <w:proofErr w:type="spellEnd"/>
      <w:r>
        <w:t xml:space="preserve"> </w:t>
      </w:r>
      <w:proofErr w:type="spellStart"/>
      <w:r>
        <w:t>minh</w:t>
      </w:r>
      <w:proofErr w:type="spellEnd"/>
      <w:r>
        <w:t xml:space="preserve">, </w:t>
      </w:r>
      <w:proofErr w:type="spellStart"/>
      <w:r>
        <w:t>Bên</w:t>
      </w:r>
      <w:proofErr w:type="spellEnd"/>
      <w:r>
        <w:t xml:space="preserve"> A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Bên</w:t>
      </w:r>
      <w:proofErr w:type="spellEnd"/>
      <w:r>
        <w:t xml:space="preserve"> B </w:t>
      </w:r>
      <w:proofErr w:type="spellStart"/>
      <w:r>
        <w:t>về</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khắc</w:t>
      </w:r>
      <w:proofErr w:type="spellEnd"/>
      <w:r>
        <w:t xml:space="preserve"> </w:t>
      </w:r>
      <w:proofErr w:type="spellStart"/>
      <w:r>
        <w:t>phục</w:t>
      </w:r>
      <w:proofErr w:type="spellEnd"/>
      <w:r>
        <w:t>.</w:t>
      </w:r>
    </w:p>
    <w:p w14:paraId="08D0B959" w14:textId="77777777" w:rsidR="00FD774D" w:rsidRDefault="00000000">
      <w:pPr>
        <w:spacing w:after="100" w:line="276" w:lineRule="auto"/>
        <w:ind w:left="360"/>
        <w:jc w:val="both"/>
      </w:pPr>
      <w:r>
        <w:t xml:space="preserve">6.3. </w:t>
      </w:r>
      <w:proofErr w:type="spellStart"/>
      <w:r>
        <w:t>Bên</w:t>
      </w:r>
      <w:proofErr w:type="spellEnd"/>
      <w:r>
        <w:t xml:space="preserve"> A </w:t>
      </w:r>
      <w:proofErr w:type="spellStart"/>
      <w:r>
        <w:t>cung</w:t>
      </w:r>
      <w:proofErr w:type="spellEnd"/>
      <w:r>
        <w:t xml:space="preserve"> </w:t>
      </w:r>
      <w:proofErr w:type="spellStart"/>
      <w:r>
        <w:t>cấp</w:t>
      </w:r>
      <w:proofErr w:type="spellEnd"/>
      <w:r>
        <w:t xml:space="preserve"> </w:t>
      </w:r>
      <w:proofErr w:type="spellStart"/>
      <w:r>
        <w:t>đường</w:t>
      </w:r>
      <w:proofErr w:type="spellEnd"/>
      <w:r>
        <w:t xml:space="preserve"> </w:t>
      </w:r>
      <w:proofErr w:type="spellStart"/>
      <w:r>
        <w:t>dây</w:t>
      </w:r>
      <w:proofErr w:type="spellEnd"/>
      <w:r>
        <w:t xml:space="preserve"> helpdesk </w:t>
      </w:r>
      <w:proofErr w:type="spellStart"/>
      <w:r>
        <w:t>hỗ</w:t>
      </w:r>
      <w:proofErr w:type="spellEnd"/>
      <w:r>
        <w:t xml:space="preserve"> </w:t>
      </w:r>
      <w:proofErr w:type="spellStart"/>
      <w:r>
        <w:t>trợ</w:t>
      </w:r>
      <w:proofErr w:type="spellEnd"/>
      <w:r>
        <w:t xml:space="preserve"> qua </w:t>
      </w:r>
      <w:proofErr w:type="spellStart"/>
      <w:r>
        <w:t>Zalo</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trong</w:t>
      </w:r>
      <w:proofErr w:type="spellEnd"/>
      <w:r>
        <w:t xml:space="preserve"> </w:t>
      </w:r>
      <w:proofErr w:type="spellStart"/>
      <w:r>
        <w:t>giờ</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02.</w:t>
      </w:r>
    </w:p>
    <w:p w14:paraId="4A63325F" w14:textId="77777777" w:rsidR="00FD774D" w:rsidRDefault="00000000">
      <w:pPr>
        <w:spacing w:after="100" w:line="276" w:lineRule="auto"/>
        <w:ind w:left="360"/>
        <w:jc w:val="both"/>
      </w:pPr>
      <w:r>
        <w:t xml:space="preserve">6.4. </w:t>
      </w:r>
      <w:proofErr w:type="spellStart"/>
      <w:r>
        <w:t>Bên</w:t>
      </w:r>
      <w:proofErr w:type="spellEnd"/>
      <w:r>
        <w:t xml:space="preserve"> B </w:t>
      </w:r>
      <w:proofErr w:type="spellStart"/>
      <w:r>
        <w:t>bố</w:t>
      </w:r>
      <w:proofErr w:type="spellEnd"/>
      <w:r>
        <w:t xml:space="preserve"> </w:t>
      </w:r>
      <w:proofErr w:type="spellStart"/>
      <w:r>
        <w:t>trí</w:t>
      </w:r>
      <w:proofErr w:type="spellEnd"/>
      <w:r>
        <w:t xml:space="preserve"> </w:t>
      </w:r>
      <w:proofErr w:type="spellStart"/>
      <w:r>
        <w:t>tối</w:t>
      </w:r>
      <w:proofErr w:type="spellEnd"/>
      <w:r>
        <w:t xml:space="preserve"> </w:t>
      </w:r>
      <w:proofErr w:type="spellStart"/>
      <w:r>
        <w:t>thiểu</w:t>
      </w:r>
      <w:proofErr w:type="spellEnd"/>
      <w:r>
        <w:t xml:space="preserve"> 01 (</w:t>
      </w:r>
      <w:proofErr w:type="spellStart"/>
      <w:r>
        <w:t>một</w:t>
      </w:r>
      <w:proofErr w:type="spellEnd"/>
      <w:r>
        <w:t xml:space="preserve">) </w:t>
      </w:r>
      <w:proofErr w:type="spellStart"/>
      <w:r>
        <w:t>nhân</w:t>
      </w:r>
      <w:proofErr w:type="spellEnd"/>
      <w:r>
        <w:t xml:space="preserve"> </w:t>
      </w:r>
      <w:proofErr w:type="spellStart"/>
      <w:r>
        <w:t>sự</w:t>
      </w:r>
      <w:proofErr w:type="spellEnd"/>
      <w:r>
        <w:t xml:space="preserve"> </w:t>
      </w:r>
      <w:proofErr w:type="spellStart"/>
      <w:r>
        <w:t>làm</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Bên</w:t>
      </w:r>
      <w:proofErr w:type="spellEnd"/>
      <w:r>
        <w:t xml:space="preserve"> A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w:t>
      </w:r>
      <w:proofErr w:type="spellStart"/>
      <w:r>
        <w:t>khiếu</w:t>
      </w:r>
      <w:proofErr w:type="spellEnd"/>
      <w:r>
        <w:t xml:space="preserve"> </w:t>
      </w:r>
      <w:proofErr w:type="spellStart"/>
      <w:r>
        <w:t>nại</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Bên</w:t>
      </w:r>
      <w:proofErr w:type="spellEnd"/>
      <w:r>
        <w:t xml:space="preserve"> A </w:t>
      </w:r>
      <w:proofErr w:type="spellStart"/>
      <w:r>
        <w:t>khi</w:t>
      </w:r>
      <w:proofErr w:type="spellEnd"/>
      <w:r>
        <w:t xml:space="preserve"> </w:t>
      </w:r>
      <w:proofErr w:type="spellStart"/>
      <w:r>
        <w:t>vượt</w:t>
      </w:r>
      <w:proofErr w:type="spellEnd"/>
      <w:r>
        <w:t xml:space="preserve"> </w:t>
      </w:r>
      <w:proofErr w:type="spellStart"/>
      <w:r>
        <w:t>phạm</w:t>
      </w:r>
      <w:proofErr w:type="spellEnd"/>
      <w:r>
        <w:t xml:space="preserve"> vi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Bên</w:t>
      </w:r>
      <w:proofErr w:type="spellEnd"/>
      <w:r>
        <w:t xml:space="preserve"> B.</w:t>
      </w:r>
    </w:p>
    <w:p w14:paraId="5A903256" w14:textId="7CAF9B24" w:rsidR="00FD774D" w:rsidRPr="00E172C7" w:rsidRDefault="00000000">
      <w:pPr>
        <w:spacing w:after="100" w:line="276" w:lineRule="auto"/>
        <w:ind w:left="360"/>
        <w:jc w:val="both"/>
        <w:rPr>
          <w:highlight w:val="yellow"/>
        </w:rPr>
      </w:pPr>
      <w:r w:rsidRPr="00E172C7">
        <w:rPr>
          <w:highlight w:val="yellow"/>
        </w:rPr>
        <w:t xml:space="preserve">6.5. SLA </w:t>
      </w:r>
      <w:proofErr w:type="spellStart"/>
      <w:r w:rsidRPr="00E172C7">
        <w:rPr>
          <w:highlight w:val="yellow"/>
        </w:rPr>
        <w:t>hỗ</w:t>
      </w:r>
      <w:proofErr w:type="spellEnd"/>
      <w:r w:rsidRPr="00E172C7">
        <w:rPr>
          <w:highlight w:val="yellow"/>
        </w:rPr>
        <w:t xml:space="preserve"> </w:t>
      </w:r>
      <w:proofErr w:type="spellStart"/>
      <w:r w:rsidRPr="00E172C7">
        <w:rPr>
          <w:highlight w:val="yellow"/>
        </w:rPr>
        <w:t>trợ</w:t>
      </w:r>
      <w:proofErr w:type="spellEnd"/>
      <w:r w:rsidRPr="00E172C7">
        <w:rPr>
          <w:highlight w:val="yellow"/>
        </w:rPr>
        <w:t xml:space="preserve"> </w:t>
      </w:r>
      <w:proofErr w:type="spellStart"/>
      <w:r w:rsidRPr="00E172C7">
        <w:rPr>
          <w:highlight w:val="yellow"/>
        </w:rPr>
        <w:t>của</w:t>
      </w:r>
      <w:proofErr w:type="spellEnd"/>
      <w:r w:rsidRPr="00E172C7">
        <w:rPr>
          <w:highlight w:val="yellow"/>
        </w:rPr>
        <w:t xml:space="preserve"> </w:t>
      </w:r>
      <w:proofErr w:type="spellStart"/>
      <w:r w:rsidRPr="00E172C7">
        <w:rPr>
          <w:highlight w:val="yellow"/>
        </w:rPr>
        <w:t>Bên</w:t>
      </w:r>
      <w:proofErr w:type="spellEnd"/>
      <w:r w:rsidRPr="00E172C7">
        <w:rPr>
          <w:highlight w:val="yellow"/>
        </w:rPr>
        <w:t xml:space="preserve"> A: </w:t>
      </w:r>
      <w:proofErr w:type="spellStart"/>
      <w:r w:rsidRPr="00E172C7">
        <w:rPr>
          <w:highlight w:val="yellow"/>
        </w:rPr>
        <w:t>thời</w:t>
      </w:r>
      <w:proofErr w:type="spellEnd"/>
      <w:r w:rsidRPr="00E172C7">
        <w:rPr>
          <w:highlight w:val="yellow"/>
        </w:rPr>
        <w:t xml:space="preserve"> </w:t>
      </w:r>
      <w:proofErr w:type="spellStart"/>
      <w:r w:rsidRPr="00E172C7">
        <w:rPr>
          <w:highlight w:val="yellow"/>
        </w:rPr>
        <w:t>gian</w:t>
      </w:r>
      <w:proofErr w:type="spellEnd"/>
      <w:r w:rsidRPr="00E172C7">
        <w:rPr>
          <w:highlight w:val="yellow"/>
        </w:rPr>
        <w:t xml:space="preserve"> </w:t>
      </w:r>
      <w:proofErr w:type="spellStart"/>
      <w:r w:rsidRPr="00E172C7">
        <w:rPr>
          <w:highlight w:val="yellow"/>
        </w:rPr>
        <w:t>phản</w:t>
      </w:r>
      <w:proofErr w:type="spellEnd"/>
      <w:r w:rsidRPr="00E172C7">
        <w:rPr>
          <w:highlight w:val="yellow"/>
        </w:rPr>
        <w:t xml:space="preserve"> </w:t>
      </w:r>
      <w:proofErr w:type="spellStart"/>
      <w:r w:rsidRPr="00E172C7">
        <w:rPr>
          <w:highlight w:val="yellow"/>
        </w:rPr>
        <w:t>hồi</w:t>
      </w:r>
      <w:proofErr w:type="spellEnd"/>
      <w:r w:rsidRPr="00E172C7">
        <w:rPr>
          <w:highlight w:val="yellow"/>
        </w:rPr>
        <w:t xml:space="preserve"> ban </w:t>
      </w:r>
      <w:proofErr w:type="spellStart"/>
      <w:r w:rsidRPr="00E172C7">
        <w:rPr>
          <w:highlight w:val="yellow"/>
        </w:rPr>
        <w:t>đầu</w:t>
      </w:r>
      <w:proofErr w:type="spellEnd"/>
      <w:r w:rsidRPr="00E172C7">
        <w:rPr>
          <w:highlight w:val="yellow"/>
        </w:rPr>
        <w:t xml:space="preserve"> ≤ 24 (</w:t>
      </w:r>
      <w:proofErr w:type="spellStart"/>
      <w:r w:rsidRPr="00E172C7">
        <w:rPr>
          <w:highlight w:val="yellow"/>
        </w:rPr>
        <w:t>hai</w:t>
      </w:r>
      <w:proofErr w:type="spellEnd"/>
      <w:r w:rsidRPr="00E172C7">
        <w:rPr>
          <w:highlight w:val="yellow"/>
        </w:rPr>
        <w:t xml:space="preserve"> </w:t>
      </w:r>
      <w:proofErr w:type="spellStart"/>
      <w:r w:rsidRPr="00E172C7">
        <w:rPr>
          <w:highlight w:val="yellow"/>
        </w:rPr>
        <w:t>mươi</w:t>
      </w:r>
      <w:proofErr w:type="spellEnd"/>
      <w:r w:rsidRPr="00E172C7">
        <w:rPr>
          <w:highlight w:val="yellow"/>
        </w:rPr>
        <w:t xml:space="preserve"> </w:t>
      </w:r>
      <w:proofErr w:type="spellStart"/>
      <w:r w:rsidRPr="00E172C7">
        <w:rPr>
          <w:highlight w:val="yellow"/>
        </w:rPr>
        <w:t>bốn</w:t>
      </w:r>
      <w:proofErr w:type="spellEnd"/>
      <w:r w:rsidRPr="00E172C7">
        <w:rPr>
          <w:highlight w:val="yellow"/>
        </w:rPr>
        <w:t xml:space="preserve">) </w:t>
      </w:r>
      <w:proofErr w:type="spellStart"/>
      <w:r w:rsidRPr="00E172C7">
        <w:rPr>
          <w:highlight w:val="yellow"/>
        </w:rPr>
        <w:t>giờ</w:t>
      </w:r>
      <w:proofErr w:type="spellEnd"/>
      <w:r w:rsidRPr="00E172C7">
        <w:rPr>
          <w:highlight w:val="yellow"/>
        </w:rPr>
        <w:t xml:space="preserve">; </w:t>
      </w:r>
      <w:proofErr w:type="spellStart"/>
      <w:r w:rsidRPr="00E172C7">
        <w:rPr>
          <w:highlight w:val="yellow"/>
        </w:rPr>
        <w:t>thời</w:t>
      </w:r>
      <w:proofErr w:type="spellEnd"/>
      <w:r w:rsidRPr="00E172C7">
        <w:rPr>
          <w:highlight w:val="yellow"/>
        </w:rPr>
        <w:t xml:space="preserve"> </w:t>
      </w:r>
      <w:proofErr w:type="spellStart"/>
      <w:r w:rsidRPr="00E172C7">
        <w:rPr>
          <w:highlight w:val="yellow"/>
        </w:rPr>
        <w:t>gian</w:t>
      </w:r>
      <w:proofErr w:type="spellEnd"/>
      <w:r w:rsidRPr="00E172C7">
        <w:rPr>
          <w:highlight w:val="yellow"/>
        </w:rPr>
        <w:t xml:space="preserve"> </w:t>
      </w:r>
      <w:proofErr w:type="spellStart"/>
      <w:r w:rsidRPr="00E172C7">
        <w:rPr>
          <w:highlight w:val="yellow"/>
        </w:rPr>
        <w:t>xử</w:t>
      </w:r>
      <w:proofErr w:type="spellEnd"/>
      <w:r w:rsidRPr="00E172C7">
        <w:rPr>
          <w:highlight w:val="yellow"/>
        </w:rPr>
        <w:t xml:space="preserve"> </w:t>
      </w:r>
      <w:proofErr w:type="spellStart"/>
      <w:r w:rsidRPr="00E172C7">
        <w:rPr>
          <w:highlight w:val="yellow"/>
        </w:rPr>
        <w:t>lý</w:t>
      </w:r>
      <w:proofErr w:type="spellEnd"/>
      <w:r w:rsidRPr="00E172C7">
        <w:rPr>
          <w:highlight w:val="yellow"/>
        </w:rPr>
        <w:t>/</w:t>
      </w:r>
      <w:proofErr w:type="spellStart"/>
      <w:r w:rsidRPr="00E172C7">
        <w:rPr>
          <w:highlight w:val="yellow"/>
        </w:rPr>
        <w:t>giải</w:t>
      </w:r>
      <w:proofErr w:type="spellEnd"/>
      <w:r w:rsidRPr="00E172C7">
        <w:rPr>
          <w:highlight w:val="yellow"/>
        </w:rPr>
        <w:t xml:space="preserve"> </w:t>
      </w:r>
      <w:proofErr w:type="spellStart"/>
      <w:r w:rsidRPr="00E172C7">
        <w:rPr>
          <w:highlight w:val="yellow"/>
        </w:rPr>
        <w:t>quyết</w:t>
      </w:r>
      <w:proofErr w:type="spellEnd"/>
      <w:r w:rsidRPr="00E172C7">
        <w:rPr>
          <w:highlight w:val="yellow"/>
        </w:rPr>
        <w:t xml:space="preserve"> ≤ 02 (</w:t>
      </w:r>
      <w:proofErr w:type="spellStart"/>
      <w:r w:rsidRPr="00E172C7">
        <w:rPr>
          <w:highlight w:val="yellow"/>
        </w:rPr>
        <w:t>hai</w:t>
      </w:r>
      <w:proofErr w:type="spellEnd"/>
      <w:r w:rsidRPr="00E172C7">
        <w:rPr>
          <w:highlight w:val="yellow"/>
        </w:rPr>
        <w:t xml:space="preserve">) </w:t>
      </w:r>
      <w:proofErr w:type="spellStart"/>
      <w:r w:rsidRPr="00E172C7">
        <w:rPr>
          <w:highlight w:val="yellow"/>
        </w:rPr>
        <w:t>ngày</w:t>
      </w:r>
      <w:proofErr w:type="spellEnd"/>
      <w:r w:rsidRPr="00E172C7">
        <w:rPr>
          <w:highlight w:val="yellow"/>
        </w:rPr>
        <w:t xml:space="preserve"> </w:t>
      </w:r>
      <w:proofErr w:type="spellStart"/>
      <w:r w:rsidRPr="00E172C7">
        <w:rPr>
          <w:highlight w:val="yellow"/>
        </w:rPr>
        <w:t>làm</w:t>
      </w:r>
      <w:proofErr w:type="spellEnd"/>
      <w:r w:rsidRPr="00E172C7">
        <w:rPr>
          <w:highlight w:val="yellow"/>
        </w:rPr>
        <w:t xml:space="preserve"> </w:t>
      </w:r>
      <w:proofErr w:type="spellStart"/>
      <w:r w:rsidRPr="00E172C7">
        <w:rPr>
          <w:highlight w:val="yellow"/>
        </w:rPr>
        <w:t>việc</w:t>
      </w:r>
      <w:proofErr w:type="spellEnd"/>
      <w:r w:rsidRPr="00E172C7">
        <w:rPr>
          <w:highlight w:val="yellow"/>
        </w:rPr>
        <w:t xml:space="preserve"> </w:t>
      </w:r>
      <w:proofErr w:type="spellStart"/>
      <w:r w:rsidRPr="00E172C7">
        <w:rPr>
          <w:highlight w:val="yellow"/>
        </w:rPr>
        <w:t>kể</w:t>
      </w:r>
      <w:proofErr w:type="spellEnd"/>
      <w:r w:rsidRPr="00E172C7">
        <w:rPr>
          <w:highlight w:val="yellow"/>
        </w:rPr>
        <w:t xml:space="preserve"> </w:t>
      </w:r>
      <w:proofErr w:type="spellStart"/>
      <w:r w:rsidRPr="00E172C7">
        <w:rPr>
          <w:highlight w:val="yellow"/>
        </w:rPr>
        <w:t>từ</w:t>
      </w:r>
      <w:proofErr w:type="spellEnd"/>
      <w:r w:rsidRPr="00E172C7">
        <w:rPr>
          <w:highlight w:val="yellow"/>
        </w:rPr>
        <w:t xml:space="preserve"> </w:t>
      </w:r>
      <w:proofErr w:type="spellStart"/>
      <w:r w:rsidRPr="00E172C7">
        <w:rPr>
          <w:highlight w:val="yellow"/>
        </w:rPr>
        <w:t>khi</w:t>
      </w:r>
      <w:proofErr w:type="spellEnd"/>
      <w:r w:rsidRPr="00E172C7">
        <w:rPr>
          <w:highlight w:val="yellow"/>
        </w:rPr>
        <w:t xml:space="preserve"> </w:t>
      </w:r>
      <w:proofErr w:type="spellStart"/>
      <w:r w:rsidRPr="00E172C7">
        <w:rPr>
          <w:highlight w:val="yellow"/>
        </w:rPr>
        <w:t>nhận</w:t>
      </w:r>
      <w:proofErr w:type="spellEnd"/>
      <w:r w:rsidRPr="00E172C7">
        <w:rPr>
          <w:highlight w:val="yellow"/>
        </w:rPr>
        <w:t xml:space="preserve"> </w:t>
      </w:r>
      <w:proofErr w:type="spellStart"/>
      <w:r w:rsidRPr="00E172C7">
        <w:rPr>
          <w:highlight w:val="yellow"/>
        </w:rPr>
        <w:t>đủ</w:t>
      </w:r>
      <w:proofErr w:type="spellEnd"/>
      <w:r w:rsidRPr="00E172C7">
        <w:rPr>
          <w:highlight w:val="yellow"/>
        </w:rPr>
        <w:t xml:space="preserve"> </w:t>
      </w:r>
      <w:proofErr w:type="spellStart"/>
      <w:r w:rsidRPr="00E172C7">
        <w:rPr>
          <w:highlight w:val="yellow"/>
        </w:rPr>
        <w:t>thông</w:t>
      </w:r>
      <w:proofErr w:type="spellEnd"/>
      <w:r w:rsidRPr="00E172C7">
        <w:rPr>
          <w:highlight w:val="yellow"/>
        </w:rPr>
        <w:t xml:space="preserve"> tin </w:t>
      </w:r>
      <w:proofErr w:type="spellStart"/>
      <w:r w:rsidRPr="00E172C7">
        <w:rPr>
          <w:highlight w:val="yellow"/>
        </w:rPr>
        <w:t>hợp</w:t>
      </w:r>
      <w:proofErr w:type="spellEnd"/>
      <w:r w:rsidRPr="00E172C7">
        <w:rPr>
          <w:highlight w:val="yellow"/>
        </w:rPr>
        <w:t xml:space="preserve"> </w:t>
      </w:r>
      <w:proofErr w:type="spellStart"/>
      <w:r w:rsidRPr="00E172C7">
        <w:rPr>
          <w:highlight w:val="yellow"/>
        </w:rPr>
        <w:t>lệ</w:t>
      </w:r>
      <w:proofErr w:type="spellEnd"/>
      <w:r w:rsidRPr="00E172C7">
        <w:rPr>
          <w:highlight w:val="yellow"/>
        </w:rPr>
        <w:t xml:space="preserve">, </w:t>
      </w:r>
      <w:commentRangeStart w:id="1"/>
      <w:proofErr w:type="spellStart"/>
      <w:r w:rsidRPr="00E172C7">
        <w:rPr>
          <w:highlight w:val="yellow"/>
        </w:rPr>
        <w:t>trừ</w:t>
      </w:r>
      <w:proofErr w:type="spellEnd"/>
      <w:r w:rsidRPr="00E172C7">
        <w:rPr>
          <w:highlight w:val="yellow"/>
        </w:rPr>
        <w:t xml:space="preserve"> </w:t>
      </w:r>
      <w:proofErr w:type="spellStart"/>
      <w:r w:rsidRPr="00E172C7">
        <w:rPr>
          <w:highlight w:val="yellow"/>
        </w:rPr>
        <w:t>trường</w:t>
      </w:r>
      <w:proofErr w:type="spellEnd"/>
      <w:r w:rsidRPr="00E172C7">
        <w:rPr>
          <w:highlight w:val="yellow"/>
        </w:rPr>
        <w:t xml:space="preserve"> </w:t>
      </w:r>
      <w:proofErr w:type="spellStart"/>
      <w:r w:rsidRPr="00E172C7">
        <w:rPr>
          <w:highlight w:val="yellow"/>
        </w:rPr>
        <w:t>hợp</w:t>
      </w:r>
      <w:proofErr w:type="spellEnd"/>
      <w:r w:rsidRPr="00E172C7">
        <w:rPr>
          <w:highlight w:val="yellow"/>
        </w:rPr>
        <w:t xml:space="preserve"> </w:t>
      </w:r>
      <w:proofErr w:type="spellStart"/>
      <w:r w:rsidRPr="00E172C7">
        <w:rPr>
          <w:highlight w:val="yellow"/>
        </w:rPr>
        <w:t>phức</w:t>
      </w:r>
      <w:proofErr w:type="spellEnd"/>
      <w:r w:rsidRPr="00E172C7">
        <w:rPr>
          <w:highlight w:val="yellow"/>
        </w:rPr>
        <w:t xml:space="preserve"> </w:t>
      </w:r>
      <w:proofErr w:type="spellStart"/>
      <w:r w:rsidRPr="00E172C7">
        <w:rPr>
          <w:highlight w:val="yellow"/>
        </w:rPr>
        <w:t>tạp</w:t>
      </w:r>
      <w:commentRangeEnd w:id="1"/>
      <w:proofErr w:type="spellEnd"/>
      <w:r w:rsidR="00474AB7" w:rsidRPr="00E172C7">
        <w:rPr>
          <w:rStyle w:val="CommentReference"/>
          <w:sz w:val="24"/>
          <w:szCs w:val="24"/>
          <w:highlight w:val="yellow"/>
        </w:rPr>
        <w:commentReference w:id="1"/>
      </w:r>
      <w:r w:rsidRPr="00E172C7">
        <w:rPr>
          <w:highlight w:val="yellow"/>
        </w:rPr>
        <w:t xml:space="preserve"> </w:t>
      </w:r>
      <w:proofErr w:type="spellStart"/>
      <w:r w:rsidRPr="00E172C7">
        <w:rPr>
          <w:highlight w:val="yellow"/>
        </w:rPr>
        <w:t>hoặc</w:t>
      </w:r>
      <w:proofErr w:type="spellEnd"/>
      <w:r w:rsidRPr="00E172C7">
        <w:rPr>
          <w:highlight w:val="yellow"/>
        </w:rPr>
        <w:t xml:space="preserve"> </w:t>
      </w:r>
      <w:proofErr w:type="spellStart"/>
      <w:r w:rsidRPr="00E172C7">
        <w:rPr>
          <w:highlight w:val="yellow"/>
        </w:rPr>
        <w:t>bất</w:t>
      </w:r>
      <w:proofErr w:type="spellEnd"/>
      <w:r w:rsidRPr="00E172C7">
        <w:rPr>
          <w:highlight w:val="yellow"/>
        </w:rPr>
        <w:t xml:space="preserve"> </w:t>
      </w:r>
      <w:proofErr w:type="spellStart"/>
      <w:r w:rsidRPr="00E172C7">
        <w:rPr>
          <w:highlight w:val="yellow"/>
        </w:rPr>
        <w:t>khả</w:t>
      </w:r>
      <w:proofErr w:type="spellEnd"/>
      <w:r w:rsidRPr="00E172C7">
        <w:rPr>
          <w:highlight w:val="yellow"/>
        </w:rPr>
        <w:t xml:space="preserve"> </w:t>
      </w:r>
      <w:proofErr w:type="spellStart"/>
      <w:r w:rsidRPr="00E172C7">
        <w:rPr>
          <w:highlight w:val="yellow"/>
        </w:rPr>
        <w:t>kháng</w:t>
      </w:r>
      <w:proofErr w:type="spellEnd"/>
      <w:r w:rsidRPr="00E172C7">
        <w:rPr>
          <w:highlight w:val="yellow"/>
        </w:rPr>
        <w:t xml:space="preserve"> (chi </w:t>
      </w:r>
      <w:proofErr w:type="spellStart"/>
      <w:r w:rsidRPr="00E172C7">
        <w:rPr>
          <w:highlight w:val="yellow"/>
        </w:rPr>
        <w:t>tiết</w:t>
      </w:r>
      <w:proofErr w:type="spellEnd"/>
      <w:r w:rsidRPr="00E172C7">
        <w:rPr>
          <w:highlight w:val="yellow"/>
        </w:rPr>
        <w:t xml:space="preserve"> </w:t>
      </w:r>
      <w:proofErr w:type="spellStart"/>
      <w:r w:rsidRPr="00E172C7">
        <w:rPr>
          <w:highlight w:val="yellow"/>
        </w:rPr>
        <w:t>tại</w:t>
      </w:r>
      <w:proofErr w:type="spellEnd"/>
      <w:r w:rsidRPr="00E172C7">
        <w:rPr>
          <w:highlight w:val="yellow"/>
        </w:rPr>
        <w:t xml:space="preserve"> </w:t>
      </w:r>
      <w:proofErr w:type="spellStart"/>
      <w:r w:rsidRPr="00E172C7">
        <w:rPr>
          <w:highlight w:val="yellow"/>
        </w:rPr>
        <w:t>Phụ</w:t>
      </w:r>
      <w:proofErr w:type="spellEnd"/>
      <w:r w:rsidRPr="00E172C7">
        <w:rPr>
          <w:highlight w:val="yellow"/>
        </w:rPr>
        <w:t xml:space="preserve"> </w:t>
      </w:r>
      <w:proofErr w:type="spellStart"/>
      <w:r w:rsidRPr="00E172C7">
        <w:rPr>
          <w:highlight w:val="yellow"/>
        </w:rPr>
        <w:t>lục</w:t>
      </w:r>
      <w:proofErr w:type="spellEnd"/>
      <w:r w:rsidRPr="00E172C7">
        <w:rPr>
          <w:highlight w:val="yellow"/>
        </w:rPr>
        <w:t xml:space="preserve"> 02).</w:t>
      </w:r>
      <w:r w:rsidR="00E172C7" w:rsidRPr="00E172C7">
        <w:rPr>
          <w:highlight w:val="yellow"/>
        </w:rPr>
        <w:t xml:space="preserve"> Trường </w:t>
      </w:r>
      <w:proofErr w:type="spellStart"/>
      <w:r w:rsidR="00E172C7" w:rsidRPr="00E172C7">
        <w:rPr>
          <w:highlight w:val="yellow"/>
        </w:rPr>
        <w:t>hợp</w:t>
      </w:r>
      <w:proofErr w:type="spellEnd"/>
      <w:r w:rsidR="00E172C7" w:rsidRPr="00E172C7">
        <w:rPr>
          <w:highlight w:val="yellow"/>
        </w:rPr>
        <w:t xml:space="preserve"> </w:t>
      </w:r>
      <w:proofErr w:type="spellStart"/>
      <w:r w:rsidR="00E172C7" w:rsidRPr="00E172C7">
        <w:rPr>
          <w:highlight w:val="yellow"/>
        </w:rPr>
        <w:t>phức</w:t>
      </w:r>
      <w:proofErr w:type="spellEnd"/>
      <w:r w:rsidR="00E172C7" w:rsidRPr="00E172C7">
        <w:rPr>
          <w:highlight w:val="yellow"/>
        </w:rPr>
        <w:t xml:space="preserve"> </w:t>
      </w:r>
      <w:proofErr w:type="spellStart"/>
      <w:r w:rsidR="00E172C7" w:rsidRPr="00E172C7">
        <w:rPr>
          <w:highlight w:val="yellow"/>
        </w:rPr>
        <w:t>tạp</w:t>
      </w:r>
      <w:proofErr w:type="spellEnd"/>
      <w:r w:rsidR="00E172C7" w:rsidRPr="00E172C7">
        <w:rPr>
          <w:highlight w:val="yellow"/>
        </w:rPr>
        <w:t xml:space="preserve"> </w:t>
      </w:r>
      <w:proofErr w:type="spellStart"/>
      <w:r w:rsidR="00E172C7" w:rsidRPr="00E172C7">
        <w:rPr>
          <w:highlight w:val="yellow"/>
        </w:rPr>
        <w:t>được</w:t>
      </w:r>
      <w:proofErr w:type="spellEnd"/>
      <w:r w:rsidR="00E172C7" w:rsidRPr="00E172C7">
        <w:rPr>
          <w:highlight w:val="yellow"/>
        </w:rPr>
        <w:t xml:space="preserve"> </w:t>
      </w:r>
      <w:proofErr w:type="spellStart"/>
      <w:r w:rsidR="00E172C7" w:rsidRPr="00E172C7">
        <w:rPr>
          <w:highlight w:val="yellow"/>
        </w:rPr>
        <w:t>định</w:t>
      </w:r>
      <w:proofErr w:type="spellEnd"/>
      <w:r w:rsidR="00E172C7" w:rsidRPr="00E172C7">
        <w:rPr>
          <w:highlight w:val="yellow"/>
        </w:rPr>
        <w:t xml:space="preserve"> </w:t>
      </w:r>
      <w:proofErr w:type="spellStart"/>
      <w:r w:rsidR="00E172C7" w:rsidRPr="00E172C7">
        <w:rPr>
          <w:highlight w:val="yellow"/>
        </w:rPr>
        <w:t>nghĩa</w:t>
      </w:r>
      <w:proofErr w:type="spellEnd"/>
      <w:r w:rsidR="00E172C7" w:rsidRPr="00E172C7">
        <w:rPr>
          <w:highlight w:val="yellow"/>
        </w:rPr>
        <w:t xml:space="preserve"> </w:t>
      </w:r>
      <w:proofErr w:type="spellStart"/>
      <w:r w:rsidR="00E172C7" w:rsidRPr="00E172C7">
        <w:rPr>
          <w:highlight w:val="yellow"/>
        </w:rPr>
        <w:t>là</w:t>
      </w:r>
      <w:proofErr w:type="spellEnd"/>
      <w:r w:rsidR="00E172C7" w:rsidRPr="00E172C7">
        <w:rPr>
          <w:highlight w:val="yellow"/>
        </w:rPr>
        <w:t xml:space="preserve"> </w:t>
      </w:r>
      <w:proofErr w:type="spellStart"/>
      <w:r w:rsidR="00E172C7" w:rsidRPr="00E172C7">
        <w:rPr>
          <w:highlight w:val="yellow"/>
        </w:rPr>
        <w:t>sự</w:t>
      </w:r>
      <w:proofErr w:type="spellEnd"/>
      <w:r w:rsidR="00E172C7" w:rsidRPr="00E172C7">
        <w:rPr>
          <w:highlight w:val="yellow"/>
        </w:rPr>
        <w:t xml:space="preserve"> </w:t>
      </w:r>
      <w:proofErr w:type="spellStart"/>
      <w:r w:rsidR="00E172C7" w:rsidRPr="00E172C7">
        <w:rPr>
          <w:highlight w:val="yellow"/>
        </w:rPr>
        <w:t>cố</w:t>
      </w:r>
      <w:proofErr w:type="spellEnd"/>
      <w:r w:rsidR="00E172C7" w:rsidRPr="00E172C7">
        <w:rPr>
          <w:highlight w:val="yellow"/>
        </w:rPr>
        <w:t xml:space="preserve"> </w:t>
      </w:r>
      <w:proofErr w:type="spellStart"/>
      <w:r w:rsidR="00E172C7" w:rsidRPr="00E172C7">
        <w:rPr>
          <w:highlight w:val="yellow"/>
        </w:rPr>
        <w:t>cần</w:t>
      </w:r>
      <w:proofErr w:type="spellEnd"/>
      <w:r w:rsidR="00E172C7" w:rsidRPr="00E172C7">
        <w:rPr>
          <w:highlight w:val="yellow"/>
        </w:rPr>
        <w:t xml:space="preserve"> </w:t>
      </w:r>
      <w:proofErr w:type="spellStart"/>
      <w:r w:rsidR="00E172C7" w:rsidRPr="00E172C7">
        <w:rPr>
          <w:highlight w:val="yellow"/>
        </w:rPr>
        <w:t>phối</w:t>
      </w:r>
      <w:proofErr w:type="spellEnd"/>
      <w:r w:rsidR="00E172C7" w:rsidRPr="00E172C7">
        <w:rPr>
          <w:highlight w:val="yellow"/>
        </w:rPr>
        <w:t xml:space="preserve"> </w:t>
      </w:r>
      <w:proofErr w:type="spellStart"/>
      <w:r w:rsidR="00E172C7" w:rsidRPr="00E172C7">
        <w:rPr>
          <w:highlight w:val="yellow"/>
        </w:rPr>
        <w:t>hợp</w:t>
      </w:r>
      <w:proofErr w:type="spellEnd"/>
      <w:r w:rsidR="00E172C7" w:rsidRPr="00E172C7">
        <w:rPr>
          <w:highlight w:val="yellow"/>
        </w:rPr>
        <w:t xml:space="preserve"> </w:t>
      </w:r>
      <w:proofErr w:type="spellStart"/>
      <w:r w:rsidR="00E172C7" w:rsidRPr="00E172C7">
        <w:rPr>
          <w:highlight w:val="yellow"/>
        </w:rPr>
        <w:t>với</w:t>
      </w:r>
      <w:proofErr w:type="spellEnd"/>
      <w:r w:rsidR="00E172C7" w:rsidRPr="00E172C7">
        <w:rPr>
          <w:highlight w:val="yellow"/>
        </w:rPr>
        <w:t xml:space="preserve"> </w:t>
      </w:r>
      <w:proofErr w:type="spellStart"/>
      <w:r w:rsidR="00E172C7" w:rsidRPr="00E172C7">
        <w:rPr>
          <w:highlight w:val="yellow"/>
        </w:rPr>
        <w:t>bên</w:t>
      </w:r>
      <w:proofErr w:type="spellEnd"/>
      <w:r w:rsidR="00E172C7" w:rsidRPr="00E172C7">
        <w:rPr>
          <w:highlight w:val="yellow"/>
        </w:rPr>
        <w:t xml:space="preserve"> </w:t>
      </w:r>
      <w:proofErr w:type="spellStart"/>
      <w:r w:rsidR="00E172C7" w:rsidRPr="00E172C7">
        <w:rPr>
          <w:highlight w:val="yellow"/>
        </w:rPr>
        <w:t>thứ</w:t>
      </w:r>
      <w:proofErr w:type="spellEnd"/>
      <w:r w:rsidR="00E172C7" w:rsidRPr="00E172C7">
        <w:rPr>
          <w:highlight w:val="yellow"/>
        </w:rPr>
        <w:t xml:space="preserve"> </w:t>
      </w:r>
      <w:proofErr w:type="spellStart"/>
      <w:r w:rsidR="00E172C7" w:rsidRPr="00E172C7">
        <w:rPr>
          <w:highlight w:val="yellow"/>
        </w:rPr>
        <w:t>ba</w:t>
      </w:r>
      <w:proofErr w:type="spellEnd"/>
      <w:r w:rsidR="00E172C7" w:rsidRPr="00E172C7">
        <w:rPr>
          <w:highlight w:val="yellow"/>
        </w:rPr>
        <w:t xml:space="preserve"> (</w:t>
      </w:r>
      <w:proofErr w:type="spellStart"/>
      <w:r w:rsidR="00E172C7" w:rsidRPr="00E172C7">
        <w:rPr>
          <w:highlight w:val="yellow"/>
        </w:rPr>
        <w:t>nhà</w:t>
      </w:r>
      <w:proofErr w:type="spellEnd"/>
      <w:r w:rsidR="00E172C7" w:rsidRPr="00E172C7">
        <w:rPr>
          <w:highlight w:val="yellow"/>
        </w:rPr>
        <w:t xml:space="preserve"> </w:t>
      </w:r>
      <w:proofErr w:type="spellStart"/>
      <w:r w:rsidR="00E172C7" w:rsidRPr="00E172C7">
        <w:rPr>
          <w:highlight w:val="yellow"/>
        </w:rPr>
        <w:t>cung</w:t>
      </w:r>
      <w:proofErr w:type="spellEnd"/>
      <w:r w:rsidR="00E172C7" w:rsidRPr="00E172C7">
        <w:rPr>
          <w:highlight w:val="yellow"/>
        </w:rPr>
        <w:t xml:space="preserve"> </w:t>
      </w:r>
      <w:proofErr w:type="spellStart"/>
      <w:r w:rsidR="00E172C7" w:rsidRPr="00E172C7">
        <w:rPr>
          <w:highlight w:val="yellow"/>
        </w:rPr>
        <w:t>cấp</w:t>
      </w:r>
      <w:proofErr w:type="spellEnd"/>
      <w:r w:rsidR="00E172C7" w:rsidRPr="00E172C7">
        <w:rPr>
          <w:highlight w:val="yellow"/>
        </w:rPr>
        <w:t xml:space="preserve"> </w:t>
      </w:r>
      <w:proofErr w:type="spellStart"/>
      <w:r w:rsidR="00E172C7" w:rsidRPr="00E172C7">
        <w:rPr>
          <w:highlight w:val="yellow"/>
        </w:rPr>
        <w:t>eSIM</w:t>
      </w:r>
      <w:proofErr w:type="spellEnd"/>
      <w:r w:rsidR="00E172C7" w:rsidRPr="00E172C7">
        <w:rPr>
          <w:highlight w:val="yellow"/>
        </w:rPr>
        <w:t>/</w:t>
      </w:r>
      <w:proofErr w:type="spellStart"/>
      <w:r w:rsidR="00E172C7" w:rsidRPr="00E172C7">
        <w:rPr>
          <w:highlight w:val="yellow"/>
        </w:rPr>
        <w:t>nhà</w:t>
      </w:r>
      <w:proofErr w:type="spellEnd"/>
      <w:r w:rsidR="00E172C7" w:rsidRPr="00E172C7">
        <w:rPr>
          <w:highlight w:val="yellow"/>
        </w:rPr>
        <w:t xml:space="preserve"> </w:t>
      </w:r>
      <w:proofErr w:type="spellStart"/>
      <w:r w:rsidR="00E172C7" w:rsidRPr="00E172C7">
        <w:rPr>
          <w:highlight w:val="yellow"/>
        </w:rPr>
        <w:t>mạng</w:t>
      </w:r>
      <w:proofErr w:type="spellEnd"/>
      <w:r w:rsidR="00E172C7" w:rsidRPr="00E172C7">
        <w:rPr>
          <w:highlight w:val="yellow"/>
        </w:rPr>
        <w:t xml:space="preserve"> </w:t>
      </w:r>
      <w:proofErr w:type="spellStart"/>
      <w:r w:rsidR="00E172C7" w:rsidRPr="00E172C7">
        <w:rPr>
          <w:highlight w:val="yellow"/>
        </w:rPr>
        <w:t>tại</w:t>
      </w:r>
      <w:proofErr w:type="spellEnd"/>
      <w:r w:rsidR="00E172C7" w:rsidRPr="00E172C7">
        <w:rPr>
          <w:highlight w:val="yellow"/>
        </w:rPr>
        <w:t xml:space="preserve"> </w:t>
      </w:r>
      <w:proofErr w:type="spellStart"/>
      <w:r w:rsidR="00E172C7" w:rsidRPr="00E172C7">
        <w:rPr>
          <w:highlight w:val="yellow"/>
        </w:rPr>
        <w:t>quốc</w:t>
      </w:r>
      <w:proofErr w:type="spellEnd"/>
      <w:r w:rsidR="00E172C7" w:rsidRPr="00E172C7">
        <w:rPr>
          <w:highlight w:val="yellow"/>
        </w:rPr>
        <w:t xml:space="preserve"> </w:t>
      </w:r>
      <w:proofErr w:type="spellStart"/>
      <w:r w:rsidR="00E172C7" w:rsidRPr="00E172C7">
        <w:rPr>
          <w:highlight w:val="yellow"/>
        </w:rPr>
        <w:t>gia</w:t>
      </w:r>
      <w:proofErr w:type="spellEnd"/>
      <w:r w:rsidR="00E172C7" w:rsidRPr="00E172C7">
        <w:rPr>
          <w:highlight w:val="yellow"/>
        </w:rPr>
        <w:t xml:space="preserve"> </w:t>
      </w:r>
      <w:proofErr w:type="spellStart"/>
      <w:r w:rsidR="00E172C7" w:rsidRPr="00E172C7">
        <w:rPr>
          <w:highlight w:val="yellow"/>
        </w:rPr>
        <w:t>đích</w:t>
      </w:r>
      <w:proofErr w:type="spellEnd"/>
      <w:r w:rsidR="00E172C7" w:rsidRPr="00E172C7">
        <w:rPr>
          <w:highlight w:val="yellow"/>
        </w:rPr>
        <w:t xml:space="preserve">, </w:t>
      </w:r>
      <w:proofErr w:type="spellStart"/>
      <w:r w:rsidR="00E172C7" w:rsidRPr="00E172C7">
        <w:rPr>
          <w:highlight w:val="yellow"/>
        </w:rPr>
        <w:t>đối</w:t>
      </w:r>
      <w:proofErr w:type="spellEnd"/>
      <w:r w:rsidR="00E172C7" w:rsidRPr="00E172C7">
        <w:rPr>
          <w:highlight w:val="yellow"/>
        </w:rPr>
        <w:t xml:space="preserve"> </w:t>
      </w:r>
      <w:proofErr w:type="spellStart"/>
      <w:r w:rsidR="00E172C7" w:rsidRPr="00E172C7">
        <w:rPr>
          <w:highlight w:val="yellow"/>
        </w:rPr>
        <w:t>tác</w:t>
      </w:r>
      <w:proofErr w:type="spellEnd"/>
      <w:r w:rsidR="00E172C7" w:rsidRPr="00E172C7">
        <w:rPr>
          <w:highlight w:val="yellow"/>
        </w:rPr>
        <w:t xml:space="preserve"> </w:t>
      </w:r>
      <w:proofErr w:type="spellStart"/>
      <w:r w:rsidR="00E172C7" w:rsidRPr="00E172C7">
        <w:rPr>
          <w:highlight w:val="yellow"/>
        </w:rPr>
        <w:t>thanh</w:t>
      </w:r>
      <w:proofErr w:type="spellEnd"/>
      <w:r w:rsidR="00E172C7" w:rsidRPr="00E172C7">
        <w:rPr>
          <w:highlight w:val="yellow"/>
        </w:rPr>
        <w:t xml:space="preserve"> </w:t>
      </w:r>
      <w:proofErr w:type="spellStart"/>
      <w:r w:rsidR="00E172C7" w:rsidRPr="00E172C7">
        <w:rPr>
          <w:highlight w:val="yellow"/>
        </w:rPr>
        <w:t>toán</w:t>
      </w:r>
      <w:proofErr w:type="spellEnd"/>
      <w:r w:rsidR="00E172C7" w:rsidRPr="00E172C7">
        <w:rPr>
          <w:highlight w:val="yellow"/>
        </w:rPr>
        <w:t xml:space="preserve">, </w:t>
      </w:r>
      <w:proofErr w:type="spellStart"/>
      <w:r w:rsidR="00E172C7" w:rsidRPr="00E172C7">
        <w:rPr>
          <w:highlight w:val="yellow"/>
        </w:rPr>
        <w:t>đơn</w:t>
      </w:r>
      <w:proofErr w:type="spellEnd"/>
      <w:r w:rsidR="00E172C7" w:rsidRPr="00E172C7">
        <w:rPr>
          <w:highlight w:val="yellow"/>
        </w:rPr>
        <w:t xml:space="preserve"> </w:t>
      </w:r>
      <w:proofErr w:type="spellStart"/>
      <w:r w:rsidR="00E172C7" w:rsidRPr="00E172C7">
        <w:rPr>
          <w:highlight w:val="yellow"/>
        </w:rPr>
        <w:t>vị</w:t>
      </w:r>
      <w:proofErr w:type="spellEnd"/>
      <w:r w:rsidR="00E172C7" w:rsidRPr="00E172C7">
        <w:rPr>
          <w:highlight w:val="yellow"/>
        </w:rPr>
        <w:t xml:space="preserve"> </w:t>
      </w:r>
      <w:proofErr w:type="spellStart"/>
      <w:r w:rsidR="00E172C7" w:rsidRPr="00E172C7">
        <w:rPr>
          <w:highlight w:val="yellow"/>
        </w:rPr>
        <w:t>phát</w:t>
      </w:r>
      <w:proofErr w:type="spellEnd"/>
      <w:r w:rsidR="00E172C7" w:rsidRPr="00E172C7">
        <w:rPr>
          <w:highlight w:val="yellow"/>
        </w:rPr>
        <w:t xml:space="preserve"> </w:t>
      </w:r>
      <w:proofErr w:type="spellStart"/>
      <w:r w:rsidR="00E172C7" w:rsidRPr="00E172C7">
        <w:rPr>
          <w:highlight w:val="yellow"/>
        </w:rPr>
        <w:t>hành</w:t>
      </w:r>
      <w:proofErr w:type="spellEnd"/>
      <w:r w:rsidR="00E172C7" w:rsidRPr="00E172C7">
        <w:rPr>
          <w:highlight w:val="yellow"/>
        </w:rPr>
        <w:t xml:space="preserve"> </w:t>
      </w:r>
      <w:proofErr w:type="spellStart"/>
      <w:r w:rsidR="00E172C7" w:rsidRPr="00E172C7">
        <w:rPr>
          <w:highlight w:val="yellow"/>
        </w:rPr>
        <w:t>hóa</w:t>
      </w:r>
      <w:proofErr w:type="spellEnd"/>
      <w:r w:rsidR="00E172C7" w:rsidRPr="00E172C7">
        <w:rPr>
          <w:highlight w:val="yellow"/>
        </w:rPr>
        <w:t xml:space="preserve"> </w:t>
      </w:r>
      <w:proofErr w:type="spellStart"/>
      <w:r w:rsidR="00E172C7" w:rsidRPr="00E172C7">
        <w:rPr>
          <w:highlight w:val="yellow"/>
        </w:rPr>
        <w:t>đơn</w:t>
      </w:r>
      <w:proofErr w:type="spellEnd"/>
      <w:r w:rsidR="00E172C7" w:rsidRPr="00E172C7">
        <w:rPr>
          <w:highlight w:val="yellow"/>
        </w:rPr>
        <w:t xml:space="preserve">) </w:t>
      </w:r>
      <w:proofErr w:type="spellStart"/>
      <w:r w:rsidR="00E172C7" w:rsidRPr="00E172C7">
        <w:rPr>
          <w:highlight w:val="yellow"/>
        </w:rPr>
        <w:t>hoặc</w:t>
      </w:r>
      <w:proofErr w:type="spellEnd"/>
      <w:r w:rsidR="00E172C7" w:rsidRPr="00E172C7">
        <w:rPr>
          <w:highlight w:val="yellow"/>
        </w:rPr>
        <w:t xml:space="preserve"> </w:t>
      </w:r>
      <w:proofErr w:type="spellStart"/>
      <w:r w:rsidR="00E172C7" w:rsidRPr="00E172C7">
        <w:rPr>
          <w:highlight w:val="yellow"/>
        </w:rPr>
        <w:t>cần</w:t>
      </w:r>
      <w:proofErr w:type="spellEnd"/>
      <w:r w:rsidR="00E172C7" w:rsidRPr="00E172C7">
        <w:rPr>
          <w:highlight w:val="yellow"/>
        </w:rPr>
        <w:t xml:space="preserve"> </w:t>
      </w:r>
      <w:proofErr w:type="spellStart"/>
      <w:r w:rsidR="00E172C7" w:rsidRPr="00E172C7">
        <w:rPr>
          <w:highlight w:val="yellow"/>
        </w:rPr>
        <w:t>truy</w:t>
      </w:r>
      <w:proofErr w:type="spellEnd"/>
      <w:r w:rsidR="00E172C7" w:rsidRPr="00E172C7">
        <w:rPr>
          <w:highlight w:val="yellow"/>
        </w:rPr>
        <w:t xml:space="preserve"> </w:t>
      </w:r>
      <w:proofErr w:type="spellStart"/>
      <w:r w:rsidR="00E172C7" w:rsidRPr="00E172C7">
        <w:rPr>
          <w:highlight w:val="yellow"/>
        </w:rPr>
        <w:t>vết</w:t>
      </w:r>
      <w:proofErr w:type="spellEnd"/>
      <w:r w:rsidR="00E172C7" w:rsidRPr="00E172C7">
        <w:rPr>
          <w:highlight w:val="yellow"/>
        </w:rPr>
        <w:t xml:space="preserve"> </w:t>
      </w:r>
      <w:proofErr w:type="spellStart"/>
      <w:r w:rsidR="00E172C7" w:rsidRPr="00E172C7">
        <w:rPr>
          <w:highlight w:val="yellow"/>
        </w:rPr>
        <w:t>kỹ</w:t>
      </w:r>
      <w:proofErr w:type="spellEnd"/>
      <w:r w:rsidR="00E172C7" w:rsidRPr="00E172C7">
        <w:rPr>
          <w:highlight w:val="yellow"/>
        </w:rPr>
        <w:t xml:space="preserve"> </w:t>
      </w:r>
      <w:proofErr w:type="spellStart"/>
      <w:r w:rsidR="00E172C7" w:rsidRPr="00E172C7">
        <w:rPr>
          <w:highlight w:val="yellow"/>
        </w:rPr>
        <w:t>thuật</w:t>
      </w:r>
      <w:proofErr w:type="spellEnd"/>
      <w:r w:rsidR="00E172C7" w:rsidRPr="00E172C7">
        <w:rPr>
          <w:highlight w:val="yellow"/>
        </w:rPr>
        <w:t xml:space="preserve"> </w:t>
      </w:r>
      <w:proofErr w:type="spellStart"/>
      <w:r w:rsidR="00E172C7" w:rsidRPr="00E172C7">
        <w:rPr>
          <w:highlight w:val="yellow"/>
        </w:rPr>
        <w:t>chuyên</w:t>
      </w:r>
      <w:proofErr w:type="spellEnd"/>
      <w:r w:rsidR="00E172C7" w:rsidRPr="00E172C7">
        <w:rPr>
          <w:highlight w:val="yellow"/>
        </w:rPr>
        <w:t xml:space="preserve"> </w:t>
      </w:r>
      <w:proofErr w:type="spellStart"/>
      <w:r w:rsidR="00E172C7" w:rsidRPr="00E172C7">
        <w:rPr>
          <w:highlight w:val="yellow"/>
        </w:rPr>
        <w:t>sâu</w:t>
      </w:r>
      <w:proofErr w:type="spellEnd"/>
      <w:r w:rsidR="00E172C7" w:rsidRPr="00E172C7">
        <w:rPr>
          <w:highlight w:val="yellow"/>
        </w:rPr>
        <w:t xml:space="preserve">. </w:t>
      </w:r>
      <w:proofErr w:type="spellStart"/>
      <w:r w:rsidR="00E172C7" w:rsidRPr="00E172C7">
        <w:rPr>
          <w:highlight w:val="yellow"/>
        </w:rPr>
        <w:t>Đối</w:t>
      </w:r>
      <w:proofErr w:type="spellEnd"/>
      <w:r w:rsidR="00E172C7" w:rsidRPr="00E172C7">
        <w:rPr>
          <w:highlight w:val="yellow"/>
        </w:rPr>
        <w:t xml:space="preserve"> </w:t>
      </w:r>
      <w:proofErr w:type="spellStart"/>
      <w:r w:rsidR="00E172C7" w:rsidRPr="00E172C7">
        <w:rPr>
          <w:highlight w:val="yellow"/>
        </w:rPr>
        <w:t>với</w:t>
      </w:r>
      <w:proofErr w:type="spellEnd"/>
      <w:r w:rsidR="00E172C7" w:rsidRPr="00E172C7">
        <w:rPr>
          <w:highlight w:val="yellow"/>
        </w:rPr>
        <w:t xml:space="preserve"> </w:t>
      </w:r>
      <w:proofErr w:type="spellStart"/>
      <w:r w:rsidR="00E172C7" w:rsidRPr="00E172C7">
        <w:rPr>
          <w:highlight w:val="yellow"/>
        </w:rPr>
        <w:t>trường</w:t>
      </w:r>
      <w:proofErr w:type="spellEnd"/>
      <w:r w:rsidR="00E172C7" w:rsidRPr="00E172C7">
        <w:rPr>
          <w:highlight w:val="yellow"/>
        </w:rPr>
        <w:t xml:space="preserve"> </w:t>
      </w:r>
      <w:proofErr w:type="spellStart"/>
      <w:r w:rsidR="00E172C7" w:rsidRPr="00E172C7">
        <w:rPr>
          <w:highlight w:val="yellow"/>
        </w:rPr>
        <w:t>hợp</w:t>
      </w:r>
      <w:proofErr w:type="spellEnd"/>
      <w:r w:rsidR="00E172C7" w:rsidRPr="00E172C7">
        <w:rPr>
          <w:highlight w:val="yellow"/>
        </w:rPr>
        <w:t xml:space="preserve"> </w:t>
      </w:r>
      <w:proofErr w:type="spellStart"/>
      <w:r w:rsidR="00E172C7" w:rsidRPr="00E172C7">
        <w:rPr>
          <w:highlight w:val="yellow"/>
        </w:rPr>
        <w:t>phức</w:t>
      </w:r>
      <w:proofErr w:type="spellEnd"/>
      <w:r w:rsidR="00E172C7" w:rsidRPr="00E172C7">
        <w:rPr>
          <w:highlight w:val="yellow"/>
        </w:rPr>
        <w:t xml:space="preserve"> </w:t>
      </w:r>
      <w:proofErr w:type="spellStart"/>
      <w:r w:rsidR="00E172C7" w:rsidRPr="00E172C7">
        <w:rPr>
          <w:highlight w:val="yellow"/>
        </w:rPr>
        <w:t>tạp</w:t>
      </w:r>
      <w:proofErr w:type="spellEnd"/>
      <w:r w:rsidR="00E172C7" w:rsidRPr="00E172C7">
        <w:rPr>
          <w:highlight w:val="yellow"/>
        </w:rPr>
        <w:t xml:space="preserve">, </w:t>
      </w:r>
      <w:proofErr w:type="spellStart"/>
      <w:r w:rsidR="00E172C7" w:rsidRPr="00E172C7">
        <w:rPr>
          <w:highlight w:val="yellow"/>
        </w:rPr>
        <w:t>Bên</w:t>
      </w:r>
      <w:proofErr w:type="spellEnd"/>
      <w:r w:rsidR="00E172C7" w:rsidRPr="00E172C7">
        <w:rPr>
          <w:highlight w:val="yellow"/>
        </w:rPr>
        <w:t xml:space="preserve"> A </w:t>
      </w:r>
      <w:proofErr w:type="spellStart"/>
      <w:r w:rsidR="00E172C7" w:rsidRPr="00E172C7">
        <w:rPr>
          <w:highlight w:val="yellow"/>
        </w:rPr>
        <w:t>thông</w:t>
      </w:r>
      <w:proofErr w:type="spellEnd"/>
      <w:r w:rsidR="00E172C7" w:rsidRPr="00E172C7">
        <w:rPr>
          <w:highlight w:val="yellow"/>
        </w:rPr>
        <w:t xml:space="preserve"> </w:t>
      </w:r>
      <w:proofErr w:type="spellStart"/>
      <w:r w:rsidR="00E172C7" w:rsidRPr="00E172C7">
        <w:rPr>
          <w:highlight w:val="yellow"/>
        </w:rPr>
        <w:t>báo</w:t>
      </w:r>
      <w:proofErr w:type="spellEnd"/>
      <w:r w:rsidR="00E172C7" w:rsidRPr="00E172C7">
        <w:rPr>
          <w:highlight w:val="yellow"/>
        </w:rPr>
        <w:t xml:space="preserve"> </w:t>
      </w:r>
      <w:proofErr w:type="spellStart"/>
      <w:r w:rsidR="00E172C7" w:rsidRPr="00E172C7">
        <w:rPr>
          <w:highlight w:val="yellow"/>
        </w:rPr>
        <w:t>cho</w:t>
      </w:r>
      <w:proofErr w:type="spellEnd"/>
      <w:r w:rsidR="00E172C7" w:rsidRPr="00E172C7">
        <w:rPr>
          <w:highlight w:val="yellow"/>
        </w:rPr>
        <w:t xml:space="preserve"> </w:t>
      </w:r>
      <w:proofErr w:type="spellStart"/>
      <w:r w:rsidR="00E172C7" w:rsidRPr="00E172C7">
        <w:rPr>
          <w:highlight w:val="yellow"/>
        </w:rPr>
        <w:t>Bên</w:t>
      </w:r>
      <w:proofErr w:type="spellEnd"/>
      <w:r w:rsidR="00E172C7" w:rsidRPr="00E172C7">
        <w:rPr>
          <w:highlight w:val="yellow"/>
        </w:rPr>
        <w:t xml:space="preserve"> B </w:t>
      </w:r>
      <w:proofErr w:type="spellStart"/>
      <w:r w:rsidR="00E172C7" w:rsidRPr="00E172C7">
        <w:rPr>
          <w:highlight w:val="yellow"/>
        </w:rPr>
        <w:t>trong</w:t>
      </w:r>
      <w:proofErr w:type="spellEnd"/>
      <w:r w:rsidR="00E172C7" w:rsidRPr="00E172C7">
        <w:rPr>
          <w:highlight w:val="yellow"/>
        </w:rPr>
        <w:t xml:space="preserve"> </w:t>
      </w:r>
      <w:proofErr w:type="spellStart"/>
      <w:r w:rsidR="00E172C7" w:rsidRPr="00E172C7">
        <w:rPr>
          <w:highlight w:val="yellow"/>
        </w:rPr>
        <w:t>vòng</w:t>
      </w:r>
      <w:proofErr w:type="spellEnd"/>
      <w:r w:rsidR="00E172C7" w:rsidRPr="00E172C7">
        <w:rPr>
          <w:highlight w:val="yellow"/>
        </w:rPr>
        <w:t xml:space="preserve"> 24 </w:t>
      </w:r>
      <w:proofErr w:type="spellStart"/>
      <w:r w:rsidR="00E172C7" w:rsidRPr="00E172C7">
        <w:rPr>
          <w:highlight w:val="yellow"/>
        </w:rPr>
        <w:t>giờ</w:t>
      </w:r>
      <w:proofErr w:type="spellEnd"/>
      <w:r w:rsidR="00E172C7" w:rsidRPr="00E172C7">
        <w:rPr>
          <w:highlight w:val="yellow"/>
        </w:rPr>
        <w:t xml:space="preserve"> </w:t>
      </w:r>
      <w:proofErr w:type="spellStart"/>
      <w:r w:rsidR="00E172C7" w:rsidRPr="00E172C7">
        <w:rPr>
          <w:highlight w:val="yellow"/>
        </w:rPr>
        <w:t>kể</w:t>
      </w:r>
      <w:proofErr w:type="spellEnd"/>
      <w:r w:rsidR="00E172C7" w:rsidRPr="00E172C7">
        <w:rPr>
          <w:highlight w:val="yellow"/>
        </w:rPr>
        <w:t xml:space="preserve"> </w:t>
      </w:r>
      <w:proofErr w:type="spellStart"/>
      <w:r w:rsidR="00E172C7" w:rsidRPr="00E172C7">
        <w:rPr>
          <w:highlight w:val="yellow"/>
        </w:rPr>
        <w:t>từ</w:t>
      </w:r>
      <w:proofErr w:type="spellEnd"/>
      <w:r w:rsidR="00E172C7" w:rsidRPr="00E172C7">
        <w:rPr>
          <w:highlight w:val="yellow"/>
        </w:rPr>
        <w:t xml:space="preserve"> </w:t>
      </w:r>
      <w:proofErr w:type="spellStart"/>
      <w:r w:rsidR="00E172C7" w:rsidRPr="00E172C7">
        <w:rPr>
          <w:highlight w:val="yellow"/>
        </w:rPr>
        <w:t>khi</w:t>
      </w:r>
      <w:proofErr w:type="spellEnd"/>
      <w:r w:rsidR="00E172C7" w:rsidRPr="00E172C7">
        <w:rPr>
          <w:highlight w:val="yellow"/>
        </w:rPr>
        <w:t xml:space="preserve"> </w:t>
      </w:r>
      <w:proofErr w:type="spellStart"/>
      <w:r w:rsidR="00E172C7" w:rsidRPr="00E172C7">
        <w:rPr>
          <w:highlight w:val="yellow"/>
        </w:rPr>
        <w:t>xác</w:t>
      </w:r>
      <w:proofErr w:type="spellEnd"/>
      <w:r w:rsidR="00E172C7" w:rsidRPr="00E172C7">
        <w:rPr>
          <w:highlight w:val="yellow"/>
        </w:rPr>
        <w:t xml:space="preserve"> </w:t>
      </w:r>
      <w:proofErr w:type="spellStart"/>
      <w:r w:rsidR="00E172C7" w:rsidRPr="00E172C7">
        <w:rPr>
          <w:highlight w:val="yellow"/>
        </w:rPr>
        <w:t>định</w:t>
      </w:r>
      <w:proofErr w:type="spellEnd"/>
      <w:r w:rsidR="00E172C7" w:rsidRPr="00E172C7">
        <w:rPr>
          <w:highlight w:val="yellow"/>
        </w:rPr>
        <w:t xml:space="preserve"> </w:t>
      </w:r>
      <w:proofErr w:type="spellStart"/>
      <w:r w:rsidR="00E172C7" w:rsidRPr="00E172C7">
        <w:rPr>
          <w:highlight w:val="yellow"/>
        </w:rPr>
        <w:t>và</w:t>
      </w:r>
      <w:proofErr w:type="spellEnd"/>
      <w:r w:rsidR="00E172C7" w:rsidRPr="00E172C7">
        <w:rPr>
          <w:highlight w:val="yellow"/>
        </w:rPr>
        <w:t xml:space="preserve"> </w:t>
      </w:r>
      <w:proofErr w:type="spellStart"/>
      <w:r w:rsidR="00E172C7" w:rsidRPr="00E172C7">
        <w:rPr>
          <w:highlight w:val="yellow"/>
        </w:rPr>
        <w:t>cung</w:t>
      </w:r>
      <w:proofErr w:type="spellEnd"/>
      <w:r w:rsidR="00E172C7" w:rsidRPr="00E172C7">
        <w:rPr>
          <w:highlight w:val="yellow"/>
        </w:rPr>
        <w:t xml:space="preserve"> </w:t>
      </w:r>
      <w:proofErr w:type="spellStart"/>
      <w:r w:rsidR="00E172C7" w:rsidRPr="00E172C7">
        <w:rPr>
          <w:highlight w:val="yellow"/>
        </w:rPr>
        <w:t>cấp</w:t>
      </w:r>
      <w:proofErr w:type="spellEnd"/>
      <w:r w:rsidR="00E172C7" w:rsidRPr="00E172C7">
        <w:rPr>
          <w:highlight w:val="yellow"/>
        </w:rPr>
        <w:t xml:space="preserve"> </w:t>
      </w:r>
      <w:proofErr w:type="spellStart"/>
      <w:r w:rsidR="00E172C7" w:rsidRPr="00E172C7">
        <w:rPr>
          <w:highlight w:val="yellow"/>
        </w:rPr>
        <w:t>thời</w:t>
      </w:r>
      <w:proofErr w:type="spellEnd"/>
      <w:r w:rsidR="00E172C7" w:rsidRPr="00E172C7">
        <w:rPr>
          <w:highlight w:val="yellow"/>
        </w:rPr>
        <w:t xml:space="preserve"> </w:t>
      </w:r>
      <w:proofErr w:type="spellStart"/>
      <w:r w:rsidR="00E172C7" w:rsidRPr="00E172C7">
        <w:rPr>
          <w:highlight w:val="yellow"/>
        </w:rPr>
        <w:t>hạn</w:t>
      </w:r>
      <w:proofErr w:type="spellEnd"/>
      <w:r w:rsidR="00E172C7" w:rsidRPr="00E172C7">
        <w:rPr>
          <w:highlight w:val="yellow"/>
        </w:rPr>
        <w:t xml:space="preserve"> </w:t>
      </w:r>
      <w:proofErr w:type="spellStart"/>
      <w:r w:rsidR="00E172C7" w:rsidRPr="00E172C7">
        <w:rPr>
          <w:highlight w:val="yellow"/>
        </w:rPr>
        <w:t>xử</w:t>
      </w:r>
      <w:proofErr w:type="spellEnd"/>
      <w:r w:rsidR="00E172C7" w:rsidRPr="00E172C7">
        <w:rPr>
          <w:highlight w:val="yellow"/>
        </w:rPr>
        <w:t xml:space="preserve"> </w:t>
      </w:r>
      <w:proofErr w:type="spellStart"/>
      <w:r w:rsidR="00E172C7" w:rsidRPr="00E172C7">
        <w:rPr>
          <w:highlight w:val="yellow"/>
        </w:rPr>
        <w:t>lý</w:t>
      </w:r>
      <w:proofErr w:type="spellEnd"/>
      <w:r w:rsidR="00E172C7" w:rsidRPr="00E172C7">
        <w:rPr>
          <w:highlight w:val="yellow"/>
        </w:rPr>
        <w:t xml:space="preserve"> </w:t>
      </w:r>
      <w:proofErr w:type="spellStart"/>
      <w:r w:rsidR="00E172C7" w:rsidRPr="00E172C7">
        <w:rPr>
          <w:highlight w:val="yellow"/>
        </w:rPr>
        <w:t>dự</w:t>
      </w:r>
      <w:proofErr w:type="spellEnd"/>
      <w:r w:rsidR="00E172C7" w:rsidRPr="00E172C7">
        <w:rPr>
          <w:highlight w:val="yellow"/>
        </w:rPr>
        <w:t xml:space="preserve"> </w:t>
      </w:r>
      <w:proofErr w:type="spellStart"/>
      <w:r w:rsidR="00E172C7" w:rsidRPr="00E172C7">
        <w:rPr>
          <w:highlight w:val="yellow"/>
        </w:rPr>
        <w:t>kiến</w:t>
      </w:r>
      <w:proofErr w:type="spellEnd"/>
      <w:r w:rsidR="00E172C7" w:rsidRPr="00E172C7">
        <w:rPr>
          <w:highlight w:val="yellow"/>
        </w:rPr>
        <w:t xml:space="preserve">. </w:t>
      </w:r>
      <w:proofErr w:type="spellStart"/>
      <w:r w:rsidR="00E172C7" w:rsidRPr="00E172C7">
        <w:rPr>
          <w:highlight w:val="yellow"/>
        </w:rPr>
        <w:t>Thời</w:t>
      </w:r>
      <w:proofErr w:type="spellEnd"/>
      <w:r w:rsidR="00E172C7" w:rsidRPr="00E172C7">
        <w:rPr>
          <w:highlight w:val="yellow"/>
        </w:rPr>
        <w:t xml:space="preserve"> </w:t>
      </w:r>
      <w:proofErr w:type="spellStart"/>
      <w:r w:rsidR="00E172C7" w:rsidRPr="00E172C7">
        <w:rPr>
          <w:highlight w:val="yellow"/>
        </w:rPr>
        <w:t>gian</w:t>
      </w:r>
      <w:proofErr w:type="spellEnd"/>
      <w:r w:rsidR="00E172C7" w:rsidRPr="00E172C7">
        <w:rPr>
          <w:highlight w:val="yellow"/>
        </w:rPr>
        <w:t xml:space="preserve"> </w:t>
      </w:r>
      <w:proofErr w:type="spellStart"/>
      <w:r w:rsidR="00E172C7" w:rsidRPr="00E172C7">
        <w:rPr>
          <w:highlight w:val="yellow"/>
        </w:rPr>
        <w:t>xử</w:t>
      </w:r>
      <w:proofErr w:type="spellEnd"/>
      <w:r w:rsidR="00E172C7" w:rsidRPr="00E172C7">
        <w:rPr>
          <w:highlight w:val="yellow"/>
        </w:rPr>
        <w:t xml:space="preserve"> </w:t>
      </w:r>
      <w:proofErr w:type="spellStart"/>
      <w:r w:rsidR="00E172C7" w:rsidRPr="00E172C7">
        <w:rPr>
          <w:highlight w:val="yellow"/>
        </w:rPr>
        <w:t>lý</w:t>
      </w:r>
      <w:proofErr w:type="spellEnd"/>
      <w:r w:rsidR="00E172C7" w:rsidRPr="00E172C7">
        <w:rPr>
          <w:highlight w:val="yellow"/>
        </w:rPr>
        <w:t xml:space="preserve"> </w:t>
      </w:r>
      <w:proofErr w:type="spellStart"/>
      <w:r w:rsidR="00E172C7" w:rsidRPr="00E172C7">
        <w:rPr>
          <w:highlight w:val="yellow"/>
        </w:rPr>
        <w:t>không</w:t>
      </w:r>
      <w:proofErr w:type="spellEnd"/>
      <w:r w:rsidR="00E172C7" w:rsidRPr="00E172C7">
        <w:rPr>
          <w:highlight w:val="yellow"/>
        </w:rPr>
        <w:t xml:space="preserve"> </w:t>
      </w:r>
      <w:proofErr w:type="spellStart"/>
      <w:r w:rsidR="00E172C7" w:rsidRPr="00E172C7">
        <w:rPr>
          <w:highlight w:val="yellow"/>
        </w:rPr>
        <w:t>vượt</w:t>
      </w:r>
      <w:proofErr w:type="spellEnd"/>
      <w:r w:rsidR="00E172C7" w:rsidRPr="00E172C7">
        <w:rPr>
          <w:highlight w:val="yellow"/>
        </w:rPr>
        <w:t xml:space="preserve"> </w:t>
      </w:r>
      <w:proofErr w:type="spellStart"/>
      <w:r w:rsidR="00E172C7" w:rsidRPr="00E172C7">
        <w:rPr>
          <w:highlight w:val="yellow"/>
        </w:rPr>
        <w:t>quá</w:t>
      </w:r>
      <w:proofErr w:type="spellEnd"/>
      <w:r w:rsidR="00E172C7" w:rsidRPr="00E172C7">
        <w:rPr>
          <w:highlight w:val="yellow"/>
        </w:rPr>
        <w:t xml:space="preserve"> 05 (</w:t>
      </w:r>
      <w:proofErr w:type="spellStart"/>
      <w:r w:rsidR="00E172C7" w:rsidRPr="00E172C7">
        <w:rPr>
          <w:highlight w:val="yellow"/>
        </w:rPr>
        <w:t>năm</w:t>
      </w:r>
      <w:proofErr w:type="spellEnd"/>
      <w:r w:rsidR="00E172C7" w:rsidRPr="00E172C7">
        <w:rPr>
          <w:highlight w:val="yellow"/>
        </w:rPr>
        <w:t xml:space="preserve">) </w:t>
      </w:r>
      <w:proofErr w:type="spellStart"/>
      <w:r w:rsidR="00E172C7" w:rsidRPr="00E172C7">
        <w:rPr>
          <w:highlight w:val="yellow"/>
        </w:rPr>
        <w:t>ngày</w:t>
      </w:r>
      <w:proofErr w:type="spellEnd"/>
      <w:r w:rsidR="00E172C7" w:rsidRPr="00E172C7">
        <w:rPr>
          <w:highlight w:val="yellow"/>
        </w:rPr>
        <w:t xml:space="preserve"> </w:t>
      </w:r>
      <w:proofErr w:type="spellStart"/>
      <w:r w:rsidR="00E172C7" w:rsidRPr="00E172C7">
        <w:rPr>
          <w:highlight w:val="yellow"/>
        </w:rPr>
        <w:t>làm</w:t>
      </w:r>
      <w:proofErr w:type="spellEnd"/>
      <w:r w:rsidR="00E172C7" w:rsidRPr="00E172C7">
        <w:rPr>
          <w:highlight w:val="yellow"/>
        </w:rPr>
        <w:t xml:space="preserve"> </w:t>
      </w:r>
      <w:proofErr w:type="spellStart"/>
      <w:r w:rsidR="00E172C7" w:rsidRPr="00E172C7">
        <w:rPr>
          <w:highlight w:val="yellow"/>
        </w:rPr>
        <w:t>việc</w:t>
      </w:r>
      <w:proofErr w:type="spellEnd"/>
      <w:r w:rsidR="00E172C7" w:rsidRPr="00E172C7">
        <w:rPr>
          <w:highlight w:val="yellow"/>
        </w:rPr>
        <w:t xml:space="preserve">, </w:t>
      </w:r>
      <w:proofErr w:type="spellStart"/>
      <w:r w:rsidR="00E172C7" w:rsidRPr="00E172C7">
        <w:rPr>
          <w:highlight w:val="yellow"/>
        </w:rPr>
        <w:t>trừ</w:t>
      </w:r>
      <w:proofErr w:type="spellEnd"/>
      <w:r w:rsidR="00E172C7" w:rsidRPr="00E172C7">
        <w:rPr>
          <w:highlight w:val="yellow"/>
        </w:rPr>
        <w:t xml:space="preserve"> </w:t>
      </w:r>
      <w:proofErr w:type="spellStart"/>
      <w:r w:rsidR="00E172C7" w:rsidRPr="00E172C7">
        <w:rPr>
          <w:highlight w:val="yellow"/>
        </w:rPr>
        <w:t>khi</w:t>
      </w:r>
      <w:proofErr w:type="spellEnd"/>
      <w:r w:rsidR="00E172C7" w:rsidRPr="00E172C7">
        <w:rPr>
          <w:highlight w:val="yellow"/>
        </w:rPr>
        <w:t xml:space="preserve"> </w:t>
      </w:r>
      <w:proofErr w:type="spellStart"/>
      <w:r w:rsidR="00E172C7" w:rsidRPr="00E172C7">
        <w:rPr>
          <w:highlight w:val="yellow"/>
        </w:rPr>
        <w:t>phụ</w:t>
      </w:r>
      <w:proofErr w:type="spellEnd"/>
      <w:r w:rsidR="00E172C7" w:rsidRPr="00E172C7">
        <w:rPr>
          <w:highlight w:val="yellow"/>
        </w:rPr>
        <w:t xml:space="preserve"> </w:t>
      </w:r>
      <w:proofErr w:type="spellStart"/>
      <w:r w:rsidR="00E172C7" w:rsidRPr="00E172C7">
        <w:rPr>
          <w:highlight w:val="yellow"/>
        </w:rPr>
        <w:t>thuộc</w:t>
      </w:r>
      <w:proofErr w:type="spellEnd"/>
      <w:r w:rsidR="00E172C7" w:rsidRPr="00E172C7">
        <w:rPr>
          <w:highlight w:val="yellow"/>
        </w:rPr>
        <w:t xml:space="preserve"> </w:t>
      </w:r>
      <w:proofErr w:type="spellStart"/>
      <w:r w:rsidR="00E172C7" w:rsidRPr="00E172C7">
        <w:rPr>
          <w:highlight w:val="yellow"/>
        </w:rPr>
        <w:t>vào</w:t>
      </w:r>
      <w:proofErr w:type="spellEnd"/>
      <w:r w:rsidR="00E172C7" w:rsidRPr="00E172C7">
        <w:rPr>
          <w:highlight w:val="yellow"/>
        </w:rPr>
        <w:t xml:space="preserve"> </w:t>
      </w:r>
      <w:proofErr w:type="spellStart"/>
      <w:r w:rsidR="00E172C7" w:rsidRPr="00E172C7">
        <w:rPr>
          <w:highlight w:val="yellow"/>
        </w:rPr>
        <w:t>tiến</w:t>
      </w:r>
      <w:proofErr w:type="spellEnd"/>
      <w:r w:rsidR="00E172C7" w:rsidRPr="00E172C7">
        <w:rPr>
          <w:highlight w:val="yellow"/>
        </w:rPr>
        <w:t xml:space="preserve"> </w:t>
      </w:r>
      <w:proofErr w:type="spellStart"/>
      <w:r w:rsidR="00E172C7" w:rsidRPr="00E172C7">
        <w:rPr>
          <w:highlight w:val="yellow"/>
        </w:rPr>
        <w:t>độ</w:t>
      </w:r>
      <w:proofErr w:type="spellEnd"/>
      <w:r w:rsidR="00E172C7" w:rsidRPr="00E172C7">
        <w:rPr>
          <w:highlight w:val="yellow"/>
        </w:rPr>
        <w:t xml:space="preserve"> </w:t>
      </w:r>
      <w:proofErr w:type="spellStart"/>
      <w:r w:rsidR="00E172C7" w:rsidRPr="00E172C7">
        <w:rPr>
          <w:highlight w:val="yellow"/>
        </w:rPr>
        <w:t>xử</w:t>
      </w:r>
      <w:proofErr w:type="spellEnd"/>
      <w:r w:rsidR="00E172C7" w:rsidRPr="00E172C7">
        <w:rPr>
          <w:highlight w:val="yellow"/>
        </w:rPr>
        <w:t xml:space="preserve"> </w:t>
      </w:r>
      <w:proofErr w:type="spellStart"/>
      <w:r w:rsidR="00E172C7" w:rsidRPr="00E172C7">
        <w:rPr>
          <w:highlight w:val="yellow"/>
        </w:rPr>
        <w:t>lý</w:t>
      </w:r>
      <w:proofErr w:type="spellEnd"/>
      <w:r w:rsidR="00E172C7" w:rsidRPr="00E172C7">
        <w:rPr>
          <w:highlight w:val="yellow"/>
        </w:rPr>
        <w:t xml:space="preserve"> </w:t>
      </w:r>
      <w:proofErr w:type="spellStart"/>
      <w:r w:rsidR="00E172C7" w:rsidRPr="00E172C7">
        <w:rPr>
          <w:highlight w:val="yellow"/>
        </w:rPr>
        <w:t>của</w:t>
      </w:r>
      <w:proofErr w:type="spellEnd"/>
      <w:r w:rsidR="00E172C7" w:rsidRPr="00E172C7">
        <w:rPr>
          <w:highlight w:val="yellow"/>
        </w:rPr>
        <w:t xml:space="preserve"> </w:t>
      </w:r>
      <w:proofErr w:type="spellStart"/>
      <w:r w:rsidR="00E172C7" w:rsidRPr="00E172C7">
        <w:rPr>
          <w:highlight w:val="yellow"/>
        </w:rPr>
        <w:t>bên</w:t>
      </w:r>
      <w:proofErr w:type="spellEnd"/>
      <w:r w:rsidR="00E172C7" w:rsidRPr="00E172C7">
        <w:rPr>
          <w:highlight w:val="yellow"/>
        </w:rPr>
        <w:t xml:space="preserve"> </w:t>
      </w:r>
      <w:proofErr w:type="spellStart"/>
      <w:r w:rsidR="00E172C7" w:rsidRPr="00E172C7">
        <w:rPr>
          <w:highlight w:val="yellow"/>
        </w:rPr>
        <w:t>thứ</w:t>
      </w:r>
      <w:proofErr w:type="spellEnd"/>
      <w:r w:rsidR="00E172C7" w:rsidRPr="00E172C7">
        <w:rPr>
          <w:highlight w:val="yellow"/>
        </w:rPr>
        <w:t xml:space="preserve"> </w:t>
      </w:r>
      <w:proofErr w:type="spellStart"/>
      <w:r w:rsidR="00E172C7" w:rsidRPr="00E172C7">
        <w:rPr>
          <w:highlight w:val="yellow"/>
        </w:rPr>
        <w:t>ba</w:t>
      </w:r>
      <w:proofErr w:type="spellEnd"/>
      <w:r w:rsidR="00E172C7" w:rsidRPr="00E172C7">
        <w:rPr>
          <w:highlight w:val="yellow"/>
        </w:rPr>
        <w:t xml:space="preserve"> </w:t>
      </w:r>
      <w:proofErr w:type="spellStart"/>
      <w:r w:rsidR="00E172C7" w:rsidRPr="00E172C7">
        <w:rPr>
          <w:highlight w:val="yellow"/>
        </w:rPr>
        <w:t>nằm</w:t>
      </w:r>
      <w:proofErr w:type="spellEnd"/>
      <w:r w:rsidR="00E172C7" w:rsidRPr="00E172C7">
        <w:rPr>
          <w:highlight w:val="yellow"/>
        </w:rPr>
        <w:t xml:space="preserve"> </w:t>
      </w:r>
      <w:proofErr w:type="spellStart"/>
      <w:r w:rsidR="00E172C7" w:rsidRPr="00E172C7">
        <w:rPr>
          <w:highlight w:val="yellow"/>
        </w:rPr>
        <w:t>ngoài</w:t>
      </w:r>
      <w:proofErr w:type="spellEnd"/>
      <w:r w:rsidR="00E172C7" w:rsidRPr="00E172C7">
        <w:rPr>
          <w:highlight w:val="yellow"/>
        </w:rPr>
        <w:t xml:space="preserve"> </w:t>
      </w:r>
      <w:proofErr w:type="spellStart"/>
      <w:r w:rsidR="00E172C7" w:rsidRPr="00E172C7">
        <w:rPr>
          <w:highlight w:val="yellow"/>
        </w:rPr>
        <w:t>khả</w:t>
      </w:r>
      <w:proofErr w:type="spellEnd"/>
      <w:r w:rsidR="00E172C7" w:rsidRPr="00E172C7">
        <w:rPr>
          <w:highlight w:val="yellow"/>
        </w:rPr>
        <w:t xml:space="preserve"> </w:t>
      </w:r>
      <w:proofErr w:type="spellStart"/>
      <w:r w:rsidR="00E172C7" w:rsidRPr="00E172C7">
        <w:rPr>
          <w:highlight w:val="yellow"/>
        </w:rPr>
        <w:t>năng</w:t>
      </w:r>
      <w:proofErr w:type="spellEnd"/>
      <w:r w:rsidR="00E172C7" w:rsidRPr="00E172C7">
        <w:rPr>
          <w:highlight w:val="yellow"/>
        </w:rPr>
        <w:t xml:space="preserve"> </w:t>
      </w:r>
      <w:proofErr w:type="spellStart"/>
      <w:r w:rsidR="00E172C7" w:rsidRPr="00E172C7">
        <w:rPr>
          <w:highlight w:val="yellow"/>
        </w:rPr>
        <w:t>kiểm</w:t>
      </w:r>
      <w:proofErr w:type="spellEnd"/>
      <w:r w:rsidR="00E172C7" w:rsidRPr="00E172C7">
        <w:rPr>
          <w:highlight w:val="yellow"/>
        </w:rPr>
        <w:t xml:space="preserve"> </w:t>
      </w:r>
      <w:proofErr w:type="spellStart"/>
      <w:r w:rsidR="00E172C7" w:rsidRPr="00E172C7">
        <w:rPr>
          <w:highlight w:val="yellow"/>
        </w:rPr>
        <w:t>soát</w:t>
      </w:r>
      <w:proofErr w:type="spellEnd"/>
      <w:r w:rsidR="00E172C7" w:rsidRPr="00E172C7">
        <w:rPr>
          <w:highlight w:val="yellow"/>
        </w:rPr>
        <w:t xml:space="preserve"> </w:t>
      </w:r>
      <w:proofErr w:type="spellStart"/>
      <w:r w:rsidR="00E172C7" w:rsidRPr="00E172C7">
        <w:rPr>
          <w:highlight w:val="yellow"/>
        </w:rPr>
        <w:t>hợp</w:t>
      </w:r>
      <w:proofErr w:type="spellEnd"/>
      <w:r w:rsidR="00E172C7" w:rsidRPr="00E172C7">
        <w:rPr>
          <w:highlight w:val="yellow"/>
        </w:rPr>
        <w:t xml:space="preserve"> </w:t>
      </w:r>
      <w:proofErr w:type="spellStart"/>
      <w:r w:rsidR="00E172C7" w:rsidRPr="00E172C7">
        <w:rPr>
          <w:highlight w:val="yellow"/>
        </w:rPr>
        <w:t>lý</w:t>
      </w:r>
      <w:proofErr w:type="spellEnd"/>
      <w:r w:rsidR="00E172C7" w:rsidRPr="00E172C7">
        <w:rPr>
          <w:highlight w:val="yellow"/>
        </w:rPr>
        <w:t xml:space="preserve"> </w:t>
      </w:r>
      <w:proofErr w:type="spellStart"/>
      <w:r w:rsidR="00E172C7" w:rsidRPr="00E172C7">
        <w:rPr>
          <w:highlight w:val="yellow"/>
        </w:rPr>
        <w:t>của</w:t>
      </w:r>
      <w:proofErr w:type="spellEnd"/>
      <w:r w:rsidR="00E172C7" w:rsidRPr="00E172C7">
        <w:rPr>
          <w:highlight w:val="yellow"/>
        </w:rPr>
        <w:t xml:space="preserve"> </w:t>
      </w:r>
      <w:proofErr w:type="spellStart"/>
      <w:r w:rsidR="00E172C7" w:rsidRPr="00E172C7">
        <w:rPr>
          <w:highlight w:val="yellow"/>
        </w:rPr>
        <w:t>Bên</w:t>
      </w:r>
      <w:proofErr w:type="spellEnd"/>
      <w:r w:rsidR="00E172C7" w:rsidRPr="00E172C7">
        <w:rPr>
          <w:highlight w:val="yellow"/>
        </w:rPr>
        <w:t xml:space="preserve"> A.</w:t>
      </w:r>
    </w:p>
    <w:p w14:paraId="2C4F6A0F" w14:textId="14B84805" w:rsidR="00B72377" w:rsidRDefault="00B72377">
      <w:pPr>
        <w:spacing w:after="100" w:line="276" w:lineRule="auto"/>
        <w:ind w:left="360"/>
        <w:jc w:val="both"/>
      </w:pPr>
      <w:commentRangeStart w:id="2"/>
      <w:r w:rsidRPr="00E172C7">
        <w:rPr>
          <w:highlight w:val="yellow"/>
        </w:rPr>
        <w:t>6.6.</w:t>
      </w:r>
      <w:commentRangeEnd w:id="2"/>
      <w:r w:rsidRPr="00E172C7">
        <w:rPr>
          <w:rStyle w:val="CommentReference"/>
          <w:sz w:val="24"/>
          <w:szCs w:val="24"/>
          <w:highlight w:val="yellow"/>
        </w:rPr>
        <w:commentReference w:id="2"/>
      </w:r>
      <w:r w:rsidRPr="00E172C7">
        <w:rPr>
          <w:highlight w:val="yellow"/>
        </w:rPr>
        <w:t xml:space="preserve"> </w:t>
      </w:r>
      <w:proofErr w:type="spellStart"/>
      <w:r w:rsidRPr="00E172C7">
        <w:rPr>
          <w:highlight w:val="yellow"/>
        </w:rPr>
        <w:t>Bên</w:t>
      </w:r>
      <w:proofErr w:type="spellEnd"/>
      <w:r w:rsidRPr="00E172C7">
        <w:rPr>
          <w:highlight w:val="yellow"/>
        </w:rPr>
        <w:t xml:space="preserve"> A </w:t>
      </w:r>
      <w:proofErr w:type="spellStart"/>
      <w:r w:rsidRPr="00E172C7">
        <w:rPr>
          <w:highlight w:val="yellow"/>
        </w:rPr>
        <w:t>là</w:t>
      </w:r>
      <w:proofErr w:type="spellEnd"/>
      <w:r w:rsidRPr="00E172C7">
        <w:rPr>
          <w:highlight w:val="yellow"/>
        </w:rPr>
        <w:t xml:space="preserve"> </w:t>
      </w:r>
      <w:proofErr w:type="spellStart"/>
      <w:r w:rsidRPr="00E172C7">
        <w:rPr>
          <w:highlight w:val="yellow"/>
        </w:rPr>
        <w:t>đơn</w:t>
      </w:r>
      <w:proofErr w:type="spellEnd"/>
      <w:r w:rsidRPr="00E172C7">
        <w:rPr>
          <w:highlight w:val="yellow"/>
        </w:rPr>
        <w:t xml:space="preserve"> </w:t>
      </w:r>
      <w:proofErr w:type="spellStart"/>
      <w:r w:rsidRPr="00E172C7">
        <w:rPr>
          <w:highlight w:val="yellow"/>
        </w:rPr>
        <w:t>vị</w:t>
      </w:r>
      <w:proofErr w:type="spellEnd"/>
      <w:r w:rsidRPr="00E172C7">
        <w:rPr>
          <w:highlight w:val="yellow"/>
        </w:rPr>
        <w:t xml:space="preserve"> </w:t>
      </w:r>
      <w:proofErr w:type="spellStart"/>
      <w:r w:rsidRPr="00E172C7">
        <w:rPr>
          <w:highlight w:val="yellow"/>
        </w:rPr>
        <w:t>phân</w:t>
      </w:r>
      <w:proofErr w:type="spellEnd"/>
      <w:r w:rsidRPr="00E172C7">
        <w:rPr>
          <w:highlight w:val="yellow"/>
        </w:rPr>
        <w:t xml:space="preserve"> </w:t>
      </w:r>
      <w:proofErr w:type="spellStart"/>
      <w:r w:rsidRPr="00E172C7">
        <w:rPr>
          <w:highlight w:val="yellow"/>
        </w:rPr>
        <w:t>phối</w:t>
      </w:r>
      <w:proofErr w:type="spellEnd"/>
      <w:r w:rsidRPr="00E172C7">
        <w:rPr>
          <w:highlight w:val="yellow"/>
        </w:rPr>
        <w:t xml:space="preserve"> </w:t>
      </w:r>
      <w:proofErr w:type="spellStart"/>
      <w:r w:rsidRPr="00E172C7">
        <w:rPr>
          <w:highlight w:val="yellow"/>
        </w:rPr>
        <w:t>sản</w:t>
      </w:r>
      <w:proofErr w:type="spellEnd"/>
      <w:r w:rsidRPr="00E172C7">
        <w:rPr>
          <w:highlight w:val="yellow"/>
        </w:rPr>
        <w:t xml:space="preserve"> </w:t>
      </w:r>
      <w:proofErr w:type="spellStart"/>
      <w:r w:rsidRPr="00E172C7">
        <w:rPr>
          <w:highlight w:val="yellow"/>
        </w:rPr>
        <w:t>phẩm</w:t>
      </w:r>
      <w:proofErr w:type="spellEnd"/>
      <w:r w:rsidRPr="00E172C7">
        <w:rPr>
          <w:highlight w:val="yellow"/>
        </w:rPr>
        <w:t xml:space="preserve"> </w:t>
      </w:r>
      <w:proofErr w:type="spellStart"/>
      <w:r w:rsidRPr="00E172C7">
        <w:rPr>
          <w:highlight w:val="yellow"/>
        </w:rPr>
        <w:t>và</w:t>
      </w:r>
      <w:proofErr w:type="spellEnd"/>
      <w:r w:rsidRPr="00E172C7">
        <w:rPr>
          <w:highlight w:val="yellow"/>
        </w:rPr>
        <w:t xml:space="preserve"> </w:t>
      </w:r>
      <w:proofErr w:type="spellStart"/>
      <w:r w:rsidRPr="00E172C7">
        <w:rPr>
          <w:highlight w:val="yellow"/>
        </w:rPr>
        <w:t>không</w:t>
      </w:r>
      <w:proofErr w:type="spellEnd"/>
      <w:r w:rsidRPr="00E172C7">
        <w:rPr>
          <w:highlight w:val="yellow"/>
        </w:rPr>
        <w:t xml:space="preserve"> </w:t>
      </w:r>
      <w:proofErr w:type="spellStart"/>
      <w:r w:rsidRPr="00E172C7">
        <w:rPr>
          <w:highlight w:val="yellow"/>
        </w:rPr>
        <w:t>phải</w:t>
      </w:r>
      <w:proofErr w:type="spellEnd"/>
      <w:r w:rsidRPr="00E172C7">
        <w:rPr>
          <w:highlight w:val="yellow"/>
        </w:rPr>
        <w:t xml:space="preserve"> </w:t>
      </w:r>
      <w:proofErr w:type="spellStart"/>
      <w:r w:rsidRPr="00E172C7">
        <w:rPr>
          <w:highlight w:val="yellow"/>
        </w:rPr>
        <w:t>là</w:t>
      </w:r>
      <w:proofErr w:type="spellEnd"/>
      <w:r w:rsidRPr="00E172C7">
        <w:rPr>
          <w:highlight w:val="yellow"/>
        </w:rPr>
        <w:t xml:space="preserve"> </w:t>
      </w:r>
      <w:proofErr w:type="spellStart"/>
      <w:r w:rsidRPr="00E172C7">
        <w:rPr>
          <w:highlight w:val="yellow"/>
        </w:rPr>
        <w:t>nhà</w:t>
      </w:r>
      <w:proofErr w:type="spellEnd"/>
      <w:r w:rsidRPr="00E172C7">
        <w:rPr>
          <w:highlight w:val="yellow"/>
        </w:rPr>
        <w:t xml:space="preserve"> </w:t>
      </w:r>
      <w:proofErr w:type="spellStart"/>
      <w:r w:rsidRPr="00E172C7">
        <w:rPr>
          <w:highlight w:val="yellow"/>
        </w:rPr>
        <w:t>khai</w:t>
      </w:r>
      <w:proofErr w:type="spellEnd"/>
      <w:r w:rsidRPr="00E172C7">
        <w:rPr>
          <w:highlight w:val="yellow"/>
        </w:rPr>
        <w:t xml:space="preserve"> </w:t>
      </w:r>
      <w:proofErr w:type="spellStart"/>
      <w:r w:rsidRPr="00E172C7">
        <w:rPr>
          <w:highlight w:val="yellow"/>
        </w:rPr>
        <w:t>thác</w:t>
      </w:r>
      <w:proofErr w:type="spellEnd"/>
      <w:r w:rsidRPr="00E172C7">
        <w:rPr>
          <w:highlight w:val="yellow"/>
        </w:rPr>
        <w:t xml:space="preserve"> </w:t>
      </w:r>
      <w:proofErr w:type="spellStart"/>
      <w:r w:rsidRPr="00E172C7">
        <w:rPr>
          <w:highlight w:val="yellow"/>
        </w:rPr>
        <w:t>viễn</w:t>
      </w:r>
      <w:proofErr w:type="spellEnd"/>
      <w:r w:rsidRPr="00E172C7">
        <w:rPr>
          <w:highlight w:val="yellow"/>
        </w:rPr>
        <w:t xml:space="preserve"> </w:t>
      </w:r>
      <w:proofErr w:type="spellStart"/>
      <w:r w:rsidRPr="00E172C7">
        <w:rPr>
          <w:highlight w:val="yellow"/>
        </w:rPr>
        <w:t>thông</w:t>
      </w:r>
      <w:proofErr w:type="spellEnd"/>
      <w:r w:rsidRPr="00E172C7">
        <w:rPr>
          <w:highlight w:val="yellow"/>
        </w:rPr>
        <w:t xml:space="preserve"> </w:t>
      </w:r>
      <w:proofErr w:type="spellStart"/>
      <w:r w:rsidRPr="00E172C7">
        <w:rPr>
          <w:highlight w:val="yellow"/>
        </w:rPr>
        <w:t>tại</w:t>
      </w:r>
      <w:proofErr w:type="spellEnd"/>
      <w:r w:rsidRPr="00E172C7">
        <w:rPr>
          <w:highlight w:val="yellow"/>
        </w:rPr>
        <w:t xml:space="preserve"> </w:t>
      </w:r>
      <w:proofErr w:type="spellStart"/>
      <w:r w:rsidRPr="00E172C7">
        <w:rPr>
          <w:highlight w:val="yellow"/>
        </w:rPr>
        <w:t>quốc</w:t>
      </w:r>
      <w:proofErr w:type="spellEnd"/>
      <w:r w:rsidRPr="00E172C7">
        <w:rPr>
          <w:highlight w:val="yellow"/>
        </w:rPr>
        <w:t xml:space="preserve"> </w:t>
      </w:r>
      <w:proofErr w:type="spellStart"/>
      <w:r w:rsidRPr="00E172C7">
        <w:rPr>
          <w:highlight w:val="yellow"/>
        </w:rPr>
        <w:t>gia</w:t>
      </w:r>
      <w:proofErr w:type="spellEnd"/>
      <w:r w:rsidRPr="00E172C7">
        <w:rPr>
          <w:highlight w:val="yellow"/>
        </w:rPr>
        <w:t xml:space="preserve"> </w:t>
      </w:r>
      <w:proofErr w:type="spellStart"/>
      <w:r w:rsidRPr="00E172C7">
        <w:rPr>
          <w:highlight w:val="yellow"/>
        </w:rPr>
        <w:t>đích</w:t>
      </w:r>
      <w:proofErr w:type="spellEnd"/>
      <w:r w:rsidRPr="00E172C7">
        <w:rPr>
          <w:highlight w:val="yellow"/>
        </w:rPr>
        <w:t xml:space="preserve">. </w:t>
      </w:r>
      <w:proofErr w:type="spellStart"/>
      <w:r w:rsidRPr="00E172C7">
        <w:rPr>
          <w:highlight w:val="yellow"/>
        </w:rPr>
        <w:t>Bên</w:t>
      </w:r>
      <w:proofErr w:type="spellEnd"/>
      <w:r w:rsidRPr="00E172C7">
        <w:rPr>
          <w:highlight w:val="yellow"/>
        </w:rPr>
        <w:t xml:space="preserve"> A </w:t>
      </w:r>
      <w:proofErr w:type="spellStart"/>
      <w:r w:rsidRPr="00E172C7">
        <w:rPr>
          <w:highlight w:val="yellow"/>
        </w:rPr>
        <w:t>không</w:t>
      </w:r>
      <w:proofErr w:type="spellEnd"/>
      <w:r w:rsidRPr="00E172C7">
        <w:rPr>
          <w:highlight w:val="yellow"/>
        </w:rPr>
        <w:t xml:space="preserve"> </w:t>
      </w:r>
      <w:proofErr w:type="spellStart"/>
      <w:r w:rsidRPr="00E172C7">
        <w:rPr>
          <w:highlight w:val="yellow"/>
        </w:rPr>
        <w:t>chịu</w:t>
      </w:r>
      <w:proofErr w:type="spellEnd"/>
      <w:r w:rsidRPr="00E172C7">
        <w:rPr>
          <w:highlight w:val="yellow"/>
        </w:rPr>
        <w:t xml:space="preserve"> </w:t>
      </w:r>
      <w:proofErr w:type="spellStart"/>
      <w:r w:rsidRPr="00E172C7">
        <w:rPr>
          <w:highlight w:val="yellow"/>
        </w:rPr>
        <w:t>trách</w:t>
      </w:r>
      <w:proofErr w:type="spellEnd"/>
      <w:r w:rsidRPr="00E172C7">
        <w:rPr>
          <w:highlight w:val="yellow"/>
        </w:rPr>
        <w:t xml:space="preserve"> </w:t>
      </w:r>
      <w:proofErr w:type="spellStart"/>
      <w:r w:rsidRPr="00E172C7">
        <w:rPr>
          <w:highlight w:val="yellow"/>
        </w:rPr>
        <w:t>nhiệm</w:t>
      </w:r>
      <w:proofErr w:type="spellEnd"/>
      <w:r w:rsidRPr="00E172C7">
        <w:rPr>
          <w:highlight w:val="yellow"/>
        </w:rPr>
        <w:t xml:space="preserve"> </w:t>
      </w:r>
      <w:proofErr w:type="spellStart"/>
      <w:r w:rsidRPr="00E172C7">
        <w:rPr>
          <w:highlight w:val="yellow"/>
        </w:rPr>
        <w:t>đối</w:t>
      </w:r>
      <w:proofErr w:type="spellEnd"/>
      <w:r w:rsidRPr="00E172C7">
        <w:rPr>
          <w:highlight w:val="yellow"/>
        </w:rPr>
        <w:t xml:space="preserve"> </w:t>
      </w:r>
      <w:proofErr w:type="spellStart"/>
      <w:r w:rsidRPr="00E172C7">
        <w:rPr>
          <w:highlight w:val="yellow"/>
        </w:rPr>
        <w:t>với</w:t>
      </w:r>
      <w:proofErr w:type="spellEnd"/>
      <w:r w:rsidRPr="00E172C7">
        <w:rPr>
          <w:highlight w:val="yellow"/>
        </w:rPr>
        <w:t xml:space="preserve"> </w:t>
      </w:r>
      <w:proofErr w:type="spellStart"/>
      <w:r w:rsidRPr="00E172C7">
        <w:rPr>
          <w:highlight w:val="yellow"/>
        </w:rPr>
        <w:t>việc</w:t>
      </w:r>
      <w:proofErr w:type="spellEnd"/>
      <w:r w:rsidRPr="00E172C7">
        <w:rPr>
          <w:highlight w:val="yellow"/>
        </w:rPr>
        <w:t xml:space="preserve"> </w:t>
      </w:r>
      <w:proofErr w:type="spellStart"/>
      <w:r w:rsidRPr="00E172C7">
        <w:rPr>
          <w:highlight w:val="yellow"/>
        </w:rPr>
        <w:t>suy</w:t>
      </w:r>
      <w:proofErr w:type="spellEnd"/>
      <w:r w:rsidRPr="00E172C7">
        <w:rPr>
          <w:highlight w:val="yellow"/>
        </w:rPr>
        <w:t xml:space="preserve"> </w:t>
      </w:r>
      <w:proofErr w:type="spellStart"/>
      <w:r w:rsidRPr="00E172C7">
        <w:rPr>
          <w:highlight w:val="yellow"/>
        </w:rPr>
        <w:t>giảm</w:t>
      </w:r>
      <w:proofErr w:type="spellEnd"/>
      <w:r w:rsidRPr="00E172C7">
        <w:rPr>
          <w:highlight w:val="yellow"/>
        </w:rPr>
        <w:t xml:space="preserve"> </w:t>
      </w:r>
      <w:proofErr w:type="spellStart"/>
      <w:r w:rsidRPr="00E172C7">
        <w:rPr>
          <w:highlight w:val="yellow"/>
        </w:rPr>
        <w:t>chất</w:t>
      </w:r>
      <w:proofErr w:type="spellEnd"/>
      <w:r w:rsidRPr="00E172C7">
        <w:rPr>
          <w:highlight w:val="yellow"/>
        </w:rPr>
        <w:t xml:space="preserve"> </w:t>
      </w:r>
      <w:proofErr w:type="spellStart"/>
      <w:r w:rsidRPr="00E172C7">
        <w:rPr>
          <w:highlight w:val="yellow"/>
        </w:rPr>
        <w:t>lượng</w:t>
      </w:r>
      <w:proofErr w:type="spellEnd"/>
      <w:r w:rsidRPr="00E172C7">
        <w:rPr>
          <w:highlight w:val="yellow"/>
        </w:rPr>
        <w:t xml:space="preserve"> </w:t>
      </w:r>
      <w:proofErr w:type="spellStart"/>
      <w:r w:rsidRPr="00E172C7">
        <w:rPr>
          <w:highlight w:val="yellow"/>
        </w:rPr>
        <w:t>dịch</w:t>
      </w:r>
      <w:proofErr w:type="spellEnd"/>
      <w:r w:rsidRPr="00E172C7">
        <w:rPr>
          <w:highlight w:val="yellow"/>
        </w:rPr>
        <w:t xml:space="preserve"> </w:t>
      </w:r>
      <w:proofErr w:type="spellStart"/>
      <w:r w:rsidRPr="00E172C7">
        <w:rPr>
          <w:highlight w:val="yellow"/>
        </w:rPr>
        <w:t>vụ</w:t>
      </w:r>
      <w:proofErr w:type="spellEnd"/>
      <w:r w:rsidRPr="00E172C7">
        <w:rPr>
          <w:highlight w:val="yellow"/>
        </w:rPr>
        <w:t xml:space="preserve">, </w:t>
      </w:r>
      <w:proofErr w:type="spellStart"/>
      <w:r w:rsidRPr="00E172C7">
        <w:rPr>
          <w:highlight w:val="yellow"/>
        </w:rPr>
        <w:t>gián</w:t>
      </w:r>
      <w:proofErr w:type="spellEnd"/>
      <w:r w:rsidRPr="00E172C7">
        <w:rPr>
          <w:highlight w:val="yellow"/>
        </w:rPr>
        <w:t xml:space="preserve"> </w:t>
      </w:r>
      <w:proofErr w:type="spellStart"/>
      <w:r w:rsidRPr="00E172C7">
        <w:rPr>
          <w:highlight w:val="yellow"/>
        </w:rPr>
        <w:t>đoạn</w:t>
      </w:r>
      <w:proofErr w:type="spellEnd"/>
      <w:r w:rsidRPr="00E172C7">
        <w:rPr>
          <w:highlight w:val="yellow"/>
        </w:rPr>
        <w:t xml:space="preserve"> </w:t>
      </w:r>
      <w:proofErr w:type="spellStart"/>
      <w:r w:rsidRPr="00E172C7">
        <w:rPr>
          <w:highlight w:val="yellow"/>
        </w:rPr>
        <w:t>kết</w:t>
      </w:r>
      <w:proofErr w:type="spellEnd"/>
      <w:r w:rsidRPr="00E172C7">
        <w:rPr>
          <w:highlight w:val="yellow"/>
        </w:rPr>
        <w:t xml:space="preserve"> </w:t>
      </w:r>
      <w:proofErr w:type="spellStart"/>
      <w:r w:rsidRPr="00E172C7">
        <w:rPr>
          <w:highlight w:val="yellow"/>
        </w:rPr>
        <w:t>nối</w:t>
      </w:r>
      <w:proofErr w:type="spellEnd"/>
      <w:r w:rsidRPr="00E172C7">
        <w:rPr>
          <w:highlight w:val="yellow"/>
        </w:rPr>
        <w:t xml:space="preserve">, </w:t>
      </w:r>
      <w:proofErr w:type="spellStart"/>
      <w:r w:rsidRPr="00E172C7">
        <w:rPr>
          <w:highlight w:val="yellow"/>
        </w:rPr>
        <w:t>thay</w:t>
      </w:r>
      <w:proofErr w:type="spellEnd"/>
      <w:r w:rsidRPr="00E172C7">
        <w:rPr>
          <w:highlight w:val="yellow"/>
        </w:rPr>
        <w:t xml:space="preserve"> </w:t>
      </w:r>
      <w:proofErr w:type="spellStart"/>
      <w:r w:rsidRPr="00E172C7">
        <w:rPr>
          <w:highlight w:val="yellow"/>
        </w:rPr>
        <w:t>đổi</w:t>
      </w:r>
      <w:proofErr w:type="spellEnd"/>
      <w:r w:rsidRPr="00E172C7">
        <w:rPr>
          <w:highlight w:val="yellow"/>
        </w:rPr>
        <w:t xml:space="preserve"> </w:t>
      </w:r>
      <w:proofErr w:type="spellStart"/>
      <w:r w:rsidRPr="00E172C7">
        <w:rPr>
          <w:highlight w:val="yellow"/>
        </w:rPr>
        <w:t>chính</w:t>
      </w:r>
      <w:proofErr w:type="spellEnd"/>
      <w:r w:rsidRPr="00E172C7">
        <w:rPr>
          <w:highlight w:val="yellow"/>
        </w:rPr>
        <w:t xml:space="preserve"> </w:t>
      </w:r>
      <w:proofErr w:type="spellStart"/>
      <w:r w:rsidRPr="00E172C7">
        <w:rPr>
          <w:highlight w:val="yellow"/>
        </w:rPr>
        <w:t>sách</w:t>
      </w:r>
      <w:proofErr w:type="spellEnd"/>
      <w:r w:rsidRPr="00E172C7">
        <w:rPr>
          <w:highlight w:val="yellow"/>
        </w:rPr>
        <w:t xml:space="preserve"> </w:t>
      </w:r>
      <w:proofErr w:type="spellStart"/>
      <w:r w:rsidRPr="00E172C7">
        <w:rPr>
          <w:highlight w:val="yellow"/>
        </w:rPr>
        <w:t>của</w:t>
      </w:r>
      <w:proofErr w:type="spellEnd"/>
      <w:r w:rsidRPr="00E172C7">
        <w:rPr>
          <w:highlight w:val="yellow"/>
        </w:rPr>
        <w:t xml:space="preserve"> </w:t>
      </w:r>
      <w:proofErr w:type="spellStart"/>
      <w:r w:rsidRPr="00E172C7">
        <w:rPr>
          <w:highlight w:val="yellow"/>
        </w:rPr>
        <w:t>nhà</w:t>
      </w:r>
      <w:proofErr w:type="spellEnd"/>
      <w:r w:rsidRPr="00E172C7">
        <w:rPr>
          <w:highlight w:val="yellow"/>
        </w:rPr>
        <w:t xml:space="preserve"> </w:t>
      </w:r>
      <w:proofErr w:type="spellStart"/>
      <w:r w:rsidRPr="00E172C7">
        <w:rPr>
          <w:highlight w:val="yellow"/>
        </w:rPr>
        <w:t>mạng</w:t>
      </w:r>
      <w:proofErr w:type="spellEnd"/>
      <w:r w:rsidRPr="00E172C7">
        <w:rPr>
          <w:highlight w:val="yellow"/>
        </w:rPr>
        <w:t xml:space="preserve">, </w:t>
      </w:r>
      <w:proofErr w:type="spellStart"/>
      <w:r w:rsidRPr="00E172C7">
        <w:rPr>
          <w:highlight w:val="yellow"/>
        </w:rPr>
        <w:t>cơ</w:t>
      </w:r>
      <w:proofErr w:type="spellEnd"/>
      <w:r w:rsidRPr="00E172C7">
        <w:rPr>
          <w:highlight w:val="yellow"/>
        </w:rPr>
        <w:t xml:space="preserve"> </w:t>
      </w:r>
      <w:proofErr w:type="spellStart"/>
      <w:r w:rsidRPr="00E172C7">
        <w:rPr>
          <w:highlight w:val="yellow"/>
        </w:rPr>
        <w:t>quan</w:t>
      </w:r>
      <w:proofErr w:type="spellEnd"/>
      <w:r w:rsidRPr="00E172C7">
        <w:rPr>
          <w:highlight w:val="yellow"/>
        </w:rPr>
        <w:t xml:space="preserve"> </w:t>
      </w:r>
      <w:proofErr w:type="spellStart"/>
      <w:r w:rsidRPr="00E172C7">
        <w:rPr>
          <w:highlight w:val="yellow"/>
        </w:rPr>
        <w:t>quản</w:t>
      </w:r>
      <w:proofErr w:type="spellEnd"/>
      <w:r w:rsidRPr="00E172C7">
        <w:rPr>
          <w:highlight w:val="yellow"/>
        </w:rPr>
        <w:t xml:space="preserve"> </w:t>
      </w:r>
      <w:proofErr w:type="spellStart"/>
      <w:r w:rsidRPr="00E172C7">
        <w:rPr>
          <w:highlight w:val="yellow"/>
        </w:rPr>
        <w:t>lý</w:t>
      </w:r>
      <w:proofErr w:type="spellEnd"/>
      <w:r w:rsidRPr="00E172C7">
        <w:rPr>
          <w:highlight w:val="yellow"/>
        </w:rPr>
        <w:t xml:space="preserve"> </w:t>
      </w:r>
      <w:proofErr w:type="spellStart"/>
      <w:r w:rsidRPr="00E172C7">
        <w:rPr>
          <w:highlight w:val="yellow"/>
        </w:rPr>
        <w:t>hoặc</w:t>
      </w:r>
      <w:proofErr w:type="spellEnd"/>
      <w:r w:rsidRPr="00E172C7">
        <w:rPr>
          <w:highlight w:val="yellow"/>
        </w:rPr>
        <w:t xml:space="preserve"> </w:t>
      </w:r>
      <w:proofErr w:type="spellStart"/>
      <w:r w:rsidRPr="00E172C7">
        <w:rPr>
          <w:highlight w:val="yellow"/>
        </w:rPr>
        <w:t>đối</w:t>
      </w:r>
      <w:proofErr w:type="spellEnd"/>
      <w:r w:rsidRPr="00E172C7">
        <w:rPr>
          <w:highlight w:val="yellow"/>
        </w:rPr>
        <w:t xml:space="preserve"> </w:t>
      </w:r>
      <w:proofErr w:type="spellStart"/>
      <w:r w:rsidRPr="00E172C7">
        <w:rPr>
          <w:highlight w:val="yellow"/>
        </w:rPr>
        <w:t>tác</w:t>
      </w:r>
      <w:proofErr w:type="spellEnd"/>
      <w:r w:rsidRPr="00E172C7">
        <w:rPr>
          <w:highlight w:val="yellow"/>
        </w:rPr>
        <w:t xml:space="preserve"> </w:t>
      </w:r>
      <w:proofErr w:type="spellStart"/>
      <w:r w:rsidRPr="00E172C7">
        <w:rPr>
          <w:highlight w:val="yellow"/>
        </w:rPr>
        <w:t>cung</w:t>
      </w:r>
      <w:proofErr w:type="spellEnd"/>
      <w:r w:rsidRPr="00E172C7">
        <w:rPr>
          <w:highlight w:val="yellow"/>
        </w:rPr>
        <w:t xml:space="preserve"> </w:t>
      </w:r>
      <w:proofErr w:type="spellStart"/>
      <w:r w:rsidRPr="00E172C7">
        <w:rPr>
          <w:highlight w:val="yellow"/>
        </w:rPr>
        <w:t>cấp</w:t>
      </w:r>
      <w:proofErr w:type="spellEnd"/>
      <w:r w:rsidRPr="00E172C7">
        <w:rPr>
          <w:highlight w:val="yellow"/>
        </w:rPr>
        <w:t xml:space="preserve"> </w:t>
      </w:r>
      <w:proofErr w:type="spellStart"/>
      <w:r w:rsidRPr="00E172C7">
        <w:rPr>
          <w:highlight w:val="yellow"/>
        </w:rPr>
        <w:t>dịch</w:t>
      </w:r>
      <w:proofErr w:type="spellEnd"/>
      <w:r w:rsidRPr="00E172C7">
        <w:rPr>
          <w:highlight w:val="yellow"/>
        </w:rPr>
        <w:t xml:space="preserve"> </w:t>
      </w:r>
      <w:proofErr w:type="spellStart"/>
      <w:r w:rsidRPr="00E172C7">
        <w:rPr>
          <w:highlight w:val="yellow"/>
        </w:rPr>
        <w:t>vụ</w:t>
      </w:r>
      <w:proofErr w:type="spellEnd"/>
      <w:r w:rsidRPr="00E172C7">
        <w:rPr>
          <w:highlight w:val="yellow"/>
        </w:rPr>
        <w:t xml:space="preserve"> ở </w:t>
      </w:r>
      <w:proofErr w:type="spellStart"/>
      <w:r w:rsidRPr="00E172C7">
        <w:rPr>
          <w:highlight w:val="yellow"/>
        </w:rPr>
        <w:t>nước</w:t>
      </w:r>
      <w:proofErr w:type="spellEnd"/>
      <w:r w:rsidRPr="00E172C7">
        <w:rPr>
          <w:highlight w:val="yellow"/>
        </w:rPr>
        <w:t xml:space="preserve"> </w:t>
      </w:r>
      <w:proofErr w:type="spellStart"/>
      <w:r w:rsidRPr="00E172C7">
        <w:rPr>
          <w:highlight w:val="yellow"/>
        </w:rPr>
        <w:t>ngoài</w:t>
      </w:r>
      <w:proofErr w:type="spellEnd"/>
      <w:r w:rsidRPr="00E172C7">
        <w:rPr>
          <w:highlight w:val="yellow"/>
        </w:rPr>
        <w:t xml:space="preserve"> </w:t>
      </w:r>
      <w:proofErr w:type="spellStart"/>
      <w:r w:rsidRPr="00E172C7">
        <w:rPr>
          <w:highlight w:val="yellow"/>
        </w:rPr>
        <w:t>ngoài</w:t>
      </w:r>
      <w:proofErr w:type="spellEnd"/>
      <w:r w:rsidRPr="00E172C7">
        <w:rPr>
          <w:highlight w:val="yellow"/>
        </w:rPr>
        <w:t xml:space="preserve"> </w:t>
      </w:r>
      <w:proofErr w:type="spellStart"/>
      <w:r w:rsidRPr="00E172C7">
        <w:rPr>
          <w:highlight w:val="yellow"/>
        </w:rPr>
        <w:t>khả</w:t>
      </w:r>
      <w:proofErr w:type="spellEnd"/>
      <w:r w:rsidRPr="00E172C7">
        <w:rPr>
          <w:highlight w:val="yellow"/>
        </w:rPr>
        <w:t xml:space="preserve"> </w:t>
      </w:r>
      <w:proofErr w:type="spellStart"/>
      <w:r w:rsidRPr="00E172C7">
        <w:rPr>
          <w:highlight w:val="yellow"/>
        </w:rPr>
        <w:t>năng</w:t>
      </w:r>
      <w:proofErr w:type="spellEnd"/>
      <w:r w:rsidRPr="00E172C7">
        <w:rPr>
          <w:highlight w:val="yellow"/>
        </w:rPr>
        <w:t xml:space="preserve"> </w:t>
      </w:r>
      <w:proofErr w:type="spellStart"/>
      <w:r w:rsidRPr="00E172C7">
        <w:rPr>
          <w:highlight w:val="yellow"/>
        </w:rPr>
        <w:t>kiểm</w:t>
      </w:r>
      <w:proofErr w:type="spellEnd"/>
      <w:r w:rsidRPr="00E172C7">
        <w:rPr>
          <w:highlight w:val="yellow"/>
        </w:rPr>
        <w:t xml:space="preserve"> </w:t>
      </w:r>
      <w:proofErr w:type="spellStart"/>
      <w:r w:rsidRPr="00E172C7">
        <w:rPr>
          <w:highlight w:val="yellow"/>
        </w:rPr>
        <w:t>soát</w:t>
      </w:r>
      <w:proofErr w:type="spellEnd"/>
      <w:r w:rsidRPr="00E172C7">
        <w:rPr>
          <w:highlight w:val="yellow"/>
        </w:rPr>
        <w:t xml:space="preserve"> </w:t>
      </w:r>
      <w:proofErr w:type="spellStart"/>
      <w:r w:rsidRPr="00E172C7">
        <w:rPr>
          <w:highlight w:val="yellow"/>
        </w:rPr>
        <w:t>hợp</w:t>
      </w:r>
      <w:proofErr w:type="spellEnd"/>
      <w:r w:rsidRPr="00E172C7">
        <w:rPr>
          <w:highlight w:val="yellow"/>
        </w:rPr>
        <w:t xml:space="preserve"> </w:t>
      </w:r>
      <w:proofErr w:type="spellStart"/>
      <w:r w:rsidRPr="00E172C7">
        <w:rPr>
          <w:highlight w:val="yellow"/>
        </w:rPr>
        <w:t>lý</w:t>
      </w:r>
      <w:proofErr w:type="spellEnd"/>
      <w:r w:rsidRPr="00E172C7">
        <w:rPr>
          <w:highlight w:val="yellow"/>
        </w:rPr>
        <w:t xml:space="preserve"> </w:t>
      </w:r>
      <w:proofErr w:type="spellStart"/>
      <w:r w:rsidRPr="00E172C7">
        <w:rPr>
          <w:highlight w:val="yellow"/>
        </w:rPr>
        <w:t>của</w:t>
      </w:r>
      <w:proofErr w:type="spellEnd"/>
      <w:r w:rsidRPr="00E172C7">
        <w:rPr>
          <w:highlight w:val="yellow"/>
        </w:rPr>
        <w:t xml:space="preserve"> </w:t>
      </w:r>
      <w:proofErr w:type="spellStart"/>
      <w:r w:rsidRPr="00E172C7">
        <w:rPr>
          <w:highlight w:val="yellow"/>
        </w:rPr>
        <w:t>Bên</w:t>
      </w:r>
      <w:proofErr w:type="spellEnd"/>
      <w:r w:rsidRPr="00E172C7">
        <w:rPr>
          <w:highlight w:val="yellow"/>
        </w:rPr>
        <w:t xml:space="preserve"> A.</w:t>
      </w:r>
      <w:r w:rsidRPr="00E172C7">
        <w:t xml:space="preserve"> </w:t>
      </w:r>
    </w:p>
    <w:p w14:paraId="68E8068D" w14:textId="77777777" w:rsidR="00FD774D" w:rsidRDefault="00000000">
      <w:pPr>
        <w:spacing w:before="240" w:after="120" w:line="276" w:lineRule="auto"/>
        <w:jc w:val="both"/>
        <w:rPr>
          <w:b/>
          <w:bCs/>
          <w:sz w:val="26"/>
          <w:szCs w:val="26"/>
        </w:rPr>
      </w:pPr>
      <w:r>
        <w:rPr>
          <w:b/>
          <w:bCs/>
          <w:sz w:val="26"/>
          <w:szCs w:val="26"/>
        </w:rPr>
        <w:t>ĐIỀU 7: QUYỀN VÀ NGHĨA VỤ CỦA CÁC BÊN</w:t>
      </w:r>
    </w:p>
    <w:p w14:paraId="28502BFC" w14:textId="77777777" w:rsidR="00FD774D" w:rsidRDefault="00000000">
      <w:pPr>
        <w:spacing w:after="80" w:line="276" w:lineRule="auto"/>
        <w:ind w:left="360"/>
        <w:jc w:val="both"/>
        <w:rPr>
          <w:b/>
          <w:bCs/>
        </w:rPr>
      </w:pPr>
      <w:r>
        <w:rPr>
          <w:b/>
          <w:bCs/>
        </w:rPr>
        <w:t xml:space="preserve">7.1. Quyền </w:t>
      </w:r>
      <w:proofErr w:type="spellStart"/>
      <w:r>
        <w:rPr>
          <w:b/>
          <w:bCs/>
        </w:rPr>
        <w:t>và</w:t>
      </w:r>
      <w:proofErr w:type="spellEnd"/>
      <w:r>
        <w:rPr>
          <w:b/>
          <w:bCs/>
        </w:rPr>
        <w:t xml:space="preserve"> </w:t>
      </w:r>
      <w:proofErr w:type="spellStart"/>
      <w:r>
        <w:rPr>
          <w:b/>
          <w:bCs/>
        </w:rPr>
        <w:t>nghĩa</w:t>
      </w:r>
      <w:proofErr w:type="spellEnd"/>
      <w:r>
        <w:rPr>
          <w:b/>
          <w:bCs/>
        </w:rPr>
        <w:t xml:space="preserve">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Bên</w:t>
      </w:r>
      <w:proofErr w:type="spellEnd"/>
      <w:r>
        <w:rPr>
          <w:b/>
          <w:bCs/>
        </w:rPr>
        <w:t xml:space="preserve"> A</w:t>
      </w:r>
    </w:p>
    <w:p w14:paraId="26B4377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Cung </w:t>
      </w:r>
      <w:proofErr w:type="spellStart"/>
      <w:r>
        <w:t>cấp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công</w:t>
      </w:r>
      <w:proofErr w:type="spellEnd"/>
      <w:r>
        <w:t xml:space="preserve"> </w:t>
      </w:r>
      <w:proofErr w:type="spellStart"/>
      <w:r>
        <w:t>bố</w:t>
      </w:r>
      <w:proofErr w:type="spellEnd"/>
      <w:r>
        <w:t xml:space="preserve">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Giá</w:t>
      </w:r>
      <w:proofErr w:type="spellEnd"/>
      <w:r>
        <w:t xml:space="preserve"> </w:t>
      </w:r>
      <w:proofErr w:type="spellStart"/>
      <w:r>
        <w:t>bán</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và</w:t>
      </w:r>
      <w:proofErr w:type="spellEnd"/>
      <w:r>
        <w:t xml:space="preserve"> </w:t>
      </w:r>
      <w:proofErr w:type="spellStart"/>
      <w:r>
        <w:t>Giá</w:t>
      </w:r>
      <w:proofErr w:type="spellEnd"/>
      <w:r>
        <w:t xml:space="preserve"> </w:t>
      </w:r>
      <w:proofErr w:type="spellStart"/>
      <w:r>
        <w:t>Zalo</w:t>
      </w:r>
      <w:proofErr w:type="spellEnd"/>
      <w:r>
        <w:t xml:space="preserve"> Mini App </w:t>
      </w:r>
      <w:proofErr w:type="spellStart"/>
      <w:r>
        <w:t>của</w:t>
      </w:r>
      <w:proofErr w:type="spellEnd"/>
      <w:r>
        <w:t xml:space="preserve"> </w:t>
      </w:r>
      <w:proofErr w:type="spellStart"/>
      <w:r>
        <w:t>bên</w:t>
      </w:r>
      <w:proofErr w:type="spellEnd"/>
      <w:r>
        <w:t xml:space="preserve"> A;</w:t>
      </w:r>
    </w:p>
    <w:p w14:paraId="6ABFBC2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Bảo </w:t>
      </w:r>
      <w:proofErr w:type="spellStart"/>
      <w:r>
        <w:t>đảm</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pháp</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duy</w:t>
      </w:r>
      <w:proofErr w:type="spellEnd"/>
      <w:r>
        <w:t xml:space="preserve"> </w:t>
      </w:r>
      <w:proofErr w:type="spellStart"/>
      <w:r>
        <w:t>trì</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hợp</w:t>
      </w:r>
      <w:proofErr w:type="spellEnd"/>
      <w:r>
        <w:t xml:space="preserve"> </w:t>
      </w:r>
      <w:proofErr w:type="spellStart"/>
      <w:r>
        <w:t>lý</w:t>
      </w:r>
      <w:proofErr w:type="spellEnd"/>
      <w:r>
        <w:t xml:space="preserve"> </w:t>
      </w:r>
      <w:proofErr w:type="spellStart"/>
      <w:r>
        <w:t>theo</w:t>
      </w:r>
      <w:proofErr w:type="spellEnd"/>
      <w:r>
        <w:t xml:space="preserve"> </w:t>
      </w:r>
      <w:proofErr w:type="spellStart"/>
      <w:r>
        <w:t>Điều</w:t>
      </w:r>
      <w:proofErr w:type="spellEnd"/>
      <w:r>
        <w:t xml:space="preserve"> 6;</w:t>
      </w:r>
    </w:p>
    <w:p w14:paraId="58A2C0D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Cung </w:t>
      </w:r>
      <w:proofErr w:type="spellStart"/>
      <w:r>
        <w:t>cấp</w:t>
      </w:r>
      <w:proofErr w:type="spellEnd"/>
      <w:r>
        <w:t xml:space="preserve"> </w:t>
      </w:r>
      <w:proofErr w:type="spellStart"/>
      <w:r>
        <w:t>đường</w:t>
      </w:r>
      <w:proofErr w:type="spellEnd"/>
      <w:r>
        <w:t xml:space="preserve"> </w:t>
      </w:r>
      <w:proofErr w:type="spellStart"/>
      <w:r>
        <w:t>dây</w:t>
      </w:r>
      <w:proofErr w:type="spellEnd"/>
      <w:r>
        <w:t xml:space="preserve"> helpdesk qua </w:t>
      </w:r>
      <w:proofErr w:type="spellStart"/>
      <w:r>
        <w:t>Zalo</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xử</w:t>
      </w:r>
      <w:proofErr w:type="spellEnd"/>
      <w:r>
        <w:t xml:space="preserve"> </w:t>
      </w:r>
      <w:proofErr w:type="spellStart"/>
      <w:r>
        <w:t>lý</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Bên</w:t>
      </w:r>
      <w:proofErr w:type="spellEnd"/>
      <w:r>
        <w:t xml:space="preserve"> A;</w:t>
      </w:r>
    </w:p>
    <w:p w14:paraId="76CC142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GTGT </w:t>
      </w:r>
      <w:proofErr w:type="spellStart"/>
      <w:r>
        <w:t>theo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r>
        <w:t>;</w:t>
      </w:r>
    </w:p>
    <w:p w14:paraId="0E2DEA2C"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Có</w:t>
      </w:r>
      <w:proofErr w:type="spellEnd"/>
      <w:r>
        <w:t xml:space="preserve"> </w:t>
      </w:r>
      <w:proofErr w:type="spellStart"/>
      <w:r>
        <w:t>quyền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Điều</w:t>
      </w:r>
      <w:proofErr w:type="spellEnd"/>
      <w:r>
        <w:t xml:space="preserve"> 4; </w:t>
      </w:r>
      <w:proofErr w:type="spellStart"/>
      <w:r>
        <w:t>có</w:t>
      </w:r>
      <w:proofErr w:type="spellEnd"/>
      <w:r>
        <w:t xml:space="preserve"> </w:t>
      </w:r>
      <w:proofErr w:type="spellStart"/>
      <w:r>
        <w:t>quyền</w:t>
      </w:r>
      <w:proofErr w:type="spellEnd"/>
      <w:r>
        <w:t xml:space="preserve"> </w:t>
      </w:r>
      <w:proofErr w:type="spellStart"/>
      <w:r>
        <w:t>nhắc</w:t>
      </w:r>
      <w:proofErr w:type="spellEnd"/>
      <w:r>
        <w:t xml:space="preserve"> </w:t>
      </w:r>
      <w:proofErr w:type="spellStart"/>
      <w:r>
        <w:t>nhở</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Điều</w:t>
      </w:r>
      <w:proofErr w:type="spellEnd"/>
      <w:r>
        <w:t xml:space="preserve"> 9 </w:t>
      </w:r>
      <w:proofErr w:type="spellStart"/>
      <w:r>
        <w:t>khi</w:t>
      </w:r>
      <w:proofErr w:type="spellEnd"/>
      <w:r>
        <w:t xml:space="preserve"> </w:t>
      </w:r>
      <w:proofErr w:type="spellStart"/>
      <w:r>
        <w:t>Bên</w:t>
      </w:r>
      <w:proofErr w:type="spellEnd"/>
      <w:r>
        <w:t xml:space="preserve"> B vi </w:t>
      </w:r>
      <w:proofErr w:type="spellStart"/>
      <w:r>
        <w:t>phạm</w:t>
      </w:r>
      <w:proofErr w:type="spellEnd"/>
      <w:r>
        <w:t>.</w:t>
      </w:r>
    </w:p>
    <w:p w14:paraId="127D50E9" w14:textId="77777777" w:rsidR="00FD774D" w:rsidRDefault="00000000">
      <w:pPr>
        <w:spacing w:after="80" w:line="276" w:lineRule="auto"/>
        <w:ind w:left="360"/>
        <w:jc w:val="both"/>
        <w:rPr>
          <w:b/>
          <w:bCs/>
        </w:rPr>
      </w:pPr>
      <w:r>
        <w:rPr>
          <w:b/>
          <w:bCs/>
        </w:rPr>
        <w:t xml:space="preserve">7.2. Quyền </w:t>
      </w:r>
      <w:proofErr w:type="spellStart"/>
      <w:r>
        <w:rPr>
          <w:b/>
          <w:bCs/>
        </w:rPr>
        <w:t>và</w:t>
      </w:r>
      <w:proofErr w:type="spellEnd"/>
      <w:r>
        <w:rPr>
          <w:b/>
          <w:bCs/>
        </w:rPr>
        <w:t xml:space="preserve"> </w:t>
      </w:r>
      <w:proofErr w:type="spellStart"/>
      <w:r>
        <w:rPr>
          <w:b/>
          <w:bCs/>
        </w:rPr>
        <w:t>nghĩa</w:t>
      </w:r>
      <w:proofErr w:type="spellEnd"/>
      <w:r>
        <w:rPr>
          <w:b/>
          <w:bCs/>
        </w:rPr>
        <w:t xml:space="preserve"> </w:t>
      </w:r>
      <w:proofErr w:type="spellStart"/>
      <w:r>
        <w:rPr>
          <w:b/>
          <w:bCs/>
        </w:rPr>
        <w:t>vụ</w:t>
      </w:r>
      <w:proofErr w:type="spellEnd"/>
      <w:r>
        <w:rPr>
          <w:b/>
          <w:bCs/>
        </w:rPr>
        <w:t xml:space="preserve"> </w:t>
      </w:r>
      <w:proofErr w:type="spellStart"/>
      <w:r>
        <w:rPr>
          <w:b/>
          <w:bCs/>
        </w:rPr>
        <w:t>của</w:t>
      </w:r>
      <w:proofErr w:type="spellEnd"/>
      <w:r>
        <w:rPr>
          <w:b/>
          <w:bCs/>
        </w:rPr>
        <w:t xml:space="preserve"> </w:t>
      </w:r>
      <w:proofErr w:type="spellStart"/>
      <w:r>
        <w:rPr>
          <w:b/>
          <w:bCs/>
        </w:rPr>
        <w:t>Bên</w:t>
      </w:r>
      <w:proofErr w:type="spellEnd"/>
      <w:r>
        <w:rPr>
          <w:b/>
          <w:bCs/>
        </w:rPr>
        <w:t xml:space="preserve"> B</w:t>
      </w:r>
    </w:p>
    <w:p w14:paraId="6C95B396" w14:textId="77777777" w:rsidR="00FD774D" w:rsidRDefault="00000000">
      <w:pPr>
        <w:spacing w:after="80" w:line="276" w:lineRule="auto"/>
        <w:ind w:left="72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Không</w:t>
      </w:r>
      <w:proofErr w:type="spellEnd"/>
      <w:r>
        <w:t xml:space="preserve"> </w:t>
      </w:r>
      <w:proofErr w:type="spellStart"/>
      <w:r>
        <w:t>công</w:t>
      </w:r>
      <w:proofErr w:type="spellEnd"/>
      <w:r>
        <w:t xml:space="preserve"> </w:t>
      </w:r>
      <w:proofErr w:type="spellStart"/>
      <w:r>
        <w:t>bố</w:t>
      </w:r>
      <w:proofErr w:type="spellEnd"/>
      <w:r>
        <w:t>/</w:t>
      </w:r>
      <w:proofErr w:type="spellStart"/>
      <w:r>
        <w:t>niêm</w:t>
      </w:r>
      <w:proofErr w:type="spellEnd"/>
      <w:r>
        <w:t xml:space="preserve"> </w:t>
      </w:r>
      <w:proofErr w:type="spellStart"/>
      <w:r>
        <w:t>yết</w:t>
      </w:r>
      <w:proofErr w:type="spellEnd"/>
      <w:r>
        <w:t>/</w:t>
      </w:r>
      <w:proofErr w:type="spellStart"/>
      <w:r>
        <w:t>quảng</w:t>
      </w:r>
      <w:proofErr w:type="spellEnd"/>
      <w:r>
        <w:t xml:space="preserve"> </w:t>
      </w:r>
      <w:proofErr w:type="spellStart"/>
      <w:r>
        <w:t>cáo</w:t>
      </w:r>
      <w:proofErr w:type="spellEnd"/>
      <w:r>
        <w:t>/</w:t>
      </w:r>
      <w:proofErr w:type="spellStart"/>
      <w:r>
        <w:t>chào</w:t>
      </w:r>
      <w:proofErr w:type="spellEnd"/>
      <w:r>
        <w:t xml:space="preserve"> </w:t>
      </w:r>
      <w:proofErr w:type="spellStart"/>
      <w:r>
        <w:t>bán</w:t>
      </w:r>
      <w:proofErr w:type="spellEnd"/>
      <w:r>
        <w:t xml:space="preserve"> </w:t>
      </w:r>
      <w:proofErr w:type="spellStart"/>
      <w:r>
        <w:t>công</w:t>
      </w:r>
      <w:proofErr w:type="spellEnd"/>
      <w:r>
        <w:t xml:space="preserve"> </w:t>
      </w:r>
      <w:proofErr w:type="spellStart"/>
      <w:r>
        <w:t>khai</w:t>
      </w:r>
      <w:proofErr w:type="spellEnd"/>
      <w:r>
        <w:t xml:space="preserve"> </w:t>
      </w:r>
      <w:proofErr w:type="spellStart"/>
      <w:r>
        <w:t>Sản</w:t>
      </w:r>
      <w:proofErr w:type="spellEnd"/>
      <w:r>
        <w:t xml:space="preserve"> </w:t>
      </w:r>
      <w:proofErr w:type="spellStart"/>
      <w:r>
        <w:t>phẩm</w:t>
      </w:r>
      <w:proofErr w:type="spellEnd"/>
      <w:r>
        <w:t xml:space="preserve"> ở </w:t>
      </w:r>
      <w:proofErr w:type="spellStart"/>
      <w:r>
        <w:t>mức</w:t>
      </w:r>
      <w:proofErr w:type="spellEnd"/>
      <w:r>
        <w:t xml:space="preserve"> </w:t>
      </w:r>
      <w:proofErr w:type="spellStart"/>
      <w:r>
        <w:t>giá</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Giá</w:t>
      </w:r>
      <w:proofErr w:type="spellEnd"/>
      <w:r>
        <w:t xml:space="preserve"> </w:t>
      </w:r>
      <w:proofErr w:type="spellStart"/>
      <w:r>
        <w:t>bán</w:t>
      </w:r>
      <w:proofErr w:type="spellEnd"/>
      <w:r>
        <w:t xml:space="preserve"> </w:t>
      </w:r>
      <w:proofErr w:type="spellStart"/>
      <w:r>
        <w:t>lẻ</w:t>
      </w:r>
      <w:proofErr w:type="spellEnd"/>
      <w:r>
        <w:t xml:space="preserve"> </w:t>
      </w:r>
      <w:proofErr w:type="spellStart"/>
      <w:r>
        <w:t>công</w:t>
      </w:r>
      <w:proofErr w:type="spellEnd"/>
      <w:r>
        <w:t xml:space="preserve"> </w:t>
      </w:r>
      <w:proofErr w:type="spellStart"/>
      <w:r>
        <w:t>khai</w:t>
      </w:r>
      <w:proofErr w:type="spellEnd"/>
      <w:r>
        <w:t xml:space="preserve"> </w:t>
      </w:r>
      <w:proofErr w:type="spellStart"/>
      <w:r>
        <w:t>Giá</w:t>
      </w:r>
      <w:proofErr w:type="spellEnd"/>
      <w:r>
        <w:t xml:space="preserve"> </w:t>
      </w:r>
      <w:proofErr w:type="spellStart"/>
      <w:r>
        <w:t>Zalo</w:t>
      </w:r>
      <w:proofErr w:type="spellEnd"/>
      <w:r>
        <w:t xml:space="preserve"> Mini App </w:t>
      </w:r>
      <w:proofErr w:type="spellStart"/>
      <w:r>
        <w:t>của</w:t>
      </w:r>
      <w:proofErr w:type="spellEnd"/>
      <w:r>
        <w:t xml:space="preserve"> </w:t>
      </w:r>
      <w:proofErr w:type="spellStart"/>
      <w:r>
        <w:t>Bên</w:t>
      </w:r>
      <w:proofErr w:type="spellEnd"/>
      <w:r>
        <w:t xml:space="preserve"> A;</w:t>
      </w:r>
    </w:p>
    <w:p w14:paraId="4617837E"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Chỉ</w:t>
      </w:r>
      <w:proofErr w:type="spellEnd"/>
      <w:r>
        <w:t xml:space="preserve"> </w:t>
      </w:r>
      <w:proofErr w:type="spellStart"/>
      <w:r>
        <w:t>nhập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từ</w:t>
      </w:r>
      <w:proofErr w:type="spellEnd"/>
      <w:r>
        <w:t xml:space="preserve"> </w:t>
      </w:r>
      <w:proofErr w:type="spellStart"/>
      <w:r>
        <w:t>Bên</w:t>
      </w:r>
      <w:proofErr w:type="spellEnd"/>
      <w:r>
        <w:t xml:space="preserve"> A; </w:t>
      </w:r>
      <w:proofErr w:type="spellStart"/>
      <w:r>
        <w:t>không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rõ</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dưới</w:t>
      </w:r>
      <w:proofErr w:type="spellEnd"/>
      <w:r>
        <w:t xml:space="preserve"> </w:t>
      </w:r>
      <w:proofErr w:type="spellStart"/>
      <w:r>
        <w:t>danh</w:t>
      </w:r>
      <w:proofErr w:type="spellEnd"/>
      <w:r>
        <w:t xml:space="preserve"> </w:t>
      </w:r>
      <w:proofErr w:type="spellStart"/>
      <w:r>
        <w:t>nghĩa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của</w:t>
      </w:r>
      <w:proofErr w:type="spellEnd"/>
      <w:r>
        <w:t xml:space="preserve"> </w:t>
      </w:r>
      <w:proofErr w:type="spellStart"/>
      <w:r>
        <w:t>Bên</w:t>
      </w:r>
      <w:proofErr w:type="spellEnd"/>
      <w:r>
        <w:t xml:space="preserve"> A;</w:t>
      </w:r>
    </w:p>
    <w:p w14:paraId="0F1C584F"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Bố</w:t>
      </w:r>
      <w:proofErr w:type="spellEnd"/>
      <w:r>
        <w:t xml:space="preserve"> </w:t>
      </w:r>
      <w:proofErr w:type="spellStart"/>
      <w:r>
        <w:t>trí</w:t>
      </w:r>
      <w:proofErr w:type="spellEnd"/>
      <w:r>
        <w:t xml:space="preserve"> </w:t>
      </w:r>
      <w:proofErr w:type="spellStart"/>
      <w:r>
        <w:t>nhân</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Bên</w:t>
      </w:r>
      <w:proofErr w:type="spellEnd"/>
      <w:r>
        <w:t xml:space="preserve"> A; </w:t>
      </w:r>
      <w:proofErr w:type="spellStart"/>
      <w:r>
        <w:t>hỗ</w:t>
      </w:r>
      <w:proofErr w:type="spellEnd"/>
      <w:r>
        <w:t xml:space="preserve"> </w:t>
      </w:r>
      <w:proofErr w:type="spellStart"/>
      <w:r>
        <w:t>trợ</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Sản</w:t>
      </w:r>
      <w:proofErr w:type="spellEnd"/>
      <w:r>
        <w:t xml:space="preserve"> </w:t>
      </w:r>
      <w:proofErr w:type="spellStart"/>
      <w:r>
        <w:t>phẩm</w:t>
      </w:r>
      <w:proofErr w:type="spellEnd"/>
      <w:r>
        <w:t>;</w:t>
      </w:r>
    </w:p>
    <w:p w14:paraId="4D7498E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Bảo </w:t>
      </w:r>
      <w:proofErr w:type="spellStart"/>
      <w:r>
        <w:t>vệ</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uy</w:t>
      </w:r>
      <w:proofErr w:type="spellEnd"/>
      <w:r>
        <w:t xml:space="preserve"> </w:t>
      </w:r>
      <w:proofErr w:type="spellStart"/>
      <w:r>
        <w:t>tín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của</w:t>
      </w:r>
      <w:proofErr w:type="spellEnd"/>
      <w:r>
        <w:t xml:space="preserve"> </w:t>
      </w:r>
      <w:proofErr w:type="spellStart"/>
      <w:r>
        <w:t>Bên</w:t>
      </w:r>
      <w:proofErr w:type="spellEnd"/>
      <w:r>
        <w:t xml:space="preserve"> A; </w:t>
      </w:r>
      <w:proofErr w:type="spellStart"/>
      <w:r>
        <w:t>không</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sai</w:t>
      </w:r>
      <w:proofErr w:type="spellEnd"/>
      <w:r>
        <w:t xml:space="preserve"> </w:t>
      </w:r>
      <w:proofErr w:type="spellStart"/>
      <w:r>
        <w:t>sự</w:t>
      </w:r>
      <w:proofErr w:type="spellEnd"/>
      <w:r>
        <w:t xml:space="preserve"> </w:t>
      </w:r>
      <w:proofErr w:type="spellStart"/>
      <w:r>
        <w:t>thật</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phẩm</w:t>
      </w:r>
      <w:proofErr w:type="spellEnd"/>
      <w:r>
        <w:t>;</w:t>
      </w:r>
    </w:p>
    <w:p w14:paraId="0D19C2D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Thanh </w:t>
      </w:r>
      <w:proofErr w:type="spellStart"/>
      <w:r>
        <w:t>toán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trung</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giao</w:t>
      </w:r>
      <w:proofErr w:type="spellEnd"/>
      <w:r>
        <w:t xml:space="preserve"> </w:t>
      </w:r>
      <w:proofErr w:type="spellStart"/>
      <w:r>
        <w:t>dịch</w:t>
      </w:r>
      <w:proofErr w:type="spellEnd"/>
      <w:r>
        <w:t>;</w:t>
      </w:r>
    </w:p>
    <w:p w14:paraId="30545014"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Tuân </w:t>
      </w:r>
      <w:proofErr w:type="spellStart"/>
      <w:r>
        <w:t>thủ</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cam </w:t>
      </w:r>
      <w:proofErr w:type="spellStart"/>
      <w:r>
        <w:t>kết</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ứng</w:t>
      </w:r>
      <w:proofErr w:type="spellEnd"/>
      <w:r>
        <w:t xml:space="preserve"> </w:t>
      </w:r>
      <w:proofErr w:type="spellStart"/>
      <w:r>
        <w:t>theo</w:t>
      </w:r>
      <w:proofErr w:type="spellEnd"/>
      <w:r>
        <w:t xml:space="preserve"> </w:t>
      </w:r>
      <w:proofErr w:type="spellStart"/>
      <w:r>
        <w:t>Điều</w:t>
      </w:r>
      <w:proofErr w:type="spellEnd"/>
      <w:r>
        <w:t xml:space="preserve"> 8;</w:t>
      </w:r>
    </w:p>
    <w:p w14:paraId="2D90DBE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Không</w:t>
      </w:r>
      <w:proofErr w:type="spellEnd"/>
      <w:r>
        <w:t xml:space="preserve"> </w:t>
      </w:r>
      <w:proofErr w:type="spellStart"/>
      <w:r>
        <w:t>tự</w:t>
      </w:r>
      <w:proofErr w:type="spellEnd"/>
      <w:r>
        <w:t xml:space="preserve"> ý </w:t>
      </w:r>
      <w:proofErr w:type="spellStart"/>
      <w:r>
        <w:t>chuyển</w:t>
      </w:r>
      <w:proofErr w:type="spellEnd"/>
      <w:r>
        <w:t xml:space="preserve"> </w:t>
      </w:r>
      <w:proofErr w:type="spellStart"/>
      <w:r>
        <w:t>giao</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tại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cho</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khi</w:t>
      </w:r>
      <w:proofErr w:type="spellEnd"/>
      <w:r>
        <w:t xml:space="preserve"> </w:t>
      </w:r>
      <w:proofErr w:type="spellStart"/>
      <w:r>
        <w:t>chưa</w:t>
      </w:r>
      <w:proofErr w:type="spellEnd"/>
      <w:r>
        <w:t xml:space="preserve"> </w:t>
      </w:r>
      <w:proofErr w:type="spellStart"/>
      <w:r>
        <w:t>có</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Bên</w:t>
      </w:r>
      <w:proofErr w:type="spellEnd"/>
      <w:r>
        <w:t xml:space="preserve"> A.</w:t>
      </w:r>
    </w:p>
    <w:p w14:paraId="2951993E" w14:textId="77777777" w:rsidR="00FD774D" w:rsidRDefault="00000000">
      <w:pPr>
        <w:spacing w:before="240" w:after="120" w:line="276" w:lineRule="auto"/>
        <w:jc w:val="both"/>
        <w:rPr>
          <w:b/>
          <w:bCs/>
          <w:sz w:val="26"/>
          <w:szCs w:val="26"/>
        </w:rPr>
      </w:pPr>
      <w:commentRangeStart w:id="3"/>
      <w:r>
        <w:rPr>
          <w:b/>
          <w:bCs/>
          <w:sz w:val="26"/>
          <w:szCs w:val="26"/>
        </w:rPr>
        <w:t>ĐIỀU 8: BẢO MẬT VÀ NGUỒN CUNG ỨNG</w:t>
      </w:r>
      <w:commentRangeEnd w:id="3"/>
      <w:r w:rsidR="004D07B0">
        <w:rPr>
          <w:rStyle w:val="CommentReference"/>
          <w:b/>
          <w:bCs/>
          <w:sz w:val="26"/>
          <w:szCs w:val="26"/>
        </w:rPr>
        <w:commentReference w:id="3"/>
      </w:r>
    </w:p>
    <w:p w14:paraId="3A70B551" w14:textId="77777777" w:rsidR="00FD774D" w:rsidRDefault="00000000">
      <w:pPr>
        <w:spacing w:after="100" w:line="276" w:lineRule="auto"/>
        <w:ind w:left="360"/>
        <w:jc w:val="both"/>
      </w:pPr>
      <w:r>
        <w:t xml:space="preserve">8.1. </w:t>
      </w:r>
      <w:proofErr w:type="spellStart"/>
      <w:r>
        <w:t>Mỗi</w:t>
      </w:r>
      <w:proofErr w:type="spellEnd"/>
      <w:r>
        <w:t xml:space="preserve"> </w:t>
      </w:r>
      <w:proofErr w:type="spellStart"/>
      <w:r>
        <w:t>Bên</w:t>
      </w:r>
      <w:proofErr w:type="spellEnd"/>
      <w:r>
        <w:t xml:space="preserve"> </w:t>
      </w:r>
      <w:proofErr w:type="spellStart"/>
      <w:r>
        <w:t>giữ</w:t>
      </w:r>
      <w:proofErr w:type="spellEnd"/>
      <w:r>
        <w:t xml:space="preserve"> </w:t>
      </w:r>
      <w:proofErr w:type="spellStart"/>
      <w:r>
        <w:t>bí</w:t>
      </w:r>
      <w:proofErr w:type="spellEnd"/>
      <w:r>
        <w:t xml:space="preserve"> </w:t>
      </w:r>
      <w:proofErr w:type="spellStart"/>
      <w:r>
        <w:t>mật</w:t>
      </w:r>
      <w:proofErr w:type="spellEnd"/>
      <w:r>
        <w:t xml:space="preserve"> </w:t>
      </w:r>
      <w:proofErr w:type="spellStart"/>
      <w:r>
        <w:t>mọi</w:t>
      </w:r>
      <w:proofErr w:type="spellEnd"/>
      <w:r>
        <w:t xml:space="preserve"> </w:t>
      </w:r>
      <w:proofErr w:type="spellStart"/>
      <w:r>
        <w:t>thông</w:t>
      </w:r>
      <w:proofErr w:type="spellEnd"/>
      <w:r>
        <w:t xml:space="preserve"> tin </w:t>
      </w:r>
      <w:proofErr w:type="spellStart"/>
      <w:r>
        <w:t>kỹ</w:t>
      </w:r>
      <w:proofErr w:type="spellEnd"/>
      <w:r>
        <w:t xml:space="preserve"> </w:t>
      </w:r>
      <w:proofErr w:type="spellStart"/>
      <w:r>
        <w:t>thuật</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biết</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hoặc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ngoài</w:t>
      </w:r>
      <w:proofErr w:type="spellEnd"/>
      <w:r>
        <w:t xml:space="preserve"> </w:t>
      </w:r>
      <w:proofErr w:type="spellStart"/>
      <w:r>
        <w:t>Hợp</w:t>
      </w:r>
      <w:proofErr w:type="spellEnd"/>
      <w:r>
        <w:t xml:space="preserve"> </w:t>
      </w:r>
      <w:proofErr w:type="spellStart"/>
      <w:r>
        <w:t>đồng</w:t>
      </w:r>
      <w:proofErr w:type="spellEnd"/>
      <w:r>
        <w:t xml:space="preserve">. Nghĩa </w:t>
      </w:r>
      <w:proofErr w:type="spellStart"/>
      <w:r>
        <w:t>vụ</w:t>
      </w:r>
      <w:proofErr w:type="spellEnd"/>
      <w:r>
        <w:t xml:space="preserve"> </w:t>
      </w:r>
      <w:proofErr w:type="spellStart"/>
      <w:r>
        <w:t>này</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sau</w:t>
      </w:r>
      <w:proofErr w:type="spellEnd"/>
      <w:r>
        <w:t xml:space="preserve"> </w:t>
      </w:r>
      <w:proofErr w:type="spellStart"/>
      <w:r>
        <w:t>khi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chấm</w:t>
      </w:r>
      <w:proofErr w:type="spellEnd"/>
      <w:r>
        <w:t xml:space="preserve"> </w:t>
      </w:r>
      <w:proofErr w:type="spellStart"/>
      <w:r>
        <w:t>dứt</w:t>
      </w:r>
      <w:proofErr w:type="spellEnd"/>
      <w:r>
        <w:t>.</w:t>
      </w:r>
    </w:p>
    <w:p w14:paraId="10E8BD72" w14:textId="77777777" w:rsidR="00FD774D" w:rsidRDefault="00000000">
      <w:pPr>
        <w:spacing w:after="100" w:line="276" w:lineRule="auto"/>
        <w:ind w:left="360"/>
        <w:jc w:val="both"/>
      </w:pPr>
      <w:r>
        <w:t xml:space="preserve">8.2. </w:t>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giữa</w:t>
      </w:r>
      <w:proofErr w:type="spellEnd"/>
      <w:r>
        <w:t xml:space="preserve"> Hai Bên, </w:t>
      </w:r>
      <w:proofErr w:type="spellStart"/>
      <w:r>
        <w:t>cùng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w:t>
      </w:r>
      <w:proofErr w:type="spellStart"/>
      <w:r>
        <w:t>Bên</w:t>
      </w:r>
      <w:proofErr w:type="spellEnd"/>
      <w:r>
        <w:t xml:space="preserve"> A </w:t>
      </w:r>
      <w:proofErr w:type="spellStart"/>
      <w:r>
        <w:t>là</w:t>
      </w:r>
      <w:proofErr w:type="spellEnd"/>
      <w:r>
        <w:t xml:space="preserve"> </w:t>
      </w:r>
      <w:proofErr w:type="spellStart"/>
      <w:r>
        <w:t>thông</w:t>
      </w:r>
      <w:proofErr w:type="spellEnd"/>
      <w:r>
        <w:t xml:space="preserve"> tin </w:t>
      </w:r>
      <w:proofErr w:type="spellStart"/>
      <w:r>
        <w:t>mật</w:t>
      </w:r>
      <w:proofErr w:type="spellEnd"/>
      <w:r>
        <w:t xml:space="preserve">; </w:t>
      </w:r>
      <w:proofErr w:type="spellStart"/>
      <w:r>
        <w:t>Bên</w:t>
      </w:r>
      <w:proofErr w:type="spellEnd"/>
      <w:r>
        <w:t xml:space="preserve"> B </w:t>
      </w:r>
      <w:proofErr w:type="spellStart"/>
      <w:r>
        <w:t>không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sao</w:t>
      </w:r>
      <w:proofErr w:type="spellEnd"/>
      <w:r>
        <w:t xml:space="preserve"> </w:t>
      </w:r>
      <w:proofErr w:type="spellStart"/>
      <w:r>
        <w:t>chép</w:t>
      </w:r>
      <w:proofErr w:type="spellEnd"/>
      <w:r>
        <w:t xml:space="preserve"> </w:t>
      </w:r>
      <w:proofErr w:type="spellStart"/>
      <w:r>
        <w:t>hoặc</w:t>
      </w:r>
      <w:proofErr w:type="spellEnd"/>
      <w:r>
        <w:t xml:space="preserve"> </w:t>
      </w:r>
      <w:proofErr w:type="spellStart"/>
      <w:r>
        <w:t>tiết</w:t>
      </w:r>
      <w:proofErr w:type="spellEnd"/>
      <w:r>
        <w:t xml:space="preserve"> </w:t>
      </w:r>
      <w:proofErr w:type="spellStart"/>
      <w:r>
        <w:t>lộ</w:t>
      </w:r>
      <w:proofErr w:type="spellEnd"/>
      <w:r>
        <w:t xml:space="preserve"> </w:t>
      </w:r>
      <w:proofErr w:type="spellStart"/>
      <w:r>
        <w:t>cho</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w:t>
      </w:r>
    </w:p>
    <w:p w14:paraId="0084BBCF" w14:textId="6AE45009" w:rsidR="0023178E" w:rsidRPr="00E172C7" w:rsidRDefault="00000000" w:rsidP="00E172C7">
      <w:pPr>
        <w:spacing w:after="100" w:line="276" w:lineRule="auto"/>
        <w:ind w:left="360"/>
        <w:jc w:val="both"/>
        <w:rPr>
          <w:highlight w:val="yellow"/>
        </w:rPr>
      </w:pPr>
      <w:commentRangeStart w:id="5"/>
      <w:r w:rsidRPr="00E172C7">
        <w:rPr>
          <w:highlight w:val="yellow"/>
        </w:rPr>
        <w:t>8.3. Nguồn cung ứng: Bên A là nhà cung cấp chính thức của Bên B đối với Sản phẩm theo Hợp đồng này.</w:t>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0074130F">
        <w:rPr>
          <w:highlight w:val="yellow"/>
        </w:rPr>
      </w:r>
      <w:proofErr w:type="spellEnd"/>
      <w:r w:rsidR="0074130F">
        <w:rPr>
          <w:highlight w:val="yellow"/>
        </w:rPr>
      </w:r>
      <w:proofErr w:type="spellStart"/>
      <w:r w:rsidR="0074130F">
        <w:rPr>
          <w:highlight w:val="yellow"/>
        </w:rPr>
      </w:r>
      <w:proofErr w:type="spellEnd"/>
      <w:r w:rsidR="0074130F">
        <w:rPr>
          <w:highlight w:val="yellow"/>
        </w:rPr>
      </w:r>
      <w:proofErr w:type="spellStart"/>
      <w:r w:rsidR="0074130F">
        <w:rPr>
          <w:highlight w:val="yellow"/>
        </w:rPr>
      </w:r>
      <w:proofErr w:type="spellEnd"/>
      <w:r w:rsidR="0074130F">
        <w:rPr>
          <w:highlight w:val="yellow"/>
        </w:rPr>
      </w:r>
      <w:proofErr w:type="spellStart"/>
      <w:r w:rsidR="0074130F">
        <w:rPr>
          <w:highlight w:val="yellow"/>
        </w:rPr>
      </w:r>
      <w:proofErr w:type="spellEnd"/>
      <w:r w:rsidR="0074130F">
        <w:rPr>
          <w:highlight w:val="yellow"/>
        </w:rPr>
      </w:r>
      <w:proofErr w:type="spellStart"/>
      <w:r w:rsidR="0074130F">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00E172C7">
        <w:rPr>
          <w:highlight w:val="yellow"/>
        </w:rPr>
      </w:r>
      <w:proofErr w:type="spellEnd"/>
      <w:r w:rsidR="00E172C7">
        <w:rPr>
          <w:highlight w:val="yellow"/>
        </w:rPr>
      </w:r>
      <w:proofErr w:type="spellStart"/>
      <w:r w:rsidR="00E172C7">
        <w:rPr>
          <w:highlight w:val="yellow"/>
        </w:rPr>
      </w:r>
      <w:proofErr w:type="spellEnd"/>
      <w:r w:rsidR="00E172C7">
        <w:rPr>
          <w:highlight w:val="yellow"/>
        </w:rPr>
      </w:r>
      <w:proofErr w:type="spellStart"/>
      <w:r w:rsidR="00E172C7">
        <w:rPr>
          <w:highlight w:val="yellow"/>
        </w:rPr>
      </w:r>
      <w:proofErr w:type="spellEnd"/>
      <w:r w:rsidR="00E172C7">
        <w:rPr>
          <w:highlight w:val="yellow"/>
        </w:rPr>
      </w:r>
      <w:proofErr w:type="spellStart"/>
      <w:r w:rsidR="00E172C7">
        <w:rPr>
          <w:highlight w:val="yellow"/>
        </w:rPr>
      </w:r>
      <w:proofErr w:type="spellEnd"/>
      <w:r w:rsidR="00E172C7">
        <w:rPr>
          <w:highlight w:val="yellow"/>
        </w:rPr>
      </w:r>
      <w:proofErr w:type="spellStart"/>
      <w:r w:rsidR="00E172C7">
        <w:rPr>
          <w:highlight w:val="yellow"/>
        </w:rPr>
      </w:r>
      <w:proofErr w:type="spellEnd"/>
      <w:r w:rsidR="00E172C7">
        <w:rPr>
          <w:highlight w:val="yellow"/>
        </w:rPr>
      </w:r>
      <w:proofErr w:type="spellStart"/>
      <w:r w:rsid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00E172C7">
        <w:rPr>
          <w:highlight w:val="yellow"/>
        </w:rPr>
      </w:r>
      <w:proofErr w:type="spellEnd"/>
      <w:r w:rsidR="00E172C7">
        <w:rPr>
          <w:highlight w:val="yellow"/>
        </w:rPr>
      </w:r>
      <w:proofErr w:type="spellStart"/>
      <w:r w:rsidR="00E172C7">
        <w:rPr>
          <w:highlight w:val="yellow"/>
        </w:rPr>
      </w:r>
      <w:proofErr w:type="spellEnd"/>
      <w:r w:rsidR="00E172C7">
        <w:rPr>
          <w:highlight w:val="yellow"/>
        </w:rPr>
      </w:r>
      <w:proofErr w:type="spellStart"/>
      <w:r w:rsidR="00E172C7">
        <w:rPr>
          <w:highlight w:val="yellow"/>
        </w:rPr>
      </w:r>
      <w:proofErr w:type="spellEnd"/>
      <w:r w:rsidR="00E172C7">
        <w:rPr>
          <w:highlight w:val="yellow"/>
        </w:rPr>
      </w:r>
      <w:proofErr w:type="spellStart"/>
      <w:r w:rsid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proofErr w:type="spellStart"/>
      <w:r w:rsidRPr="00E172C7">
        <w:rPr>
          <w:highlight w:val="yellow"/>
        </w:rPr>
      </w:r>
      <w:proofErr w:type="spellEnd"/>
      <w:r w:rsidRPr="00E172C7">
        <w:rPr>
          <w:highlight w:val="yellow"/>
        </w:rPr>
      </w:r>
      <w:commentRangeEnd w:id="5"/>
      <w:r w:rsidR="007738CB">
        <w:rPr>
          <w:rStyle w:val="CommentReference"/>
        </w:rPr>
      </w:r>
    </w:p>
    <w:p w14:paraId="7F25988A" w14:textId="33CF54E7" w:rsidR="0023178E" w:rsidRDefault="00000000" w:rsidP="00E172C7">
      <w:pPr>
        <w:spacing w:after="100" w:line="276" w:lineRule="auto"/>
        <w:ind w:left="360"/>
        <w:jc w:val="both"/>
      </w:pPr>
      <w:r w:rsidRPr="00E172C7">
        <w:rPr>
          <w:highlight w:val="yellow"/>
        </w:rPr>
        <w:t xml:space="preserve">8.4. Bảo </w:t>
      </w:r>
      <w:proofErr w:type="spellStart"/>
      <w:r w:rsidRPr="00E172C7">
        <w:rPr>
          <w:highlight w:val="yellow"/>
        </w:rPr>
        <w:t>vệ</w:t>
      </w:r>
      <w:proofErr w:type="spellEnd"/>
      <w:r w:rsidRPr="00E172C7">
        <w:rPr>
          <w:highlight w:val="yellow"/>
        </w:rPr>
        <w:t xml:space="preserve"> </w:t>
      </w:r>
      <w:proofErr w:type="spellStart"/>
      <w:r w:rsidRPr="00E172C7">
        <w:rPr>
          <w:highlight w:val="yellow"/>
        </w:rPr>
        <w:t>dữ</w:t>
      </w:r>
      <w:proofErr w:type="spellEnd"/>
      <w:r w:rsidRPr="00E172C7">
        <w:rPr>
          <w:highlight w:val="yellow"/>
        </w:rPr>
        <w:t xml:space="preserve"> </w:t>
      </w:r>
      <w:proofErr w:type="spellStart"/>
      <w:r w:rsidRPr="00E172C7">
        <w:rPr>
          <w:highlight w:val="yellow"/>
        </w:rPr>
        <w:t>liệu</w:t>
      </w:r>
      <w:proofErr w:type="spellEnd"/>
      <w:r w:rsidRPr="00E172C7">
        <w:rPr>
          <w:highlight w:val="yellow"/>
        </w:rPr>
        <w:t xml:space="preserve"> </w:t>
      </w:r>
      <w:proofErr w:type="spellStart"/>
      <w:r w:rsidRPr="00E172C7">
        <w:rPr>
          <w:highlight w:val="yellow"/>
        </w:rPr>
        <w:t>cá</w:t>
      </w:r>
      <w:proofErr w:type="spellEnd"/>
      <w:r w:rsidRPr="00E172C7">
        <w:rPr>
          <w:highlight w:val="yellow"/>
        </w:rPr>
        <w:t xml:space="preserve"> </w:t>
      </w:r>
      <w:proofErr w:type="spellStart"/>
      <w:r w:rsidRPr="00E172C7">
        <w:rPr>
          <w:highlight w:val="yellow"/>
        </w:rPr>
        <w:t>nhân</w:t>
      </w:r>
      <w:proofErr w:type="spellEnd"/>
      <w:r w:rsidRPr="00E172C7">
        <w:rPr>
          <w:highlight w:val="yellow"/>
        </w:rPr>
        <w:t xml:space="preserve">: Hai </w:t>
      </w:r>
      <w:proofErr w:type="spellStart"/>
      <w:r w:rsidRPr="00E172C7">
        <w:rPr>
          <w:highlight w:val="yellow"/>
        </w:rPr>
        <w:t>Bên</w:t>
      </w:r>
      <w:proofErr w:type="spellEnd"/>
      <w:r w:rsidRPr="00E172C7">
        <w:rPr>
          <w:highlight w:val="yellow"/>
        </w:rPr>
        <w:t xml:space="preserve"> </w:t>
      </w:r>
      <w:proofErr w:type="spellStart"/>
      <w:r w:rsidRPr="00E172C7">
        <w:rPr>
          <w:highlight w:val="yellow"/>
        </w:rPr>
        <w:t>xác</w:t>
      </w:r>
      <w:proofErr w:type="spellEnd"/>
      <w:r w:rsidRPr="00E172C7">
        <w:rPr>
          <w:highlight w:val="yellow"/>
        </w:rPr>
        <w:t xml:space="preserve"> </w:t>
      </w:r>
      <w:proofErr w:type="spellStart"/>
      <w:r w:rsidRPr="00E172C7">
        <w:rPr>
          <w:highlight w:val="yellow"/>
        </w:rPr>
        <w:t>định</w:t>
      </w:r>
      <w:proofErr w:type="spellEnd"/>
      <w:r w:rsidRPr="00E172C7">
        <w:rPr>
          <w:highlight w:val="yellow"/>
        </w:rPr>
        <w:t xml:space="preserve"> </w:t>
      </w:r>
      <w:proofErr w:type="spellStart"/>
      <w:r w:rsidRPr="00E172C7">
        <w:rPr>
          <w:highlight w:val="yellow"/>
        </w:rPr>
        <w:t>và</w:t>
      </w:r>
      <w:proofErr w:type="spellEnd"/>
      <w:r w:rsidRPr="00E172C7">
        <w:rPr>
          <w:highlight w:val="yellow"/>
        </w:rPr>
        <w:t xml:space="preserve"> </w:t>
      </w:r>
      <w:proofErr w:type="spellStart"/>
      <w:r w:rsidRPr="00E172C7">
        <w:rPr>
          <w:highlight w:val="yellow"/>
        </w:rPr>
        <w:t>mô</w:t>
      </w:r>
      <w:proofErr w:type="spellEnd"/>
      <w:r w:rsidRPr="00E172C7">
        <w:rPr>
          <w:highlight w:val="yellow"/>
        </w:rPr>
        <w:t xml:space="preserve"> </w:t>
      </w:r>
      <w:proofErr w:type="spellStart"/>
      <w:r w:rsidRPr="00E172C7">
        <w:rPr>
          <w:highlight w:val="yellow"/>
        </w:rPr>
        <w:t>tả</w:t>
      </w:r>
      <w:proofErr w:type="spellEnd"/>
      <w:r w:rsidRPr="00E172C7">
        <w:rPr>
          <w:highlight w:val="yellow"/>
        </w:rPr>
        <w:t xml:space="preserve"> </w:t>
      </w:r>
      <w:proofErr w:type="spellStart"/>
      <w:r w:rsidRPr="00E172C7">
        <w:rPr>
          <w:highlight w:val="yellow"/>
        </w:rPr>
        <w:t>rõ</w:t>
      </w:r>
      <w:proofErr w:type="spellEnd"/>
      <w:r w:rsidRPr="00E172C7">
        <w:rPr>
          <w:highlight w:val="yellow"/>
        </w:rPr>
        <w:t xml:space="preserve"> </w:t>
      </w:r>
      <w:proofErr w:type="spellStart"/>
      <w:r w:rsidRPr="00E172C7">
        <w:rPr>
          <w:highlight w:val="yellow"/>
        </w:rPr>
        <w:t>luồng</w:t>
      </w:r>
      <w:proofErr w:type="spellEnd"/>
      <w:r w:rsidRPr="00E172C7">
        <w:rPr>
          <w:highlight w:val="yellow"/>
        </w:rPr>
        <w:t xml:space="preserve"> </w:t>
      </w:r>
      <w:proofErr w:type="spellStart"/>
      <w:r w:rsidRPr="00E172C7">
        <w:rPr>
          <w:highlight w:val="yellow"/>
        </w:rPr>
        <w:t>dữ</w:t>
      </w:r>
      <w:proofErr w:type="spellEnd"/>
      <w:r w:rsidRPr="00E172C7">
        <w:rPr>
          <w:highlight w:val="yellow"/>
        </w:rPr>
        <w:t xml:space="preserve"> </w:t>
      </w:r>
      <w:proofErr w:type="spellStart"/>
      <w:r w:rsidRPr="00E172C7">
        <w:rPr>
          <w:highlight w:val="yellow"/>
        </w:rPr>
        <w:t>liệu</w:t>
      </w:r>
      <w:proofErr w:type="spellEnd"/>
      <w:r w:rsidRPr="00E172C7">
        <w:rPr>
          <w:highlight w:val="yellow"/>
        </w:rPr>
        <w:t xml:space="preserve"> </w:t>
      </w:r>
      <w:proofErr w:type="spellStart"/>
      <w:r w:rsidRPr="00E172C7">
        <w:rPr>
          <w:highlight w:val="yellow"/>
        </w:rPr>
        <w:t>cá</w:t>
      </w:r>
      <w:proofErr w:type="spellEnd"/>
      <w:r w:rsidRPr="00E172C7">
        <w:rPr>
          <w:highlight w:val="yellow"/>
        </w:rPr>
        <w:t xml:space="preserve"> </w:t>
      </w:r>
      <w:proofErr w:type="spellStart"/>
      <w:r w:rsidRPr="00E172C7">
        <w:rPr>
          <w:highlight w:val="yellow"/>
        </w:rPr>
        <w:t>nhân</w:t>
      </w:r>
      <w:proofErr w:type="spellEnd"/>
      <w:r w:rsidRPr="00E172C7">
        <w:rPr>
          <w:highlight w:val="yellow"/>
        </w:rPr>
        <w:t xml:space="preserve"> </w:t>
      </w:r>
      <w:proofErr w:type="spellStart"/>
      <w:r w:rsidRPr="00E172C7">
        <w:rPr>
          <w:highlight w:val="yellow"/>
        </w:rPr>
        <w:t>của</w:t>
      </w:r>
      <w:proofErr w:type="spellEnd"/>
      <w:r w:rsidRPr="00E172C7">
        <w:rPr>
          <w:highlight w:val="yellow"/>
        </w:rPr>
        <w:t xml:space="preserve"> </w:t>
      </w:r>
      <w:proofErr w:type="spellStart"/>
      <w:r w:rsidRPr="00E172C7">
        <w:rPr>
          <w:highlight w:val="yellow"/>
        </w:rPr>
        <w:t>khách</w:t>
      </w:r>
      <w:proofErr w:type="spellEnd"/>
      <w:r w:rsidRPr="00E172C7">
        <w:rPr>
          <w:highlight w:val="yellow"/>
        </w:rPr>
        <w:t xml:space="preserve"> </w:t>
      </w:r>
      <w:proofErr w:type="spellStart"/>
      <w:r w:rsidRPr="00E172C7">
        <w:rPr>
          <w:highlight w:val="yellow"/>
        </w:rPr>
        <w:t>hàng</w:t>
      </w:r>
      <w:proofErr w:type="spellEnd"/>
      <w:r w:rsidRPr="00E172C7">
        <w:rPr>
          <w:highlight w:val="yellow"/>
        </w:rPr>
        <w:t xml:space="preserve"> </w:t>
      </w:r>
      <w:proofErr w:type="spellStart"/>
      <w:r w:rsidRPr="00E172C7">
        <w:rPr>
          <w:highlight w:val="yellow"/>
        </w:rPr>
        <w:t>cuối</w:t>
      </w:r>
      <w:proofErr w:type="spellEnd"/>
      <w:r w:rsidRPr="00E172C7">
        <w:rPr>
          <w:highlight w:val="yellow"/>
        </w:rPr>
        <w:t xml:space="preserve"> </w:t>
      </w:r>
      <w:proofErr w:type="spellStart"/>
      <w:r w:rsidRPr="00E172C7">
        <w:rPr>
          <w:highlight w:val="yellow"/>
        </w:rPr>
        <w:t>trong</w:t>
      </w:r>
      <w:proofErr w:type="spellEnd"/>
      <w:r w:rsidRPr="00E172C7">
        <w:rPr>
          <w:highlight w:val="yellow"/>
        </w:rPr>
        <w:t xml:space="preserve"> </w:t>
      </w:r>
      <w:proofErr w:type="spellStart"/>
      <w:r w:rsidRPr="00E172C7">
        <w:rPr>
          <w:highlight w:val="yellow"/>
        </w:rPr>
        <w:t>mô</w:t>
      </w:r>
      <w:proofErr w:type="spellEnd"/>
      <w:r w:rsidRPr="00E172C7">
        <w:rPr>
          <w:highlight w:val="yellow"/>
        </w:rPr>
        <w:t xml:space="preserve"> </w:t>
      </w:r>
      <w:proofErr w:type="spellStart"/>
      <w:r w:rsidRPr="00E172C7">
        <w:rPr>
          <w:highlight w:val="yellow"/>
        </w:rPr>
        <w:t>hình</w:t>
      </w:r>
      <w:proofErr w:type="spellEnd"/>
      <w:r w:rsidRPr="00E172C7">
        <w:rPr>
          <w:highlight w:val="yellow"/>
        </w:rPr>
        <w:t xml:space="preserve"> </w:t>
      </w:r>
      <w:proofErr w:type="spellStart"/>
      <w:r w:rsidRPr="00E172C7">
        <w:rPr>
          <w:highlight w:val="yellow"/>
        </w:rPr>
        <w:t>đại</w:t>
      </w:r>
      <w:proofErr w:type="spellEnd"/>
      <w:r w:rsidRPr="00E172C7">
        <w:rPr>
          <w:highlight w:val="yellow"/>
        </w:rPr>
        <w:t xml:space="preserve"> </w:t>
      </w:r>
      <w:proofErr w:type="spellStart"/>
      <w:r w:rsidRPr="00E172C7">
        <w:rPr>
          <w:highlight w:val="yellow"/>
        </w:rPr>
        <w:t>lý</w:t>
      </w:r>
      <w:proofErr w:type="spellEnd"/>
      <w:r w:rsidRPr="00E172C7">
        <w:rPr>
          <w:highlight w:val="yellow"/>
        </w:rPr>
        <w:t xml:space="preserve"> B2B (</w:t>
      </w:r>
      <w:proofErr w:type="spellStart"/>
      <w:r w:rsidRPr="00E172C7">
        <w:rPr>
          <w:highlight w:val="yellow"/>
        </w:rPr>
        <w:t>loại</w:t>
      </w:r>
      <w:proofErr w:type="spellEnd"/>
      <w:r w:rsidRPr="00E172C7">
        <w:rPr>
          <w:highlight w:val="yellow"/>
        </w:rPr>
        <w:t xml:space="preserve"> </w:t>
      </w:r>
      <w:proofErr w:type="spellStart"/>
      <w:r w:rsidRPr="00E172C7">
        <w:rPr>
          <w:highlight w:val="yellow"/>
        </w:rPr>
        <w:t>dữ</w:t>
      </w:r>
      <w:proofErr w:type="spellEnd"/>
      <w:r w:rsidRPr="00E172C7">
        <w:rPr>
          <w:highlight w:val="yellow"/>
        </w:rPr>
        <w:t xml:space="preserve"> </w:t>
      </w:r>
      <w:proofErr w:type="spellStart"/>
      <w:r w:rsidRPr="00E172C7">
        <w:rPr>
          <w:highlight w:val="yellow"/>
        </w:rPr>
        <w:t>liệu</w:t>
      </w:r>
      <w:proofErr w:type="spellEnd"/>
      <w:r w:rsidRPr="00E172C7">
        <w:rPr>
          <w:highlight w:val="yellow"/>
        </w:rPr>
        <w:t xml:space="preserve"> </w:t>
      </w:r>
      <w:proofErr w:type="spellStart"/>
      <w:r w:rsidRPr="00E172C7">
        <w:rPr>
          <w:highlight w:val="yellow"/>
        </w:rPr>
        <w:t>thu</w:t>
      </w:r>
      <w:proofErr w:type="spellEnd"/>
      <w:r w:rsidRPr="00E172C7">
        <w:rPr>
          <w:highlight w:val="yellow"/>
        </w:rPr>
        <w:t xml:space="preserve"> </w:t>
      </w:r>
      <w:proofErr w:type="spellStart"/>
      <w:r w:rsidRPr="00E172C7">
        <w:rPr>
          <w:highlight w:val="yellow"/>
        </w:rPr>
        <w:t>thập</w:t>
      </w:r>
      <w:proofErr w:type="spellEnd"/>
      <w:r w:rsidRPr="00E172C7">
        <w:rPr>
          <w:highlight w:val="yellow"/>
        </w:rPr>
        <w:t xml:space="preserve">, </w:t>
      </w:r>
      <w:proofErr w:type="spellStart"/>
      <w:r w:rsidRPr="00E172C7">
        <w:rPr>
          <w:highlight w:val="yellow"/>
        </w:rPr>
        <w:t>bên</w:t>
      </w:r>
      <w:proofErr w:type="spellEnd"/>
      <w:r w:rsidRPr="00E172C7">
        <w:rPr>
          <w:highlight w:val="yellow"/>
        </w:rPr>
        <w:t xml:space="preserve"> </w:t>
      </w:r>
      <w:proofErr w:type="spellStart"/>
      <w:r w:rsidRPr="00E172C7">
        <w:rPr>
          <w:highlight w:val="yellow"/>
        </w:rPr>
        <w:t>thu</w:t>
      </w:r>
      <w:proofErr w:type="spellEnd"/>
      <w:r w:rsidRPr="00E172C7">
        <w:rPr>
          <w:highlight w:val="yellow"/>
        </w:rPr>
        <w:t xml:space="preserve"> </w:t>
      </w:r>
      <w:proofErr w:type="spellStart"/>
      <w:r w:rsidRPr="00E172C7">
        <w:rPr>
          <w:highlight w:val="yellow"/>
        </w:rPr>
        <w:t>thập</w:t>
      </w:r>
      <w:proofErr w:type="spellEnd"/>
      <w:r w:rsidRPr="00E172C7">
        <w:rPr>
          <w:highlight w:val="yellow"/>
        </w:rPr>
        <w:t xml:space="preserve">, </w:t>
      </w:r>
      <w:proofErr w:type="spellStart"/>
      <w:r w:rsidRPr="00E172C7">
        <w:rPr>
          <w:highlight w:val="yellow"/>
        </w:rPr>
        <w:t>bên</w:t>
      </w:r>
      <w:proofErr w:type="spellEnd"/>
      <w:r w:rsidRPr="00E172C7">
        <w:rPr>
          <w:highlight w:val="yellow"/>
        </w:rPr>
        <w:t xml:space="preserve"> </w:t>
      </w:r>
      <w:proofErr w:type="spellStart"/>
      <w:r w:rsidRPr="00E172C7">
        <w:rPr>
          <w:highlight w:val="yellow"/>
        </w:rPr>
        <w:t>tiếp</w:t>
      </w:r>
      <w:proofErr w:type="spellEnd"/>
      <w:r w:rsidRPr="00E172C7">
        <w:rPr>
          <w:highlight w:val="yellow"/>
        </w:rPr>
        <w:t xml:space="preserve"> </w:t>
      </w:r>
      <w:proofErr w:type="spellStart"/>
      <w:r w:rsidRPr="00E172C7">
        <w:rPr>
          <w:highlight w:val="yellow"/>
        </w:rPr>
        <w:t>nhận</w:t>
      </w:r>
      <w:proofErr w:type="spellEnd"/>
      <w:r w:rsidRPr="00E172C7">
        <w:rPr>
          <w:highlight w:val="yellow"/>
        </w:rPr>
        <w:t xml:space="preserve">, </w:t>
      </w:r>
      <w:proofErr w:type="spellStart"/>
      <w:r w:rsidRPr="00E172C7">
        <w:rPr>
          <w:highlight w:val="yellow"/>
        </w:rPr>
        <w:t>mục</w:t>
      </w:r>
      <w:proofErr w:type="spellEnd"/>
      <w:r w:rsidRPr="00E172C7">
        <w:rPr>
          <w:highlight w:val="yellow"/>
        </w:rPr>
        <w:t xml:space="preserve"> </w:t>
      </w:r>
      <w:proofErr w:type="spellStart"/>
      <w:r w:rsidRPr="00E172C7">
        <w:rPr>
          <w:highlight w:val="yellow"/>
        </w:rPr>
        <w:t>đích</w:t>
      </w:r>
      <w:proofErr w:type="spellEnd"/>
      <w:r w:rsidRPr="00E172C7">
        <w:rPr>
          <w:highlight w:val="yellow"/>
        </w:rPr>
        <w:t xml:space="preserve">, </w:t>
      </w:r>
      <w:proofErr w:type="spellStart"/>
      <w:r w:rsidRPr="00E172C7">
        <w:rPr>
          <w:highlight w:val="yellow"/>
        </w:rPr>
        <w:t>nơi</w:t>
      </w:r>
      <w:proofErr w:type="spellEnd"/>
      <w:r w:rsidRPr="00E172C7">
        <w:rPr>
          <w:highlight w:val="yellow"/>
        </w:rPr>
        <w:t xml:space="preserve"> </w:t>
      </w:r>
      <w:proofErr w:type="spellStart"/>
      <w:r w:rsidRPr="00E172C7">
        <w:rPr>
          <w:highlight w:val="yellow"/>
        </w:rPr>
        <w:t>lưu</w:t>
      </w:r>
      <w:proofErr w:type="spellEnd"/>
      <w:r w:rsidRPr="00E172C7">
        <w:rPr>
          <w:highlight w:val="yellow"/>
        </w:rPr>
        <w:t xml:space="preserve"> </w:t>
      </w:r>
      <w:proofErr w:type="spellStart"/>
      <w:r w:rsidRPr="00E172C7">
        <w:rPr>
          <w:highlight w:val="yellow"/>
        </w:rPr>
        <w:t>trữ</w:t>
      </w:r>
      <w:proofErr w:type="spellEnd"/>
      <w:r w:rsidRPr="00E172C7">
        <w:rPr>
          <w:highlight w:val="yellow"/>
        </w:rPr>
        <w:t xml:space="preserve">, </w:t>
      </w:r>
      <w:proofErr w:type="spellStart"/>
      <w:r w:rsidRPr="00E172C7">
        <w:rPr>
          <w:highlight w:val="yellow"/>
        </w:rPr>
        <w:t>việc</w:t>
      </w:r>
      <w:proofErr w:type="spellEnd"/>
      <w:r w:rsidRPr="00E172C7">
        <w:rPr>
          <w:highlight w:val="yellow"/>
        </w:rPr>
        <w:t xml:space="preserve"> </w:t>
      </w:r>
      <w:proofErr w:type="spellStart"/>
      <w:r w:rsidRPr="00E172C7">
        <w:rPr>
          <w:highlight w:val="yellow"/>
        </w:rPr>
        <w:t>chuyển</w:t>
      </w:r>
      <w:proofErr w:type="spellEnd"/>
      <w:r w:rsidRPr="00E172C7">
        <w:rPr>
          <w:highlight w:val="yellow"/>
        </w:rPr>
        <w:t xml:space="preserve"> </w:t>
      </w:r>
      <w:proofErr w:type="spellStart"/>
      <w:r w:rsidRPr="00E172C7">
        <w:rPr>
          <w:highlight w:val="yellow"/>
        </w:rPr>
        <w:t>cho</w:t>
      </w:r>
      <w:proofErr w:type="spellEnd"/>
      <w:r w:rsidRPr="00E172C7">
        <w:rPr>
          <w:highlight w:val="yellow"/>
        </w:rPr>
        <w:t xml:space="preserve"> </w:t>
      </w:r>
      <w:proofErr w:type="spellStart"/>
      <w:r w:rsidR="0074130F">
        <w:rPr>
          <w:highlight w:val="yellow"/>
        </w:rPr>
        <w:t>các</w:t>
      </w:r>
      <w:proofErr w:type="spellEnd"/>
      <w:r w:rsidR="0074130F">
        <w:rPr>
          <w:highlight w:val="yellow"/>
        </w:rPr>
        <w:t xml:space="preserve"> </w:t>
      </w:r>
      <w:proofErr w:type="spellStart"/>
      <w:r w:rsidR="0074130F">
        <w:rPr>
          <w:highlight w:val="yellow"/>
        </w:rPr>
        <w:t>bên</w:t>
      </w:r>
      <w:proofErr w:type="spellEnd"/>
      <w:r w:rsidR="0074130F">
        <w:rPr>
          <w:highlight w:val="yellow"/>
        </w:rPr>
        <w:t xml:space="preserve"> </w:t>
      </w:r>
      <w:proofErr w:type="spellStart"/>
      <w:r w:rsidR="0074130F">
        <w:rPr>
          <w:highlight w:val="yellow"/>
        </w:rPr>
        <w:t>thứ</w:t>
      </w:r>
      <w:proofErr w:type="spellEnd"/>
      <w:r w:rsidR="0074130F">
        <w:rPr>
          <w:highlight w:val="yellow"/>
        </w:rPr>
        <w:t xml:space="preserve"> </w:t>
      </w:r>
      <w:proofErr w:type="spellStart"/>
      <w:r w:rsidR="0074130F">
        <w:rPr>
          <w:highlight w:val="yellow"/>
        </w:rPr>
        <w:t>ba</w:t>
      </w:r>
      <w:proofErr w:type="spellEnd"/>
      <w:r w:rsidRPr="00E172C7">
        <w:rPr>
          <w:highlight w:val="yellow"/>
        </w:rPr>
        <w:t xml:space="preserve">) </w:t>
      </w:r>
      <w:proofErr w:type="spellStart"/>
      <w:r w:rsidRPr="00E172C7">
        <w:rPr>
          <w:highlight w:val="yellow"/>
        </w:rPr>
        <w:t>và</w:t>
      </w:r>
      <w:proofErr w:type="spellEnd"/>
      <w:r w:rsidRPr="00E172C7">
        <w:rPr>
          <w:highlight w:val="yellow"/>
        </w:rPr>
        <w:t xml:space="preserve"> </w:t>
      </w:r>
      <w:proofErr w:type="spellStart"/>
      <w:r w:rsidRPr="00E172C7">
        <w:rPr>
          <w:highlight w:val="yellow"/>
        </w:rPr>
        <w:t>ký</w:t>
      </w:r>
      <w:proofErr w:type="spellEnd"/>
      <w:r w:rsidRPr="00E172C7">
        <w:rPr>
          <w:highlight w:val="yellow"/>
        </w:rPr>
        <w:t xml:space="preserve"> </w:t>
      </w:r>
      <w:proofErr w:type="spellStart"/>
      <w:r w:rsidRPr="00E172C7">
        <w:rPr>
          <w:highlight w:val="yellow"/>
        </w:rPr>
        <w:t>kết</w:t>
      </w:r>
      <w:proofErr w:type="spellEnd"/>
      <w:r w:rsidRPr="00E172C7">
        <w:rPr>
          <w:highlight w:val="yellow"/>
        </w:rPr>
        <w:t xml:space="preserve"> </w:t>
      </w:r>
      <w:proofErr w:type="spellStart"/>
      <w:r w:rsidRPr="00E172C7">
        <w:rPr>
          <w:highlight w:val="yellow"/>
        </w:rPr>
        <w:t>Thỏa</w:t>
      </w:r>
      <w:proofErr w:type="spellEnd"/>
      <w:r w:rsidRPr="00E172C7">
        <w:rPr>
          <w:highlight w:val="yellow"/>
        </w:rPr>
        <w:t xml:space="preserve"> </w:t>
      </w:r>
      <w:proofErr w:type="spellStart"/>
      <w:r w:rsidRPr="00E172C7">
        <w:rPr>
          <w:highlight w:val="yellow"/>
        </w:rPr>
        <w:t>thuận</w:t>
      </w:r>
      <w:proofErr w:type="spellEnd"/>
      <w:r w:rsidRPr="00E172C7">
        <w:rPr>
          <w:highlight w:val="yellow"/>
        </w:rPr>
        <w:t xml:space="preserve"> </w:t>
      </w:r>
      <w:proofErr w:type="spellStart"/>
      <w:r w:rsidRPr="00E172C7">
        <w:rPr>
          <w:highlight w:val="yellow"/>
        </w:rPr>
        <w:t>Xử</w:t>
      </w:r>
      <w:proofErr w:type="spellEnd"/>
      <w:r w:rsidRPr="00E172C7">
        <w:rPr>
          <w:highlight w:val="yellow"/>
        </w:rPr>
        <w:t xml:space="preserve"> </w:t>
      </w:r>
      <w:proofErr w:type="spellStart"/>
      <w:r w:rsidRPr="00E172C7">
        <w:rPr>
          <w:highlight w:val="yellow"/>
        </w:rPr>
        <w:t>lý</w:t>
      </w:r>
      <w:proofErr w:type="spellEnd"/>
      <w:r w:rsidRPr="00E172C7">
        <w:rPr>
          <w:highlight w:val="yellow"/>
        </w:rPr>
        <w:t xml:space="preserve"> </w:t>
      </w:r>
      <w:proofErr w:type="spellStart"/>
      <w:r w:rsidRPr="00E172C7">
        <w:rPr>
          <w:highlight w:val="yellow"/>
        </w:rPr>
        <w:t>Dữ</w:t>
      </w:r>
      <w:proofErr w:type="spellEnd"/>
      <w:r w:rsidRPr="00E172C7">
        <w:rPr>
          <w:highlight w:val="yellow"/>
        </w:rPr>
        <w:t xml:space="preserve"> </w:t>
      </w:r>
      <w:proofErr w:type="spellStart"/>
      <w:r w:rsidRPr="00E172C7">
        <w:rPr>
          <w:highlight w:val="yellow"/>
        </w:rPr>
        <w:t>liệu</w:t>
      </w:r>
      <w:proofErr w:type="spellEnd"/>
      <w:r w:rsidRPr="00E172C7">
        <w:rPr>
          <w:highlight w:val="yellow"/>
        </w:rPr>
        <w:t xml:space="preserve"> </w:t>
      </w:r>
      <w:proofErr w:type="spellStart"/>
      <w:r w:rsidRPr="00E172C7">
        <w:rPr>
          <w:highlight w:val="yellow"/>
        </w:rPr>
        <w:t>Cá</w:t>
      </w:r>
      <w:proofErr w:type="spellEnd"/>
      <w:r w:rsidRPr="00E172C7">
        <w:rPr>
          <w:highlight w:val="yellow"/>
        </w:rPr>
        <w:t xml:space="preserve"> </w:t>
      </w:r>
      <w:proofErr w:type="spellStart"/>
      <w:r w:rsidRPr="00E172C7">
        <w:rPr>
          <w:highlight w:val="yellow"/>
        </w:rPr>
        <w:t>nhân</w:t>
      </w:r>
      <w:proofErr w:type="spellEnd"/>
      <w:r w:rsidRPr="00E172C7">
        <w:rPr>
          <w:highlight w:val="yellow"/>
        </w:rPr>
        <w:t xml:space="preserve"> (DPA) </w:t>
      </w:r>
      <w:proofErr w:type="spellStart"/>
      <w:r w:rsidRPr="00E172C7">
        <w:rPr>
          <w:highlight w:val="yellow"/>
        </w:rPr>
        <w:t>đính</w:t>
      </w:r>
      <w:proofErr w:type="spellEnd"/>
      <w:r w:rsidRPr="00E172C7">
        <w:rPr>
          <w:highlight w:val="yellow"/>
        </w:rPr>
        <w:t xml:space="preserve"> </w:t>
      </w:r>
      <w:proofErr w:type="spellStart"/>
      <w:r w:rsidRPr="00E172C7">
        <w:rPr>
          <w:highlight w:val="yellow"/>
        </w:rPr>
        <w:t>kèm</w:t>
      </w:r>
      <w:proofErr w:type="spellEnd"/>
      <w:r w:rsidRPr="00E172C7">
        <w:rPr>
          <w:highlight w:val="yellow"/>
        </w:rPr>
        <w:t xml:space="preserve"> </w:t>
      </w:r>
      <w:proofErr w:type="spellStart"/>
      <w:r w:rsidRPr="00E172C7">
        <w:rPr>
          <w:highlight w:val="yellow"/>
        </w:rPr>
        <w:t>là</w:t>
      </w:r>
      <w:proofErr w:type="spellEnd"/>
      <w:r w:rsidRPr="00E172C7">
        <w:rPr>
          <w:highlight w:val="yellow"/>
        </w:rPr>
        <w:t xml:space="preserve"> </w:t>
      </w:r>
      <w:proofErr w:type="spellStart"/>
      <w:r w:rsidRPr="00E172C7">
        <w:rPr>
          <w:highlight w:val="yellow"/>
        </w:rPr>
        <w:t>một</w:t>
      </w:r>
      <w:proofErr w:type="spellEnd"/>
      <w:r w:rsidRPr="00E172C7">
        <w:rPr>
          <w:highlight w:val="yellow"/>
        </w:rPr>
        <w:t xml:space="preserve"> </w:t>
      </w:r>
      <w:proofErr w:type="spellStart"/>
      <w:r w:rsidRPr="00E172C7">
        <w:rPr>
          <w:highlight w:val="yellow"/>
        </w:rPr>
        <w:t>phần</w:t>
      </w:r>
      <w:proofErr w:type="spellEnd"/>
      <w:r w:rsidRPr="00E172C7">
        <w:rPr>
          <w:highlight w:val="yellow"/>
        </w:rPr>
        <w:t xml:space="preserve"> </w:t>
      </w:r>
      <w:proofErr w:type="spellStart"/>
      <w:r w:rsidRPr="00E172C7">
        <w:rPr>
          <w:highlight w:val="yellow"/>
        </w:rPr>
        <w:t>không</w:t>
      </w:r>
      <w:proofErr w:type="spellEnd"/>
      <w:r w:rsidRPr="00E172C7">
        <w:rPr>
          <w:highlight w:val="yellow"/>
        </w:rPr>
        <w:t xml:space="preserve"> </w:t>
      </w:r>
      <w:proofErr w:type="spellStart"/>
      <w:r w:rsidRPr="00E172C7">
        <w:rPr>
          <w:highlight w:val="yellow"/>
        </w:rPr>
        <w:t>tách</w:t>
      </w:r>
      <w:proofErr w:type="spellEnd"/>
      <w:r w:rsidRPr="00E172C7">
        <w:rPr>
          <w:highlight w:val="yellow"/>
        </w:rPr>
        <w:t xml:space="preserve"> </w:t>
      </w:r>
      <w:proofErr w:type="spellStart"/>
      <w:r w:rsidRPr="00E172C7">
        <w:rPr>
          <w:highlight w:val="yellow"/>
        </w:rPr>
        <w:t>rời</w:t>
      </w:r>
      <w:proofErr w:type="spellEnd"/>
      <w:r w:rsidRPr="00E172C7">
        <w:rPr>
          <w:highlight w:val="yellow"/>
        </w:rPr>
        <w:t xml:space="preserve"> </w:t>
      </w:r>
      <w:proofErr w:type="spellStart"/>
      <w:r w:rsidRPr="00E172C7">
        <w:rPr>
          <w:highlight w:val="yellow"/>
        </w:rPr>
        <w:t>của</w:t>
      </w:r>
      <w:proofErr w:type="spellEnd"/>
      <w:r w:rsidRPr="00E172C7">
        <w:rPr>
          <w:highlight w:val="yellow"/>
        </w:rPr>
        <w:t xml:space="preserve"> </w:t>
      </w:r>
      <w:proofErr w:type="spellStart"/>
      <w:r w:rsidRPr="00E172C7">
        <w:rPr>
          <w:highlight w:val="yellow"/>
        </w:rPr>
        <w:t>Hợp</w:t>
      </w:r>
      <w:proofErr w:type="spellEnd"/>
      <w:r w:rsidRPr="00E172C7">
        <w:rPr>
          <w:highlight w:val="yellow"/>
        </w:rPr>
        <w:t xml:space="preserve"> </w:t>
      </w:r>
      <w:proofErr w:type="spellStart"/>
      <w:r w:rsidRPr="00E172C7">
        <w:rPr>
          <w:highlight w:val="yellow"/>
        </w:rPr>
        <w:t>đồng</w:t>
      </w:r>
      <w:proofErr w:type="spellEnd"/>
      <w:r w:rsidRPr="00E172C7">
        <w:rPr>
          <w:highlight w:val="yellow"/>
        </w:rPr>
        <w:t xml:space="preserve">, </w:t>
      </w:r>
      <w:proofErr w:type="spellStart"/>
      <w:r w:rsidRPr="00E172C7">
        <w:rPr>
          <w:highlight w:val="yellow"/>
        </w:rPr>
        <w:t>tuân</w:t>
      </w:r>
      <w:proofErr w:type="spellEnd"/>
      <w:r w:rsidRPr="00E172C7">
        <w:rPr>
          <w:highlight w:val="yellow"/>
        </w:rPr>
        <w:t xml:space="preserve"> </w:t>
      </w:r>
      <w:proofErr w:type="spellStart"/>
      <w:r w:rsidRPr="00E172C7">
        <w:rPr>
          <w:highlight w:val="yellow"/>
        </w:rPr>
        <w:t>thủ</w:t>
      </w:r>
      <w:proofErr w:type="spellEnd"/>
      <w:r w:rsidRPr="00E172C7">
        <w:rPr>
          <w:highlight w:val="yellow"/>
        </w:rPr>
        <w:t xml:space="preserve"> </w:t>
      </w:r>
      <w:proofErr w:type="spellStart"/>
      <w:r w:rsidRPr="00E172C7">
        <w:rPr>
          <w:highlight w:val="yellow"/>
        </w:rPr>
        <w:t>Luật</w:t>
      </w:r>
      <w:proofErr w:type="spellEnd"/>
      <w:r w:rsidRPr="00E172C7">
        <w:rPr>
          <w:highlight w:val="yellow"/>
        </w:rPr>
        <w:t xml:space="preserve"> Bảo </w:t>
      </w:r>
      <w:proofErr w:type="spellStart"/>
      <w:r w:rsidRPr="00E172C7">
        <w:rPr>
          <w:highlight w:val="yellow"/>
        </w:rPr>
        <w:t>vệ</w:t>
      </w:r>
      <w:proofErr w:type="spellEnd"/>
      <w:r w:rsidRPr="00E172C7">
        <w:rPr>
          <w:highlight w:val="yellow"/>
        </w:rPr>
        <w:t xml:space="preserve"> </w:t>
      </w:r>
      <w:proofErr w:type="spellStart"/>
      <w:r w:rsidRPr="00E172C7">
        <w:rPr>
          <w:highlight w:val="yellow"/>
        </w:rPr>
        <w:t>Dữ</w:t>
      </w:r>
      <w:proofErr w:type="spellEnd"/>
      <w:r w:rsidRPr="00E172C7">
        <w:rPr>
          <w:highlight w:val="yellow"/>
        </w:rPr>
        <w:t xml:space="preserve"> </w:t>
      </w:r>
      <w:proofErr w:type="spellStart"/>
      <w:r w:rsidRPr="00E172C7">
        <w:rPr>
          <w:highlight w:val="yellow"/>
        </w:rPr>
        <w:t>liệu</w:t>
      </w:r>
      <w:proofErr w:type="spellEnd"/>
      <w:r w:rsidRPr="00E172C7">
        <w:rPr>
          <w:highlight w:val="yellow"/>
        </w:rPr>
        <w:t xml:space="preserve"> </w:t>
      </w:r>
      <w:proofErr w:type="spellStart"/>
      <w:r w:rsidRPr="00E172C7">
        <w:rPr>
          <w:highlight w:val="yellow"/>
        </w:rPr>
        <w:t>Cá</w:t>
      </w:r>
      <w:proofErr w:type="spellEnd"/>
      <w:r w:rsidRPr="00E172C7">
        <w:rPr>
          <w:highlight w:val="yellow"/>
        </w:rPr>
        <w:t xml:space="preserve"> </w:t>
      </w:r>
      <w:proofErr w:type="spellStart"/>
      <w:r w:rsidRPr="00E172C7">
        <w:rPr>
          <w:highlight w:val="yellow"/>
        </w:rPr>
        <w:t>nhân</w:t>
      </w:r>
      <w:proofErr w:type="spellEnd"/>
      <w:r w:rsidRPr="00E172C7">
        <w:rPr>
          <w:highlight w:val="yellow"/>
        </w:rPr>
        <w:t xml:space="preserve"> </w:t>
      </w:r>
      <w:proofErr w:type="spellStart"/>
      <w:r w:rsidRPr="00E172C7">
        <w:rPr>
          <w:highlight w:val="yellow"/>
        </w:rPr>
        <w:t>số</w:t>
      </w:r>
      <w:proofErr w:type="spellEnd"/>
      <w:r w:rsidRPr="00E172C7">
        <w:rPr>
          <w:highlight w:val="yellow"/>
        </w:rPr>
        <w:t xml:space="preserve"> 91/2025/QH15 </w:t>
      </w:r>
      <w:proofErr w:type="spellStart"/>
      <w:r w:rsidRPr="00E172C7">
        <w:rPr>
          <w:highlight w:val="yellow"/>
        </w:rPr>
        <w:t>và</w:t>
      </w:r>
      <w:proofErr w:type="spellEnd"/>
      <w:r w:rsidRPr="00E172C7">
        <w:rPr>
          <w:highlight w:val="yellow"/>
        </w:rPr>
        <w:t xml:space="preserve"> </w:t>
      </w:r>
      <w:proofErr w:type="spellStart"/>
      <w:r w:rsidRPr="00E172C7">
        <w:rPr>
          <w:highlight w:val="yellow"/>
        </w:rPr>
        <w:t>Nghị</w:t>
      </w:r>
      <w:proofErr w:type="spellEnd"/>
      <w:r w:rsidRPr="00E172C7">
        <w:rPr>
          <w:highlight w:val="yellow"/>
        </w:rPr>
        <w:t xml:space="preserve"> </w:t>
      </w:r>
      <w:proofErr w:type="spellStart"/>
      <w:r w:rsidRPr="00E172C7">
        <w:rPr>
          <w:highlight w:val="yellow"/>
        </w:rPr>
        <w:t>định</w:t>
      </w:r>
      <w:proofErr w:type="spellEnd"/>
      <w:r w:rsidRPr="00E172C7">
        <w:rPr>
          <w:highlight w:val="yellow"/>
        </w:rPr>
        <w:t xml:space="preserve"> </w:t>
      </w:r>
      <w:proofErr w:type="spellStart"/>
      <w:r w:rsidRPr="00E172C7">
        <w:rPr>
          <w:highlight w:val="yellow"/>
        </w:rPr>
        <w:t>số</w:t>
      </w:r>
      <w:proofErr w:type="spellEnd"/>
      <w:r w:rsidRPr="00E172C7">
        <w:rPr>
          <w:highlight w:val="yellow"/>
        </w:rPr>
        <w:t xml:space="preserve"> 356/2025/NĐ-CP</w:t>
      </w:r>
      <w:ins w:id="6" w:author="maiht" w:date="2026-06-23T14:38:00Z" w16du:dateUtc="2026-06-23T07:38:00Z">
        <w:r w:rsidR="007738CB">
          <w:rPr>
            <w:highlight w:val="yellow"/>
          </w:rPr>
          <w:t xml:space="preserve"> </w:t>
        </w:r>
        <w:proofErr w:type="spellStart"/>
        <w:r w:rsidR="007738CB">
          <w:rPr>
            <w:highlight w:val="yellow"/>
          </w:rPr>
          <w:t>trong</w:t>
        </w:r>
        <w:proofErr w:type="spellEnd"/>
        <w:r w:rsidR="007738CB">
          <w:rPr>
            <w:highlight w:val="yellow"/>
          </w:rPr>
          <w:t xml:space="preserve"> </w:t>
        </w:r>
        <w:proofErr w:type="spellStart"/>
        <w:r w:rsidR="007738CB">
          <w:rPr>
            <w:highlight w:val="yellow"/>
          </w:rPr>
          <w:t>trường</w:t>
        </w:r>
        <w:proofErr w:type="spellEnd"/>
        <w:r w:rsidR="007738CB">
          <w:rPr>
            <w:highlight w:val="yellow"/>
          </w:rPr>
          <w:t xml:space="preserve"> </w:t>
        </w:r>
        <w:proofErr w:type="spellStart"/>
        <w:r w:rsidR="007738CB">
          <w:rPr>
            <w:highlight w:val="yellow"/>
          </w:rPr>
          <w:t>hợp</w:t>
        </w:r>
        <w:proofErr w:type="spellEnd"/>
        <w:r w:rsidR="007738CB">
          <w:rPr>
            <w:highlight w:val="yellow"/>
          </w:rPr>
          <w:t xml:space="preserve"> </w:t>
        </w:r>
        <w:proofErr w:type="spellStart"/>
        <w:r w:rsidR="007738CB">
          <w:rPr>
            <w:highlight w:val="yellow"/>
          </w:rPr>
          <w:t>có</w:t>
        </w:r>
        <w:proofErr w:type="spellEnd"/>
        <w:r w:rsidR="007738CB">
          <w:rPr>
            <w:highlight w:val="yellow"/>
          </w:rPr>
          <w:t xml:space="preserve"> </w:t>
        </w:r>
        <w:proofErr w:type="spellStart"/>
        <w:r w:rsidR="007738CB">
          <w:rPr>
            <w:highlight w:val="yellow"/>
          </w:rPr>
          <w:t>phát</w:t>
        </w:r>
        <w:proofErr w:type="spellEnd"/>
        <w:r w:rsidR="007738CB">
          <w:rPr>
            <w:highlight w:val="yellow"/>
          </w:rPr>
          <w:t xml:space="preserve"> </w:t>
        </w:r>
        <w:proofErr w:type="spellStart"/>
        <w:r w:rsidR="007738CB">
          <w:rPr>
            <w:highlight w:val="yellow"/>
          </w:rPr>
          <w:t>sinh</w:t>
        </w:r>
        <w:proofErr w:type="spellEnd"/>
        <w:r w:rsidR="007738CB">
          <w:rPr>
            <w:highlight w:val="yellow"/>
          </w:rPr>
          <w:t xml:space="preserve"> </w:t>
        </w:r>
      </w:ins>
      <w:proofErr w:type="spellStart"/>
      <w:ins w:id="7" w:author="maiht" w:date="2026-06-23T14:39:00Z" w16du:dateUtc="2026-06-23T07:39:00Z">
        <w:r w:rsidR="007738CB">
          <w:rPr>
            <w:highlight w:val="yellow"/>
          </w:rPr>
          <w:t>hành</w:t>
        </w:r>
        <w:proofErr w:type="spellEnd"/>
        <w:r w:rsidR="007738CB">
          <w:rPr>
            <w:highlight w:val="yellow"/>
          </w:rPr>
          <w:t xml:space="preserve"> vi </w:t>
        </w:r>
      </w:ins>
      <w:proofErr w:type="spellStart"/>
      <w:ins w:id="8" w:author="maiht" w:date="2026-06-23T14:38:00Z" w16du:dateUtc="2026-06-23T07:38:00Z">
        <w:r w:rsidR="007738CB">
          <w:rPr>
            <w:highlight w:val="yellow"/>
          </w:rPr>
          <w:t>xử</w:t>
        </w:r>
        <w:proofErr w:type="spellEnd"/>
        <w:r w:rsidR="007738CB">
          <w:rPr>
            <w:highlight w:val="yellow"/>
          </w:rPr>
          <w:t xml:space="preserve"> </w:t>
        </w:r>
        <w:proofErr w:type="spellStart"/>
        <w:r w:rsidR="007738CB">
          <w:rPr>
            <w:highlight w:val="yellow"/>
          </w:rPr>
          <w:t>lý</w:t>
        </w:r>
        <w:proofErr w:type="spellEnd"/>
        <w:r w:rsidR="007738CB">
          <w:rPr>
            <w:highlight w:val="yellow"/>
          </w:rPr>
          <w:t xml:space="preserve"> </w:t>
        </w:r>
        <w:proofErr w:type="spellStart"/>
        <w:r w:rsidR="007738CB">
          <w:rPr>
            <w:highlight w:val="yellow"/>
          </w:rPr>
          <w:t>dữ</w:t>
        </w:r>
        <w:proofErr w:type="spellEnd"/>
        <w:r w:rsidR="007738CB">
          <w:rPr>
            <w:highlight w:val="yellow"/>
          </w:rPr>
          <w:t xml:space="preserve"> </w:t>
        </w:r>
        <w:proofErr w:type="spellStart"/>
        <w:r w:rsidR="007738CB">
          <w:rPr>
            <w:highlight w:val="yellow"/>
          </w:rPr>
          <w:t>liệu</w:t>
        </w:r>
        <w:proofErr w:type="spellEnd"/>
        <w:r w:rsidR="007738CB">
          <w:rPr>
            <w:highlight w:val="yellow"/>
          </w:rPr>
          <w:t xml:space="preserve"> </w:t>
        </w:r>
        <w:proofErr w:type="spellStart"/>
        <w:r w:rsidR="007738CB">
          <w:rPr>
            <w:highlight w:val="yellow"/>
          </w:rPr>
          <w:t>c</w:t>
        </w:r>
      </w:ins>
      <w:ins w:id="9" w:author="maiht" w:date="2026-06-23T14:39:00Z" w16du:dateUtc="2026-06-23T07:39:00Z">
        <w:r w:rsidR="007738CB">
          <w:rPr>
            <w:highlight w:val="yellow"/>
          </w:rPr>
          <w:t>á</w:t>
        </w:r>
        <w:proofErr w:type="spellEnd"/>
        <w:r w:rsidR="007738CB">
          <w:rPr>
            <w:highlight w:val="yellow"/>
          </w:rPr>
          <w:t xml:space="preserve"> </w:t>
        </w:r>
        <w:proofErr w:type="spellStart"/>
        <w:r w:rsidR="007738CB">
          <w:rPr>
            <w:highlight w:val="yellow"/>
          </w:rPr>
          <w:t>nhân</w:t>
        </w:r>
      </w:ins>
      <w:proofErr w:type="spellEnd"/>
      <w:r w:rsidRPr="00E172C7">
        <w:rPr>
          <w:highlight w:val="yellow"/>
        </w:rPr>
        <w:t xml:space="preserve">. </w:t>
      </w:r>
    </w:p>
    <w:p w14:paraId="7CBF9777" w14:textId="77777777" w:rsidR="00FD774D" w:rsidRDefault="00000000">
      <w:pPr>
        <w:spacing w:before="240" w:after="120" w:line="276" w:lineRule="auto"/>
        <w:jc w:val="both"/>
        <w:rPr>
          <w:b/>
          <w:bCs/>
          <w:sz w:val="26"/>
          <w:szCs w:val="26"/>
        </w:rPr>
      </w:pPr>
      <w:r>
        <w:rPr>
          <w:b/>
          <w:bCs/>
          <w:sz w:val="26"/>
          <w:szCs w:val="26"/>
        </w:rPr>
        <w:t>ĐIỀU 9: VI PHẠM VÀ XỬ LÝ</w:t>
      </w:r>
    </w:p>
    <w:p w14:paraId="5D22A0B2" w14:textId="77777777" w:rsidR="00FD774D" w:rsidRDefault="00000000" w:rsidP="0074130F">
      <w:pPr>
        <w:spacing w:after="120" w:line="276" w:lineRule="auto"/>
        <w:ind w:left="360"/>
        <w:jc w:val="both"/>
      </w:pPr>
      <w:commentRangeStart w:id="10"/>
      <w:r>
        <w:lastRenderedPageBreak/>
        <w:t xml:space="preserve">Trường </w:t>
      </w:r>
      <w:proofErr w:type="spellStart"/>
      <w:r>
        <w:t>hợp</w:t>
      </w:r>
      <w:proofErr w:type="spellEnd"/>
      <w:r>
        <w:t xml:space="preserve"> </w:t>
      </w:r>
      <w:proofErr w:type="spellStart"/>
      <w:r>
        <w:t>một</w:t>
      </w:r>
      <w:proofErr w:type="spellEnd"/>
      <w:r>
        <w:t xml:space="preserve"> </w:t>
      </w:r>
      <w:proofErr w:type="spellStart"/>
      <w:r>
        <w:t>Bên</w:t>
      </w:r>
      <w:proofErr w:type="spellEnd"/>
      <w:r>
        <w:t xml:space="preserve"> vi </w:t>
      </w:r>
      <w:proofErr w:type="spellStart"/>
      <w:r>
        <w:t>phạm</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Bên</w:t>
      </w:r>
      <w:proofErr w:type="spellEnd"/>
      <w:r>
        <w:t xml:space="preserve"> kia </w:t>
      </w:r>
      <w:proofErr w:type="spellStart"/>
      <w:r>
        <w:t>thông</w:t>
      </w:r>
      <w:proofErr w:type="spellEnd"/>
      <w:r>
        <w:t xml:space="preserve"> </w:t>
      </w:r>
      <w:proofErr w:type="spellStart"/>
      <w:r>
        <w:t>báo</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hợp</w:t>
      </w:r>
      <w:proofErr w:type="spellEnd"/>
      <w:r>
        <w:t xml:space="preserve"> </w:t>
      </w:r>
      <w:proofErr w:type="spellStart"/>
      <w:r>
        <w:t>lý</w:t>
      </w:r>
      <w:proofErr w:type="spellEnd"/>
      <w:r>
        <w:t xml:space="preserve">. </w:t>
      </w:r>
      <w:proofErr w:type="spellStart"/>
      <w:r>
        <w:t>Nếu</w:t>
      </w:r>
      <w:proofErr w:type="spellEnd"/>
      <w:r>
        <w:t xml:space="preserve"> </w:t>
      </w:r>
      <w:proofErr w:type="spellStart"/>
      <w:r>
        <w:t>Bên</w:t>
      </w:r>
      <w:proofErr w:type="spellEnd"/>
      <w:r>
        <w:t xml:space="preserve"> vi </w:t>
      </w:r>
      <w:proofErr w:type="spellStart"/>
      <w:r>
        <w:t>phạm</w:t>
      </w:r>
      <w:proofErr w:type="spellEnd"/>
      <w:r>
        <w:t xml:space="preserve"> </w:t>
      </w:r>
      <w:proofErr w:type="spellStart"/>
      <w:r>
        <w:t>không</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Bên</w:t>
      </w:r>
      <w:proofErr w:type="spellEnd"/>
      <w:r>
        <w:t xml:space="preserve"> </w:t>
      </w:r>
      <w:proofErr w:type="spellStart"/>
      <w:r>
        <w:t>bị</w:t>
      </w:r>
      <w:proofErr w:type="spellEnd"/>
      <w:r>
        <w:t xml:space="preserve"> vi </w:t>
      </w:r>
      <w:proofErr w:type="spellStart"/>
      <w:r>
        <w:t>phạm</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bồi</w:t>
      </w:r>
      <w:proofErr w:type="spellEnd"/>
      <w:r>
        <w:t xml:space="preserve"> </w:t>
      </w:r>
      <w:proofErr w:type="spellStart"/>
      <w:r>
        <w:t>thường</w:t>
      </w:r>
      <w:proofErr w:type="spellEnd"/>
      <w:r>
        <w:t xml:space="preserve"> </w:t>
      </w:r>
      <w:proofErr w:type="spellStart"/>
      <w:r>
        <w:t>thiệt</w:t>
      </w:r>
      <w:proofErr w:type="spellEnd"/>
      <w:r>
        <w:t xml:space="preserve"> </w:t>
      </w:r>
      <w:proofErr w:type="spellStart"/>
      <w:r>
        <w:t>hại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riêng</w:t>
      </w:r>
      <w:proofErr w:type="spellEnd"/>
      <w:r>
        <w:t xml:space="preserve"> </w:t>
      </w:r>
      <w:proofErr w:type="spellStart"/>
      <w:r>
        <w:t>Bên</w:t>
      </w:r>
      <w:proofErr w:type="spellEnd"/>
      <w:r>
        <w:t xml:space="preserve"> A </w:t>
      </w:r>
      <w:proofErr w:type="spellStart"/>
      <w:r>
        <w:t>có</w:t>
      </w:r>
      <w:proofErr w:type="spellEnd"/>
      <w:r>
        <w:t xml:space="preserve"> </w:t>
      </w:r>
      <w:proofErr w:type="spellStart"/>
      <w:r>
        <w:t>quyền</w:t>
      </w:r>
      <w:proofErr w:type="spellEnd"/>
      <w:r>
        <w:t xml:space="preserve"> </w:t>
      </w:r>
      <w:proofErr w:type="spellStart"/>
      <w:r>
        <w:t>tạm</w:t>
      </w:r>
      <w:proofErr w:type="spellEnd"/>
      <w:r>
        <w:t xml:space="preserve"> </w:t>
      </w:r>
      <w:proofErr w:type="spellStart"/>
      <w:r>
        <w:t>ngừng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w:t>
      </w:r>
      <w:proofErr w:type="spellStart"/>
      <w:r>
        <w:t>hoặc</w:t>
      </w:r>
      <w:proofErr w:type="spellEnd"/>
      <w:r>
        <w:t xml:space="preserve"> </w:t>
      </w:r>
      <w:proofErr w:type="spellStart"/>
      <w:r>
        <w:t>đơn</w:t>
      </w:r>
      <w:proofErr w:type="spellEnd"/>
      <w:r>
        <w:t xml:space="preserve"> </w:t>
      </w:r>
      <w:proofErr w:type="spellStart"/>
      <w:r>
        <w:t>phương</w:t>
      </w:r>
      <w:proofErr w:type="spellEnd"/>
      <w:r>
        <w:t xml:space="preserve"> </w:t>
      </w:r>
      <w:proofErr w:type="spellStart"/>
      <w:r>
        <w:t>chấm</w:t>
      </w:r>
      <w:proofErr w:type="spellEnd"/>
      <w:r>
        <w:t xml:space="preserve"> </w:t>
      </w:r>
      <w:proofErr w:type="spellStart"/>
      <w:r>
        <w:t>dứt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Đối</w:t>
      </w:r>
      <w:proofErr w:type="spellEnd"/>
      <w:r>
        <w:t xml:space="preserve"> </w:t>
      </w:r>
      <w:proofErr w:type="spellStart"/>
      <w:r>
        <w:t>với</w:t>
      </w:r>
      <w:proofErr w:type="spellEnd"/>
      <w:r>
        <w:t xml:space="preserve"> vi </w:t>
      </w:r>
      <w:proofErr w:type="spellStart"/>
      <w:r>
        <w:t>phạm</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ứng</w:t>
      </w:r>
      <w:proofErr w:type="spellEnd"/>
      <w:r>
        <w:t xml:space="preserve"> (</w:t>
      </w:r>
      <w:proofErr w:type="spellStart"/>
      <w:r>
        <w:t>Điều</w:t>
      </w:r>
      <w:proofErr w:type="spellEnd"/>
      <w:r>
        <w:t xml:space="preserve"> 8) </w:t>
      </w:r>
      <w:proofErr w:type="spellStart"/>
      <w:r>
        <w:t>hoặc</w:t>
      </w:r>
      <w:proofErr w:type="spellEnd"/>
      <w:r>
        <w:t xml:space="preserve"> </w:t>
      </w:r>
      <w:proofErr w:type="spellStart"/>
      <w:r>
        <w:t>hành</w:t>
      </w:r>
      <w:proofErr w:type="spellEnd"/>
      <w:r>
        <w:t xml:space="preserve"> vi </w:t>
      </w:r>
      <w:proofErr w:type="spellStart"/>
      <w:r>
        <w:t>gây</w:t>
      </w:r>
      <w:proofErr w:type="spellEnd"/>
      <w:r>
        <w:t xml:space="preserve"> </w:t>
      </w:r>
      <w:proofErr w:type="spellStart"/>
      <w:r>
        <w:t>tổn</w:t>
      </w:r>
      <w:proofErr w:type="spellEnd"/>
      <w:r>
        <w:t xml:space="preserve"> </w:t>
      </w:r>
      <w:proofErr w:type="spellStart"/>
      <w:r>
        <w:t>hại</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đến</w:t>
      </w:r>
      <w:proofErr w:type="spellEnd"/>
      <w:r>
        <w:t xml:space="preserve"> </w:t>
      </w:r>
      <w:proofErr w:type="spellStart"/>
      <w:r>
        <w:t>uy</w:t>
      </w:r>
      <w:proofErr w:type="spellEnd"/>
      <w:r>
        <w:t xml:space="preserve"> </w:t>
      </w:r>
      <w:proofErr w:type="spellStart"/>
      <w:r>
        <w:t>tín</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của</w:t>
      </w:r>
      <w:proofErr w:type="spellEnd"/>
      <w:r>
        <w:t xml:space="preserve"> </w:t>
      </w:r>
      <w:proofErr w:type="spellStart"/>
      <w:r>
        <w:t>Bên</w:t>
      </w:r>
      <w:proofErr w:type="spellEnd"/>
      <w:r>
        <w:t xml:space="preserve"> A, </w:t>
      </w:r>
      <w:proofErr w:type="spellStart"/>
      <w:r>
        <w:t>Bên</w:t>
      </w:r>
      <w:proofErr w:type="spellEnd"/>
      <w:r>
        <w:t xml:space="preserve"> A </w:t>
      </w:r>
      <w:proofErr w:type="spellStart"/>
      <w:r>
        <w:t>có</w:t>
      </w:r>
      <w:proofErr w:type="spellEnd"/>
      <w:r>
        <w:t xml:space="preserve"> </w:t>
      </w:r>
      <w:proofErr w:type="spellStart"/>
      <w:r>
        <w:t>quyền</w:t>
      </w:r>
      <w:proofErr w:type="spellEnd"/>
      <w:r>
        <w:t xml:space="preserve"> </w:t>
      </w:r>
      <w:proofErr w:type="spellStart"/>
      <w:r>
        <w:t>đơn</w:t>
      </w:r>
      <w:proofErr w:type="spellEnd"/>
      <w:r>
        <w:t xml:space="preserve"> </w:t>
      </w:r>
      <w:proofErr w:type="spellStart"/>
      <w:r>
        <w:t>phương</w:t>
      </w:r>
      <w:proofErr w:type="spellEnd"/>
      <w:r>
        <w:t xml:space="preserve"> </w:t>
      </w:r>
      <w:proofErr w:type="spellStart"/>
      <w:r>
        <w:t>chấm</w:t>
      </w:r>
      <w:proofErr w:type="spellEnd"/>
      <w:r>
        <w:t xml:space="preserve"> </w:t>
      </w:r>
      <w:proofErr w:type="spellStart"/>
      <w:r>
        <w:t>dứt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bồi</w:t>
      </w:r>
      <w:proofErr w:type="spellEnd"/>
      <w:r>
        <w:t xml:space="preserve"> </w:t>
      </w:r>
      <w:proofErr w:type="spellStart"/>
      <w:r>
        <w:t>thường</w:t>
      </w:r>
      <w:proofErr w:type="spellEnd"/>
      <w:r>
        <w:t xml:space="preserve"> </w:t>
      </w:r>
      <w:proofErr w:type="spellStart"/>
      <w:r>
        <w:t>thiệt</w:t>
      </w:r>
      <w:proofErr w:type="spellEnd"/>
      <w:r>
        <w:t xml:space="preserve"> </w:t>
      </w:r>
      <w:proofErr w:type="spellStart"/>
      <w:r>
        <w:t>hại</w:t>
      </w:r>
      <w:proofErr w:type="spellEnd"/>
      <w:r>
        <w:t xml:space="preserve">. Các </w:t>
      </w:r>
      <w:proofErr w:type="spellStart"/>
      <w:r>
        <w:t>Bên</w:t>
      </w:r>
      <w:proofErr w:type="spellEnd"/>
      <w:r>
        <w:t xml:space="preserve"> </w:t>
      </w:r>
      <w:proofErr w:type="spellStart"/>
      <w:r>
        <w:t>ưu</w:t>
      </w:r>
      <w:proofErr w:type="spellEnd"/>
      <w:r>
        <w:t xml:space="preserve"> </w:t>
      </w:r>
      <w:proofErr w:type="spellStart"/>
      <w:r>
        <w:t>tiên</w:t>
      </w:r>
      <w:proofErr w:type="spellEnd"/>
      <w:r>
        <w:t xml:space="preserve"> </w:t>
      </w:r>
      <w:proofErr w:type="spellStart"/>
      <w:r>
        <w:t>xử</w:t>
      </w:r>
      <w:proofErr w:type="spellEnd"/>
      <w:r>
        <w:t xml:space="preserve"> </w:t>
      </w:r>
      <w:proofErr w:type="spellStart"/>
      <w:r>
        <w:t>lý</w:t>
      </w:r>
      <w:proofErr w:type="spellEnd"/>
      <w:r>
        <w:t xml:space="preserve"> vi </w:t>
      </w:r>
      <w:proofErr w:type="spellStart"/>
      <w:r>
        <w:t>phạm</w:t>
      </w:r>
      <w:proofErr w:type="spellEnd"/>
      <w:r>
        <w:t xml:space="preserve"> </w:t>
      </w:r>
      <w:proofErr w:type="spellStart"/>
      <w:r>
        <w:t>trên</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thiện</w:t>
      </w:r>
      <w:proofErr w:type="spellEnd"/>
      <w:r>
        <w:t xml:space="preserve"> </w:t>
      </w:r>
      <w:proofErr w:type="spellStart"/>
      <w:r>
        <w:t>chí</w:t>
      </w:r>
      <w:proofErr w:type="spellEnd"/>
      <w:r>
        <w:t xml:space="preserve">, </w:t>
      </w:r>
      <w:proofErr w:type="spellStart"/>
      <w:r>
        <w:t>hợp</w:t>
      </w:r>
      <w:proofErr w:type="spellEnd"/>
      <w:r>
        <w:t xml:space="preserve"> </w:t>
      </w:r>
      <w:proofErr w:type="spellStart"/>
      <w:r>
        <w:t>tác</w:t>
      </w:r>
      <w:proofErr w:type="spellEnd"/>
      <w:r>
        <w:t>.</w:t>
      </w:r>
      <w:commentRangeEnd w:id="10"/>
      <w:r w:rsidR="00B72377">
        <w:rPr>
          <w:rStyle w:val="CommentReference"/>
          <w:sz w:val="24"/>
          <w:szCs w:val="24"/>
        </w:rPr>
        <w:commentReference w:id="10"/>
      </w:r>
    </w:p>
    <w:p w14:paraId="72259D9E" w14:textId="67D6A8BC" w:rsidR="0023178E" w:rsidRDefault="00000000" w:rsidP="0074130F">
      <w:pPr>
        <w:ind w:left="360"/>
        <w:jc w:val="both"/>
      </w:pPr>
      <w:r w:rsidRPr="0074130F">
        <w:rPr>
          <w:highlight w:val="yellow"/>
        </w:rPr>
        <w:t xml:space="preserve">Trong </w:t>
      </w:r>
      <w:proofErr w:type="spellStart"/>
      <w:r w:rsidRPr="0074130F">
        <w:rPr>
          <w:highlight w:val="yellow"/>
        </w:rPr>
        <w:t>mọi</w:t>
      </w:r>
      <w:proofErr w:type="spellEnd"/>
      <w:r w:rsidRPr="0074130F">
        <w:rPr>
          <w:highlight w:val="yellow"/>
        </w:rPr>
        <w:t xml:space="preserve"> </w:t>
      </w:r>
      <w:proofErr w:type="spellStart"/>
      <w:r w:rsidRPr="0074130F">
        <w:rPr>
          <w:highlight w:val="yellow"/>
        </w:rPr>
        <w:t>trường</w:t>
      </w:r>
      <w:proofErr w:type="spellEnd"/>
      <w:r w:rsidRPr="0074130F">
        <w:rPr>
          <w:highlight w:val="yellow"/>
        </w:rPr>
        <w:t xml:space="preserve"> </w:t>
      </w:r>
      <w:proofErr w:type="spellStart"/>
      <w:r w:rsidRPr="0074130F">
        <w:rPr>
          <w:highlight w:val="yellow"/>
        </w:rPr>
        <w:t>hợp</w:t>
      </w:r>
      <w:proofErr w:type="spellEnd"/>
      <w:r w:rsidRPr="0074130F">
        <w:rPr>
          <w:highlight w:val="yellow"/>
        </w:rPr>
        <w:t xml:space="preserve">, </w:t>
      </w:r>
      <w:proofErr w:type="spellStart"/>
      <w:r w:rsidRPr="0074130F">
        <w:rPr>
          <w:highlight w:val="yellow"/>
        </w:rPr>
        <w:t>tổng</w:t>
      </w:r>
      <w:proofErr w:type="spellEnd"/>
      <w:r w:rsidRPr="0074130F">
        <w:rPr>
          <w:highlight w:val="yellow"/>
        </w:rPr>
        <w:t xml:space="preserve"> </w:t>
      </w:r>
      <w:proofErr w:type="spellStart"/>
      <w:r w:rsidRPr="0074130F">
        <w:rPr>
          <w:highlight w:val="yellow"/>
        </w:rPr>
        <w:t>trách</w:t>
      </w:r>
      <w:proofErr w:type="spellEnd"/>
      <w:r w:rsidRPr="0074130F">
        <w:rPr>
          <w:highlight w:val="yellow"/>
        </w:rPr>
        <w:t xml:space="preserve"> </w:t>
      </w:r>
      <w:proofErr w:type="spellStart"/>
      <w:r w:rsidRPr="0074130F">
        <w:rPr>
          <w:highlight w:val="yellow"/>
        </w:rPr>
        <w:t>nhiệm</w:t>
      </w:r>
      <w:proofErr w:type="spellEnd"/>
      <w:r w:rsidRPr="0074130F">
        <w:rPr>
          <w:highlight w:val="yellow"/>
        </w:rPr>
        <w:t xml:space="preserve"> </w:t>
      </w:r>
      <w:proofErr w:type="spellStart"/>
      <w:r w:rsidRPr="0074130F">
        <w:rPr>
          <w:highlight w:val="yellow"/>
        </w:rPr>
        <w:t>của</w:t>
      </w:r>
      <w:proofErr w:type="spellEnd"/>
      <w:r w:rsidRPr="0074130F">
        <w:rPr>
          <w:highlight w:val="yellow"/>
        </w:rPr>
        <w:t xml:space="preserve"> </w:t>
      </w:r>
      <w:proofErr w:type="spellStart"/>
      <w:r w:rsidRPr="0074130F">
        <w:rPr>
          <w:highlight w:val="yellow"/>
        </w:rPr>
        <w:t>Bên</w:t>
      </w:r>
      <w:proofErr w:type="spellEnd"/>
      <w:r w:rsidRPr="0074130F">
        <w:rPr>
          <w:highlight w:val="yellow"/>
        </w:rPr>
        <w:t xml:space="preserve"> A </w:t>
      </w:r>
      <w:proofErr w:type="spellStart"/>
      <w:r w:rsidRPr="0074130F">
        <w:rPr>
          <w:highlight w:val="yellow"/>
        </w:rPr>
        <w:t>phát</w:t>
      </w:r>
      <w:proofErr w:type="spellEnd"/>
      <w:r w:rsidRPr="0074130F">
        <w:rPr>
          <w:highlight w:val="yellow"/>
        </w:rPr>
        <w:t xml:space="preserve"> </w:t>
      </w:r>
      <w:proofErr w:type="spellStart"/>
      <w:r w:rsidRPr="0074130F">
        <w:rPr>
          <w:highlight w:val="yellow"/>
        </w:rPr>
        <w:t>sinh</w:t>
      </w:r>
      <w:proofErr w:type="spellEnd"/>
      <w:r w:rsidRPr="0074130F">
        <w:rPr>
          <w:highlight w:val="yellow"/>
        </w:rPr>
        <w:t xml:space="preserve"> </w:t>
      </w:r>
      <w:proofErr w:type="spellStart"/>
      <w:r w:rsidRPr="0074130F">
        <w:rPr>
          <w:highlight w:val="yellow"/>
        </w:rPr>
        <w:t>từ</w:t>
      </w:r>
      <w:proofErr w:type="spellEnd"/>
      <w:r w:rsidRPr="0074130F">
        <w:rPr>
          <w:highlight w:val="yellow"/>
        </w:rPr>
        <w:t xml:space="preserve"> </w:t>
      </w:r>
      <w:proofErr w:type="spellStart"/>
      <w:r w:rsidRPr="0074130F">
        <w:rPr>
          <w:highlight w:val="yellow"/>
        </w:rPr>
        <w:t>hoặc</w:t>
      </w:r>
      <w:proofErr w:type="spellEnd"/>
      <w:r w:rsidRPr="0074130F">
        <w:rPr>
          <w:highlight w:val="yellow"/>
        </w:rPr>
        <w:t xml:space="preserve"> </w:t>
      </w:r>
      <w:proofErr w:type="spellStart"/>
      <w:r w:rsidRPr="0074130F">
        <w:rPr>
          <w:highlight w:val="yellow"/>
        </w:rPr>
        <w:t>liên</w:t>
      </w:r>
      <w:proofErr w:type="spellEnd"/>
      <w:r w:rsidRPr="0074130F">
        <w:rPr>
          <w:highlight w:val="yellow"/>
        </w:rPr>
        <w:t xml:space="preserve"> </w:t>
      </w:r>
      <w:proofErr w:type="spellStart"/>
      <w:r w:rsidRPr="0074130F">
        <w:rPr>
          <w:highlight w:val="yellow"/>
        </w:rPr>
        <w:t>quan</w:t>
      </w:r>
      <w:proofErr w:type="spellEnd"/>
      <w:r w:rsidRPr="0074130F">
        <w:rPr>
          <w:highlight w:val="yellow"/>
        </w:rPr>
        <w:t xml:space="preserve"> </w:t>
      </w:r>
      <w:proofErr w:type="spellStart"/>
      <w:r w:rsidRPr="0074130F">
        <w:rPr>
          <w:highlight w:val="yellow"/>
        </w:rPr>
        <w:t>đến</w:t>
      </w:r>
      <w:proofErr w:type="spellEnd"/>
      <w:r w:rsidRPr="0074130F">
        <w:rPr>
          <w:highlight w:val="yellow"/>
        </w:rPr>
        <w:t xml:space="preserve"> </w:t>
      </w:r>
      <w:proofErr w:type="spellStart"/>
      <w:r w:rsidRPr="0074130F">
        <w:rPr>
          <w:highlight w:val="yellow"/>
        </w:rPr>
        <w:t>Hợp</w:t>
      </w:r>
      <w:proofErr w:type="spellEnd"/>
      <w:r w:rsidRPr="0074130F">
        <w:rPr>
          <w:highlight w:val="yellow"/>
        </w:rPr>
        <w:t xml:space="preserve"> </w:t>
      </w:r>
      <w:proofErr w:type="spellStart"/>
      <w:r w:rsidRPr="0074130F">
        <w:rPr>
          <w:highlight w:val="yellow"/>
        </w:rPr>
        <w:t>đồng</w:t>
      </w:r>
      <w:proofErr w:type="spellEnd"/>
      <w:r w:rsidRPr="0074130F">
        <w:rPr>
          <w:highlight w:val="yellow"/>
        </w:rPr>
        <w:t xml:space="preserve"> </w:t>
      </w:r>
      <w:proofErr w:type="spellStart"/>
      <w:r w:rsidRPr="0074130F">
        <w:rPr>
          <w:highlight w:val="yellow"/>
        </w:rPr>
        <w:t>này</w:t>
      </w:r>
      <w:proofErr w:type="spellEnd"/>
      <w:r w:rsidRPr="0074130F">
        <w:rPr>
          <w:highlight w:val="yellow"/>
        </w:rPr>
        <w:t xml:space="preserve"> </w:t>
      </w:r>
      <w:proofErr w:type="spellStart"/>
      <w:r w:rsidRPr="0074130F">
        <w:rPr>
          <w:highlight w:val="yellow"/>
        </w:rPr>
        <w:t>không</w:t>
      </w:r>
      <w:proofErr w:type="spellEnd"/>
      <w:r w:rsidRPr="0074130F">
        <w:rPr>
          <w:highlight w:val="yellow"/>
        </w:rPr>
        <w:t xml:space="preserve"> </w:t>
      </w:r>
      <w:proofErr w:type="spellStart"/>
      <w:r w:rsidRPr="0074130F">
        <w:rPr>
          <w:highlight w:val="yellow"/>
        </w:rPr>
        <w:t>vượt</w:t>
      </w:r>
      <w:proofErr w:type="spellEnd"/>
      <w:r w:rsidRPr="0074130F">
        <w:rPr>
          <w:highlight w:val="yellow"/>
        </w:rPr>
        <w:t xml:space="preserve"> </w:t>
      </w:r>
      <w:proofErr w:type="spellStart"/>
      <w:r w:rsidRPr="0074130F">
        <w:rPr>
          <w:highlight w:val="yellow"/>
        </w:rPr>
        <w:t>quá</w:t>
      </w:r>
      <w:proofErr w:type="spellEnd"/>
      <w:r w:rsidRPr="0074130F">
        <w:rPr>
          <w:highlight w:val="yellow"/>
        </w:rPr>
        <w:t xml:space="preserve"> </w:t>
      </w:r>
      <w:proofErr w:type="spellStart"/>
      <w:r w:rsidRPr="0074130F">
        <w:rPr>
          <w:highlight w:val="yellow"/>
        </w:rPr>
        <w:t>tổng</w:t>
      </w:r>
      <w:proofErr w:type="spellEnd"/>
      <w:r w:rsidRPr="0074130F">
        <w:rPr>
          <w:highlight w:val="yellow"/>
        </w:rPr>
        <w:t xml:space="preserve"> </w:t>
      </w:r>
      <w:proofErr w:type="spellStart"/>
      <w:r w:rsidRPr="0074130F">
        <w:rPr>
          <w:highlight w:val="yellow"/>
        </w:rPr>
        <w:t>giá</w:t>
      </w:r>
      <w:proofErr w:type="spellEnd"/>
      <w:r w:rsidRPr="0074130F">
        <w:rPr>
          <w:highlight w:val="yellow"/>
        </w:rPr>
        <w:t xml:space="preserve"> </w:t>
      </w:r>
      <w:proofErr w:type="spellStart"/>
      <w:r w:rsidRPr="0074130F">
        <w:rPr>
          <w:highlight w:val="yellow"/>
        </w:rPr>
        <w:t>trị</w:t>
      </w:r>
      <w:proofErr w:type="spellEnd"/>
      <w:r w:rsidRPr="0074130F">
        <w:rPr>
          <w:highlight w:val="yellow"/>
        </w:rPr>
        <w:t xml:space="preserve"> </w:t>
      </w:r>
      <w:proofErr w:type="spellStart"/>
      <w:r w:rsidRPr="0074130F">
        <w:rPr>
          <w:highlight w:val="yellow"/>
        </w:rPr>
        <w:t>các</w:t>
      </w:r>
      <w:proofErr w:type="spellEnd"/>
      <w:r w:rsidRPr="0074130F">
        <w:rPr>
          <w:highlight w:val="yellow"/>
        </w:rPr>
        <w:t xml:space="preserve"> </w:t>
      </w:r>
      <w:proofErr w:type="spellStart"/>
      <w:r w:rsidRPr="0074130F">
        <w:rPr>
          <w:highlight w:val="yellow"/>
        </w:rPr>
        <w:t>đơn</w:t>
      </w:r>
      <w:proofErr w:type="spellEnd"/>
      <w:r w:rsidRPr="0074130F">
        <w:rPr>
          <w:highlight w:val="yellow"/>
        </w:rPr>
        <w:t xml:space="preserve"> </w:t>
      </w:r>
      <w:proofErr w:type="spellStart"/>
      <w:r w:rsidRPr="0074130F">
        <w:rPr>
          <w:highlight w:val="yellow"/>
        </w:rPr>
        <w:t>hàng</w:t>
      </w:r>
      <w:proofErr w:type="spellEnd"/>
      <w:r w:rsidRPr="0074130F">
        <w:rPr>
          <w:highlight w:val="yellow"/>
        </w:rPr>
        <w:t xml:space="preserve"> </w:t>
      </w:r>
      <w:proofErr w:type="spellStart"/>
      <w:r w:rsidRPr="0074130F">
        <w:rPr>
          <w:highlight w:val="yellow"/>
        </w:rPr>
        <w:t>mà</w:t>
      </w:r>
      <w:proofErr w:type="spellEnd"/>
      <w:r w:rsidRPr="0074130F">
        <w:rPr>
          <w:highlight w:val="yellow"/>
        </w:rPr>
        <w:t xml:space="preserve"> </w:t>
      </w:r>
      <w:proofErr w:type="spellStart"/>
      <w:r w:rsidRPr="0074130F">
        <w:rPr>
          <w:highlight w:val="yellow"/>
        </w:rPr>
        <w:t>Bên</w:t>
      </w:r>
      <w:proofErr w:type="spellEnd"/>
      <w:r w:rsidRPr="0074130F">
        <w:rPr>
          <w:highlight w:val="yellow"/>
        </w:rPr>
        <w:t xml:space="preserve"> B </w:t>
      </w:r>
      <w:proofErr w:type="spellStart"/>
      <w:r w:rsidRPr="0074130F">
        <w:rPr>
          <w:highlight w:val="yellow"/>
        </w:rPr>
        <w:t>đã</w:t>
      </w:r>
      <w:proofErr w:type="spellEnd"/>
      <w:r w:rsidRPr="0074130F">
        <w:rPr>
          <w:highlight w:val="yellow"/>
        </w:rPr>
        <w:t xml:space="preserve"> </w:t>
      </w:r>
      <w:proofErr w:type="spellStart"/>
      <w:r w:rsidRPr="0074130F">
        <w:rPr>
          <w:highlight w:val="yellow"/>
        </w:rPr>
        <w:t>thanh</w:t>
      </w:r>
      <w:proofErr w:type="spellEnd"/>
      <w:r w:rsidRPr="0074130F">
        <w:rPr>
          <w:highlight w:val="yellow"/>
        </w:rPr>
        <w:t xml:space="preserve"> </w:t>
      </w:r>
      <w:proofErr w:type="spellStart"/>
      <w:r w:rsidRPr="0074130F">
        <w:rPr>
          <w:highlight w:val="yellow"/>
        </w:rPr>
        <w:t>toán</w:t>
      </w:r>
      <w:proofErr w:type="spellEnd"/>
      <w:r w:rsidRPr="0074130F">
        <w:rPr>
          <w:highlight w:val="yellow"/>
        </w:rPr>
        <w:t xml:space="preserve"> </w:t>
      </w:r>
      <w:proofErr w:type="spellStart"/>
      <w:r w:rsidRPr="0074130F">
        <w:rPr>
          <w:highlight w:val="yellow"/>
        </w:rPr>
        <w:t>cho</w:t>
      </w:r>
      <w:proofErr w:type="spellEnd"/>
      <w:r w:rsidRPr="0074130F">
        <w:rPr>
          <w:highlight w:val="yellow"/>
        </w:rPr>
        <w:t xml:space="preserve"> </w:t>
      </w:r>
      <w:proofErr w:type="spellStart"/>
      <w:r w:rsidRPr="0074130F">
        <w:rPr>
          <w:highlight w:val="yellow"/>
        </w:rPr>
        <w:t>Bên</w:t>
      </w:r>
      <w:proofErr w:type="spellEnd"/>
      <w:r w:rsidRPr="0074130F">
        <w:rPr>
          <w:highlight w:val="yellow"/>
        </w:rPr>
        <w:t xml:space="preserve"> A </w:t>
      </w:r>
      <w:proofErr w:type="spellStart"/>
      <w:r w:rsidRPr="0074130F">
        <w:rPr>
          <w:highlight w:val="yellow"/>
        </w:rPr>
        <w:t>trong</w:t>
      </w:r>
      <w:proofErr w:type="spellEnd"/>
      <w:r w:rsidRPr="0074130F">
        <w:rPr>
          <w:highlight w:val="yellow"/>
        </w:rPr>
        <w:t xml:space="preserve"> 03 (</w:t>
      </w:r>
      <w:proofErr w:type="spellStart"/>
      <w:r w:rsidRPr="0074130F">
        <w:rPr>
          <w:highlight w:val="yellow"/>
        </w:rPr>
        <w:t>ba</w:t>
      </w:r>
      <w:proofErr w:type="spellEnd"/>
      <w:r w:rsidRPr="0074130F">
        <w:rPr>
          <w:highlight w:val="yellow"/>
        </w:rPr>
        <w:t xml:space="preserve">) </w:t>
      </w:r>
      <w:proofErr w:type="spellStart"/>
      <w:r w:rsidRPr="0074130F">
        <w:rPr>
          <w:highlight w:val="yellow"/>
        </w:rPr>
        <w:t>tháng</w:t>
      </w:r>
      <w:proofErr w:type="spellEnd"/>
      <w:r w:rsidRPr="0074130F">
        <w:rPr>
          <w:highlight w:val="yellow"/>
        </w:rPr>
        <w:t xml:space="preserve"> </w:t>
      </w:r>
      <w:proofErr w:type="spellStart"/>
      <w:r w:rsidRPr="0074130F">
        <w:rPr>
          <w:highlight w:val="yellow"/>
        </w:rPr>
        <w:t>gần</w:t>
      </w:r>
      <w:proofErr w:type="spellEnd"/>
      <w:r w:rsidRPr="0074130F">
        <w:rPr>
          <w:highlight w:val="yellow"/>
        </w:rPr>
        <w:t xml:space="preserve"> </w:t>
      </w:r>
      <w:proofErr w:type="spellStart"/>
      <w:r w:rsidRPr="0074130F">
        <w:rPr>
          <w:highlight w:val="yellow"/>
        </w:rPr>
        <w:t>nhất</w:t>
      </w:r>
      <w:proofErr w:type="spellEnd"/>
      <w:r w:rsidRPr="0074130F">
        <w:rPr>
          <w:highlight w:val="yellow"/>
        </w:rPr>
        <w:t xml:space="preserve"> </w:t>
      </w:r>
      <w:proofErr w:type="spellStart"/>
      <w:r w:rsidRPr="0074130F">
        <w:rPr>
          <w:highlight w:val="yellow"/>
        </w:rPr>
        <w:t>trước</w:t>
      </w:r>
      <w:proofErr w:type="spellEnd"/>
      <w:r w:rsidRPr="0074130F">
        <w:rPr>
          <w:highlight w:val="yellow"/>
        </w:rPr>
        <w:t xml:space="preserve"> </w:t>
      </w:r>
      <w:proofErr w:type="spellStart"/>
      <w:r w:rsidRPr="0074130F">
        <w:rPr>
          <w:highlight w:val="yellow"/>
        </w:rPr>
        <w:t>thời</w:t>
      </w:r>
      <w:proofErr w:type="spellEnd"/>
      <w:r w:rsidRPr="0074130F">
        <w:rPr>
          <w:highlight w:val="yellow"/>
        </w:rPr>
        <w:t xml:space="preserve"> </w:t>
      </w:r>
      <w:proofErr w:type="spellStart"/>
      <w:r w:rsidRPr="0074130F">
        <w:rPr>
          <w:highlight w:val="yellow"/>
        </w:rPr>
        <w:t>điểm</w:t>
      </w:r>
      <w:proofErr w:type="spellEnd"/>
      <w:r w:rsidRPr="0074130F">
        <w:rPr>
          <w:highlight w:val="yellow"/>
        </w:rPr>
        <w:t xml:space="preserve"> </w:t>
      </w:r>
      <w:proofErr w:type="spellStart"/>
      <w:r w:rsidRPr="0074130F">
        <w:rPr>
          <w:highlight w:val="yellow"/>
        </w:rPr>
        <w:t>phát</w:t>
      </w:r>
      <w:proofErr w:type="spellEnd"/>
      <w:r w:rsidRPr="0074130F">
        <w:rPr>
          <w:highlight w:val="yellow"/>
        </w:rPr>
        <w:t xml:space="preserve"> </w:t>
      </w:r>
      <w:proofErr w:type="spellStart"/>
      <w:r w:rsidRPr="0074130F">
        <w:rPr>
          <w:highlight w:val="yellow"/>
        </w:rPr>
        <w:t>sinh</w:t>
      </w:r>
      <w:proofErr w:type="spellEnd"/>
      <w:r w:rsidRPr="0074130F">
        <w:rPr>
          <w:highlight w:val="yellow"/>
        </w:rPr>
        <w:t xml:space="preserve"> </w:t>
      </w:r>
      <w:proofErr w:type="spellStart"/>
      <w:r w:rsidRPr="0074130F">
        <w:rPr>
          <w:highlight w:val="yellow"/>
        </w:rPr>
        <w:t>sự</w:t>
      </w:r>
      <w:proofErr w:type="spellEnd"/>
      <w:r w:rsidRPr="0074130F">
        <w:rPr>
          <w:highlight w:val="yellow"/>
        </w:rPr>
        <w:t xml:space="preserve"> </w:t>
      </w:r>
      <w:proofErr w:type="spellStart"/>
      <w:r w:rsidRPr="0074130F">
        <w:rPr>
          <w:highlight w:val="yellow"/>
        </w:rPr>
        <w:t>kiện</w:t>
      </w:r>
      <w:proofErr w:type="spellEnd"/>
      <w:r w:rsidRPr="0074130F">
        <w:rPr>
          <w:highlight w:val="yellow"/>
        </w:rPr>
        <w:t xml:space="preserve"> </w:t>
      </w:r>
      <w:proofErr w:type="spellStart"/>
      <w:r w:rsidRPr="0074130F">
        <w:rPr>
          <w:highlight w:val="yellow"/>
        </w:rPr>
        <w:t>dẫn</w:t>
      </w:r>
      <w:proofErr w:type="spellEnd"/>
      <w:r w:rsidRPr="0074130F">
        <w:rPr>
          <w:highlight w:val="yellow"/>
        </w:rPr>
        <w:t xml:space="preserve"> </w:t>
      </w:r>
      <w:proofErr w:type="spellStart"/>
      <w:r w:rsidRPr="0074130F">
        <w:rPr>
          <w:highlight w:val="yellow"/>
        </w:rPr>
        <w:t>đến</w:t>
      </w:r>
      <w:proofErr w:type="spellEnd"/>
      <w:r w:rsidRPr="0074130F">
        <w:rPr>
          <w:highlight w:val="yellow"/>
        </w:rPr>
        <w:t xml:space="preserve"> </w:t>
      </w:r>
      <w:proofErr w:type="spellStart"/>
      <w:r w:rsidRPr="0074130F">
        <w:rPr>
          <w:highlight w:val="yellow"/>
        </w:rPr>
        <w:t>trách</w:t>
      </w:r>
      <w:proofErr w:type="spellEnd"/>
      <w:r w:rsidRPr="0074130F">
        <w:rPr>
          <w:highlight w:val="yellow"/>
        </w:rPr>
        <w:t xml:space="preserve"> </w:t>
      </w:r>
      <w:proofErr w:type="spellStart"/>
      <w:r w:rsidRPr="0074130F">
        <w:rPr>
          <w:highlight w:val="yellow"/>
        </w:rPr>
        <w:t>nhiệm</w:t>
      </w:r>
      <w:proofErr w:type="spellEnd"/>
      <w:r w:rsidRPr="0074130F">
        <w:rPr>
          <w:highlight w:val="yellow"/>
        </w:rPr>
        <w:t xml:space="preserve">. </w:t>
      </w:r>
      <w:proofErr w:type="spellStart"/>
      <w:r w:rsidRPr="0074130F">
        <w:rPr>
          <w:highlight w:val="yellow"/>
        </w:rPr>
        <w:t>Bên</w:t>
      </w:r>
      <w:proofErr w:type="spellEnd"/>
      <w:r w:rsidRPr="0074130F">
        <w:rPr>
          <w:highlight w:val="yellow"/>
        </w:rPr>
        <w:t xml:space="preserve"> A </w:t>
      </w:r>
      <w:proofErr w:type="spellStart"/>
      <w:r w:rsidRPr="0074130F">
        <w:rPr>
          <w:highlight w:val="yellow"/>
        </w:rPr>
        <w:t>không</w:t>
      </w:r>
      <w:proofErr w:type="spellEnd"/>
      <w:r w:rsidRPr="0074130F">
        <w:rPr>
          <w:highlight w:val="yellow"/>
        </w:rPr>
        <w:t xml:space="preserve"> </w:t>
      </w:r>
      <w:proofErr w:type="spellStart"/>
      <w:r w:rsidRPr="0074130F">
        <w:rPr>
          <w:highlight w:val="yellow"/>
        </w:rPr>
        <w:t>chịu</w:t>
      </w:r>
      <w:proofErr w:type="spellEnd"/>
      <w:r w:rsidRPr="0074130F">
        <w:rPr>
          <w:highlight w:val="yellow"/>
        </w:rPr>
        <w:t xml:space="preserve"> </w:t>
      </w:r>
      <w:proofErr w:type="spellStart"/>
      <w:r w:rsidRPr="0074130F">
        <w:rPr>
          <w:highlight w:val="yellow"/>
        </w:rPr>
        <w:t>trách</w:t>
      </w:r>
      <w:proofErr w:type="spellEnd"/>
      <w:r w:rsidRPr="0074130F">
        <w:rPr>
          <w:highlight w:val="yellow"/>
        </w:rPr>
        <w:t xml:space="preserve"> </w:t>
      </w:r>
      <w:proofErr w:type="spellStart"/>
      <w:r w:rsidRPr="0074130F">
        <w:rPr>
          <w:highlight w:val="yellow"/>
        </w:rPr>
        <w:t>nhiệm</w:t>
      </w:r>
      <w:proofErr w:type="spellEnd"/>
      <w:r w:rsidRPr="0074130F">
        <w:rPr>
          <w:highlight w:val="yellow"/>
        </w:rPr>
        <w:t xml:space="preserve"> </w:t>
      </w:r>
      <w:proofErr w:type="spellStart"/>
      <w:r w:rsidRPr="0074130F">
        <w:rPr>
          <w:highlight w:val="yellow"/>
        </w:rPr>
        <w:t>đối</w:t>
      </w:r>
      <w:proofErr w:type="spellEnd"/>
      <w:r w:rsidRPr="0074130F">
        <w:rPr>
          <w:highlight w:val="yellow"/>
        </w:rPr>
        <w:t xml:space="preserve"> </w:t>
      </w:r>
      <w:proofErr w:type="spellStart"/>
      <w:r w:rsidRPr="0074130F">
        <w:rPr>
          <w:highlight w:val="yellow"/>
        </w:rPr>
        <w:t>với</w:t>
      </w:r>
      <w:proofErr w:type="spellEnd"/>
      <w:r w:rsidRPr="0074130F">
        <w:rPr>
          <w:highlight w:val="yellow"/>
        </w:rPr>
        <w:t xml:space="preserve"> </w:t>
      </w:r>
      <w:proofErr w:type="spellStart"/>
      <w:r w:rsidRPr="0074130F">
        <w:rPr>
          <w:highlight w:val="yellow"/>
        </w:rPr>
        <w:t>các</w:t>
      </w:r>
      <w:proofErr w:type="spellEnd"/>
      <w:r w:rsidRPr="0074130F">
        <w:rPr>
          <w:highlight w:val="yellow"/>
        </w:rPr>
        <w:t xml:space="preserve"> </w:t>
      </w:r>
      <w:proofErr w:type="spellStart"/>
      <w:r w:rsidRPr="0074130F">
        <w:rPr>
          <w:highlight w:val="yellow"/>
        </w:rPr>
        <w:t>thiệt</w:t>
      </w:r>
      <w:proofErr w:type="spellEnd"/>
      <w:r w:rsidRPr="0074130F">
        <w:rPr>
          <w:highlight w:val="yellow"/>
        </w:rPr>
        <w:t xml:space="preserve"> </w:t>
      </w:r>
      <w:proofErr w:type="spellStart"/>
      <w:r w:rsidRPr="0074130F">
        <w:rPr>
          <w:highlight w:val="yellow"/>
        </w:rPr>
        <w:t>hại</w:t>
      </w:r>
      <w:proofErr w:type="spellEnd"/>
      <w:r w:rsidRPr="0074130F">
        <w:rPr>
          <w:highlight w:val="yellow"/>
        </w:rPr>
        <w:t xml:space="preserve"> </w:t>
      </w:r>
      <w:proofErr w:type="spellStart"/>
      <w:r w:rsidRPr="0074130F">
        <w:rPr>
          <w:highlight w:val="yellow"/>
        </w:rPr>
        <w:t>gián</w:t>
      </w:r>
      <w:proofErr w:type="spellEnd"/>
      <w:r w:rsidRPr="0074130F">
        <w:rPr>
          <w:highlight w:val="yellow"/>
        </w:rPr>
        <w:t xml:space="preserve"> </w:t>
      </w:r>
      <w:proofErr w:type="spellStart"/>
      <w:r w:rsidRPr="0074130F">
        <w:rPr>
          <w:highlight w:val="yellow"/>
        </w:rPr>
        <w:t>tiếp</w:t>
      </w:r>
      <w:proofErr w:type="spellEnd"/>
      <w:r w:rsidRPr="0074130F">
        <w:rPr>
          <w:highlight w:val="yellow"/>
        </w:rPr>
        <w:t xml:space="preserve">, </w:t>
      </w:r>
      <w:proofErr w:type="spellStart"/>
      <w:r w:rsidRPr="0074130F">
        <w:rPr>
          <w:highlight w:val="yellow"/>
        </w:rPr>
        <w:t>thiệt</w:t>
      </w:r>
      <w:proofErr w:type="spellEnd"/>
      <w:r w:rsidRPr="0074130F">
        <w:rPr>
          <w:highlight w:val="yellow"/>
        </w:rPr>
        <w:t xml:space="preserve"> </w:t>
      </w:r>
      <w:proofErr w:type="spellStart"/>
      <w:r w:rsidRPr="0074130F">
        <w:rPr>
          <w:highlight w:val="yellow"/>
        </w:rPr>
        <w:t>hại</w:t>
      </w:r>
      <w:proofErr w:type="spellEnd"/>
      <w:r w:rsidRPr="0074130F">
        <w:rPr>
          <w:highlight w:val="yellow"/>
        </w:rPr>
        <w:t xml:space="preserve"> do </w:t>
      </w:r>
      <w:proofErr w:type="spellStart"/>
      <w:r w:rsidRPr="0074130F">
        <w:rPr>
          <w:highlight w:val="yellow"/>
        </w:rPr>
        <w:t>mất</w:t>
      </w:r>
      <w:proofErr w:type="spellEnd"/>
      <w:r w:rsidRPr="0074130F">
        <w:rPr>
          <w:highlight w:val="yellow"/>
        </w:rPr>
        <w:t xml:space="preserve"> </w:t>
      </w:r>
      <w:proofErr w:type="spellStart"/>
      <w:r w:rsidRPr="0074130F">
        <w:rPr>
          <w:highlight w:val="yellow"/>
        </w:rPr>
        <w:t>doanh</w:t>
      </w:r>
      <w:proofErr w:type="spellEnd"/>
      <w:r w:rsidRPr="0074130F">
        <w:rPr>
          <w:highlight w:val="yellow"/>
        </w:rPr>
        <w:t xml:space="preserve"> </w:t>
      </w:r>
      <w:proofErr w:type="spellStart"/>
      <w:r w:rsidRPr="0074130F">
        <w:rPr>
          <w:highlight w:val="yellow"/>
        </w:rPr>
        <w:t>thu</w:t>
      </w:r>
      <w:proofErr w:type="spellEnd"/>
      <w:r w:rsidRPr="0074130F">
        <w:rPr>
          <w:highlight w:val="yellow"/>
        </w:rPr>
        <w:t xml:space="preserve">, </w:t>
      </w:r>
      <w:proofErr w:type="spellStart"/>
      <w:r w:rsidRPr="0074130F">
        <w:rPr>
          <w:highlight w:val="yellow"/>
        </w:rPr>
        <w:t>mất</w:t>
      </w:r>
      <w:proofErr w:type="spellEnd"/>
      <w:r w:rsidRPr="0074130F">
        <w:rPr>
          <w:highlight w:val="yellow"/>
        </w:rPr>
        <w:t xml:space="preserve"> </w:t>
      </w:r>
      <w:proofErr w:type="spellStart"/>
      <w:r w:rsidRPr="0074130F">
        <w:rPr>
          <w:highlight w:val="yellow"/>
        </w:rPr>
        <w:t>lợi</w:t>
      </w:r>
      <w:proofErr w:type="spellEnd"/>
      <w:r w:rsidRPr="0074130F">
        <w:rPr>
          <w:highlight w:val="yellow"/>
        </w:rPr>
        <w:t xml:space="preserve"> </w:t>
      </w:r>
      <w:proofErr w:type="spellStart"/>
      <w:r w:rsidRPr="0074130F">
        <w:rPr>
          <w:highlight w:val="yellow"/>
        </w:rPr>
        <w:t>nhuận</w:t>
      </w:r>
      <w:proofErr w:type="spellEnd"/>
      <w:r w:rsidRPr="0074130F">
        <w:rPr>
          <w:highlight w:val="yellow"/>
        </w:rPr>
        <w:t xml:space="preserve">, </w:t>
      </w:r>
      <w:proofErr w:type="spellStart"/>
      <w:r w:rsidRPr="0074130F">
        <w:rPr>
          <w:highlight w:val="yellow"/>
        </w:rPr>
        <w:t>mất</w:t>
      </w:r>
      <w:proofErr w:type="spellEnd"/>
      <w:r w:rsidRPr="0074130F">
        <w:rPr>
          <w:highlight w:val="yellow"/>
        </w:rPr>
        <w:t xml:space="preserve"> </w:t>
      </w:r>
      <w:proofErr w:type="spellStart"/>
      <w:r w:rsidRPr="0074130F">
        <w:rPr>
          <w:highlight w:val="yellow"/>
        </w:rPr>
        <w:t>dữ</w:t>
      </w:r>
      <w:proofErr w:type="spellEnd"/>
      <w:r w:rsidRPr="0074130F">
        <w:rPr>
          <w:highlight w:val="yellow"/>
        </w:rPr>
        <w:t xml:space="preserve"> </w:t>
      </w:r>
      <w:proofErr w:type="spellStart"/>
      <w:r w:rsidRPr="0074130F">
        <w:rPr>
          <w:highlight w:val="yellow"/>
        </w:rPr>
        <w:t>liệu</w:t>
      </w:r>
      <w:proofErr w:type="spellEnd"/>
      <w:r w:rsidRPr="0074130F">
        <w:rPr>
          <w:highlight w:val="yellow"/>
        </w:rPr>
        <w:t xml:space="preserve">, </w:t>
      </w:r>
      <w:proofErr w:type="spellStart"/>
      <w:r w:rsidRPr="0074130F">
        <w:rPr>
          <w:highlight w:val="yellow"/>
        </w:rPr>
        <w:t>mất</w:t>
      </w:r>
      <w:proofErr w:type="spellEnd"/>
      <w:r w:rsidRPr="0074130F">
        <w:rPr>
          <w:highlight w:val="yellow"/>
        </w:rPr>
        <w:t xml:space="preserve"> </w:t>
      </w:r>
      <w:proofErr w:type="spellStart"/>
      <w:r w:rsidRPr="0074130F">
        <w:rPr>
          <w:highlight w:val="yellow"/>
        </w:rPr>
        <w:t>cơ</w:t>
      </w:r>
      <w:proofErr w:type="spellEnd"/>
      <w:r w:rsidRPr="0074130F">
        <w:rPr>
          <w:highlight w:val="yellow"/>
        </w:rPr>
        <w:t xml:space="preserve"> </w:t>
      </w:r>
      <w:proofErr w:type="spellStart"/>
      <w:r w:rsidRPr="0074130F">
        <w:rPr>
          <w:highlight w:val="yellow"/>
        </w:rPr>
        <w:t>hội</w:t>
      </w:r>
      <w:proofErr w:type="spellEnd"/>
      <w:r w:rsidRPr="0074130F">
        <w:rPr>
          <w:highlight w:val="yellow"/>
        </w:rPr>
        <w:t xml:space="preserve"> </w:t>
      </w:r>
      <w:proofErr w:type="spellStart"/>
      <w:r w:rsidRPr="0074130F">
        <w:rPr>
          <w:highlight w:val="yellow"/>
        </w:rPr>
        <w:t>kinh</w:t>
      </w:r>
      <w:proofErr w:type="spellEnd"/>
      <w:r w:rsidRPr="0074130F">
        <w:rPr>
          <w:highlight w:val="yellow"/>
        </w:rPr>
        <w:t xml:space="preserve"> </w:t>
      </w:r>
      <w:proofErr w:type="spellStart"/>
      <w:r w:rsidRPr="0074130F">
        <w:rPr>
          <w:highlight w:val="yellow"/>
        </w:rPr>
        <w:t>doanh</w:t>
      </w:r>
      <w:proofErr w:type="spellEnd"/>
      <w:r w:rsidRPr="0074130F">
        <w:rPr>
          <w:highlight w:val="yellow"/>
        </w:rPr>
        <w:t xml:space="preserve"> </w:t>
      </w:r>
      <w:proofErr w:type="spellStart"/>
      <w:r w:rsidRPr="0074130F">
        <w:rPr>
          <w:highlight w:val="yellow"/>
        </w:rPr>
        <w:t>hoặc</w:t>
      </w:r>
      <w:proofErr w:type="spellEnd"/>
      <w:r w:rsidRPr="0074130F">
        <w:rPr>
          <w:highlight w:val="yellow"/>
        </w:rPr>
        <w:t xml:space="preserve"> </w:t>
      </w:r>
      <w:proofErr w:type="spellStart"/>
      <w:r w:rsidRPr="0074130F">
        <w:rPr>
          <w:highlight w:val="yellow"/>
        </w:rPr>
        <w:t>các</w:t>
      </w:r>
      <w:proofErr w:type="spellEnd"/>
      <w:r w:rsidRPr="0074130F">
        <w:rPr>
          <w:highlight w:val="yellow"/>
        </w:rPr>
        <w:t xml:space="preserve"> </w:t>
      </w:r>
      <w:proofErr w:type="spellStart"/>
      <w:r w:rsidRPr="0074130F">
        <w:rPr>
          <w:highlight w:val="yellow"/>
        </w:rPr>
        <w:t>thiệt</w:t>
      </w:r>
      <w:proofErr w:type="spellEnd"/>
      <w:r w:rsidRPr="0074130F">
        <w:rPr>
          <w:highlight w:val="yellow"/>
        </w:rPr>
        <w:t xml:space="preserve"> </w:t>
      </w:r>
      <w:proofErr w:type="spellStart"/>
      <w:r w:rsidRPr="0074130F">
        <w:rPr>
          <w:highlight w:val="yellow"/>
        </w:rPr>
        <w:t>hại</w:t>
      </w:r>
      <w:proofErr w:type="spellEnd"/>
      <w:r w:rsidRPr="0074130F">
        <w:rPr>
          <w:highlight w:val="yellow"/>
        </w:rPr>
        <w:t xml:space="preserve"> </w:t>
      </w:r>
      <w:proofErr w:type="spellStart"/>
      <w:r w:rsidRPr="0074130F">
        <w:rPr>
          <w:highlight w:val="yellow"/>
        </w:rPr>
        <w:t>mang</w:t>
      </w:r>
      <w:proofErr w:type="spellEnd"/>
      <w:r w:rsidRPr="0074130F">
        <w:rPr>
          <w:highlight w:val="yellow"/>
        </w:rPr>
        <w:t xml:space="preserve"> </w:t>
      </w:r>
      <w:proofErr w:type="spellStart"/>
      <w:r w:rsidRPr="0074130F">
        <w:rPr>
          <w:highlight w:val="yellow"/>
        </w:rPr>
        <w:t>tính</w:t>
      </w:r>
      <w:proofErr w:type="spellEnd"/>
      <w:r w:rsidRPr="0074130F">
        <w:rPr>
          <w:highlight w:val="yellow"/>
        </w:rPr>
        <w:t xml:space="preserve"> </w:t>
      </w:r>
      <w:proofErr w:type="spellStart"/>
      <w:r w:rsidRPr="0074130F">
        <w:rPr>
          <w:highlight w:val="yellow"/>
        </w:rPr>
        <w:t>hệ</w:t>
      </w:r>
      <w:proofErr w:type="spellEnd"/>
      <w:r w:rsidRPr="0074130F">
        <w:rPr>
          <w:highlight w:val="yellow"/>
        </w:rPr>
        <w:t xml:space="preserve"> </w:t>
      </w:r>
      <w:proofErr w:type="spellStart"/>
      <w:r w:rsidRPr="0074130F">
        <w:rPr>
          <w:highlight w:val="yellow"/>
        </w:rPr>
        <w:t>quả</w:t>
      </w:r>
      <w:proofErr w:type="spellEnd"/>
      <w:r w:rsidRPr="0074130F">
        <w:rPr>
          <w:highlight w:val="yellow"/>
        </w:rPr>
        <w:t>.</w:t>
      </w:r>
    </w:p>
    <w:p w14:paraId="147BBF3B" w14:textId="77777777" w:rsidR="00FD774D" w:rsidRDefault="00000000" w:rsidP="0074130F">
      <w:pPr>
        <w:spacing w:before="240" w:after="120" w:line="276" w:lineRule="auto"/>
        <w:jc w:val="both"/>
        <w:rPr>
          <w:b/>
          <w:bCs/>
          <w:sz w:val="26"/>
          <w:szCs w:val="26"/>
        </w:rPr>
      </w:pPr>
      <w:r>
        <w:rPr>
          <w:b/>
          <w:bCs/>
          <w:sz w:val="26"/>
          <w:szCs w:val="26"/>
        </w:rPr>
        <w:t>ĐIỀU 10: THỜI HẠN HỢP ĐỒNG</w:t>
      </w:r>
    </w:p>
    <w:p w14:paraId="6A6409DB" w14:textId="77777777" w:rsidR="00FD774D" w:rsidRDefault="00000000">
      <w:pPr>
        <w:spacing w:after="100" w:line="276" w:lineRule="auto"/>
        <w:ind w:left="360"/>
        <w:jc w:val="both"/>
      </w:pPr>
      <w:r>
        <w:t xml:space="preserve">10.1. </w:t>
      </w:r>
      <w:proofErr w:type="spellStart"/>
      <w:r>
        <w:t>Hợp</w:t>
      </w:r>
      <w:proofErr w:type="spellEnd"/>
      <w:r>
        <w:t xml:space="preserve"> </w:t>
      </w:r>
      <w:proofErr w:type="spellStart"/>
      <w:r>
        <w:t>đồng</w:t>
      </w:r>
      <w:proofErr w:type="spellEnd"/>
      <w:r>
        <w:t xml:space="preserve"> </w:t>
      </w:r>
      <w:proofErr w:type="spellStart"/>
      <w:r>
        <w:t>có</w:t>
      </w:r>
      <w:proofErr w:type="spellEnd"/>
      <w:r>
        <w:t xml:space="preserve"> </w:t>
      </w:r>
      <w:proofErr w:type="spellStart"/>
      <w:r>
        <w:t>thời</w:t>
      </w:r>
      <w:proofErr w:type="spellEnd"/>
      <w:r>
        <w:t xml:space="preserve"> </w:t>
      </w:r>
      <w:proofErr w:type="spellStart"/>
      <w:r>
        <w:t>hạn</w:t>
      </w:r>
      <w:proofErr w:type="spellEnd"/>
      <w:r>
        <w:t xml:space="preserve"> 12 (</w:t>
      </w:r>
      <w:proofErr w:type="spellStart"/>
      <w:r>
        <w:t>mười</w:t>
      </w:r>
      <w:proofErr w:type="spellEnd"/>
      <w:r>
        <w:t xml:space="preserve"> </w:t>
      </w:r>
      <w:proofErr w:type="spellStart"/>
      <w:r>
        <w:t>hai</w:t>
      </w:r>
      <w:proofErr w:type="spellEnd"/>
      <w:r>
        <w:t xml:space="preserve">) </w:t>
      </w:r>
      <w:proofErr w:type="spellStart"/>
      <w:r>
        <w:t>tháng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ký</w:t>
      </w:r>
      <w:proofErr w:type="spellEnd"/>
      <w:r>
        <w:t>.</w:t>
      </w:r>
    </w:p>
    <w:p w14:paraId="1ADB0515" w14:textId="77777777" w:rsidR="00FD774D" w:rsidRDefault="00000000">
      <w:pPr>
        <w:spacing w:after="100" w:line="276" w:lineRule="auto"/>
        <w:ind w:left="360"/>
        <w:jc w:val="both"/>
      </w:pPr>
      <w:r>
        <w:t xml:space="preserve">10.2. Trường </w:t>
      </w:r>
      <w:proofErr w:type="spellStart"/>
      <w:r>
        <w:t>hợp</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khác</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được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gia</w:t>
      </w:r>
      <w:proofErr w:type="spellEnd"/>
      <w:r>
        <w:t xml:space="preserve"> </w:t>
      </w:r>
      <w:proofErr w:type="spellStart"/>
      <w:r>
        <w:t>hạn</w:t>
      </w:r>
      <w:proofErr w:type="spellEnd"/>
      <w:r>
        <w:t xml:space="preserve"> </w:t>
      </w:r>
      <w:proofErr w:type="spellStart"/>
      <w:r>
        <w:t>thêm</w:t>
      </w:r>
      <w:proofErr w:type="spellEnd"/>
      <w:r>
        <w:t xml:space="preserve"> 12 (</w:t>
      </w:r>
      <w:proofErr w:type="spellStart"/>
      <w:r>
        <w:t>mười</w:t>
      </w:r>
      <w:proofErr w:type="spellEnd"/>
      <w:r>
        <w:t xml:space="preserve"> </w:t>
      </w:r>
      <w:proofErr w:type="spellStart"/>
      <w:r>
        <w:t>hai</w:t>
      </w:r>
      <w:proofErr w:type="spellEnd"/>
      <w:r>
        <w:t xml:space="preserve">) </w:t>
      </w:r>
      <w:proofErr w:type="spellStart"/>
      <w:r>
        <w:t>tháng</w:t>
      </w:r>
      <w:proofErr w:type="spellEnd"/>
      <w:r>
        <w:t>.</w:t>
      </w:r>
    </w:p>
    <w:p w14:paraId="5F5EA708" w14:textId="77777777" w:rsidR="00FD774D" w:rsidRDefault="00000000">
      <w:pPr>
        <w:spacing w:before="240" w:after="120" w:line="276" w:lineRule="auto"/>
        <w:jc w:val="both"/>
        <w:rPr>
          <w:b/>
          <w:bCs/>
          <w:sz w:val="26"/>
          <w:szCs w:val="26"/>
        </w:rPr>
      </w:pPr>
      <w:r>
        <w:rPr>
          <w:b/>
          <w:bCs/>
          <w:sz w:val="26"/>
          <w:szCs w:val="26"/>
        </w:rPr>
        <w:t>ĐIỀU 11: CHẤM DỨT HỢP ĐỒNG</w:t>
      </w:r>
    </w:p>
    <w:p w14:paraId="4D3AC4C8" w14:textId="77777777" w:rsidR="00FD774D" w:rsidRDefault="00000000">
      <w:pPr>
        <w:spacing w:after="120" w:line="276" w:lineRule="auto"/>
        <w:ind w:left="360"/>
        <w:jc w:val="both"/>
      </w:pPr>
      <w:proofErr w:type="spellStart"/>
      <w:r>
        <w:t>Hợp</w:t>
      </w:r>
      <w:proofErr w:type="spellEnd"/>
      <w:r>
        <w:t xml:space="preserve"> </w:t>
      </w:r>
      <w:proofErr w:type="spellStart"/>
      <w:r>
        <w:t>đồng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chấm</w:t>
      </w:r>
      <w:proofErr w:type="spellEnd"/>
      <w:r>
        <w:t xml:space="preserve"> </w:t>
      </w:r>
      <w:proofErr w:type="spellStart"/>
      <w:r>
        <w:t>dứt</w:t>
      </w:r>
      <w:proofErr w:type="spellEnd"/>
      <w:r>
        <w:t xml:space="preserve"> </w:t>
      </w:r>
      <w:proofErr w:type="spellStart"/>
      <w:r>
        <w:t>trước</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w:t>
      </w:r>
    </w:p>
    <w:p w14:paraId="629C158E"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Một</w:t>
      </w:r>
      <w:proofErr w:type="spellEnd"/>
      <w:r>
        <w:t xml:space="preserve"> </w:t>
      </w:r>
      <w:proofErr w:type="spellStart"/>
      <w:r>
        <w:t>Bên</w:t>
      </w:r>
      <w:proofErr w:type="spellEnd"/>
      <w:r>
        <w:t xml:space="preserve"> </w:t>
      </w:r>
      <w:proofErr w:type="spellStart"/>
      <w:r>
        <w:t>bị</w:t>
      </w:r>
      <w:proofErr w:type="spellEnd"/>
      <w:r>
        <w:t xml:space="preserve"> </w:t>
      </w:r>
      <w:proofErr w:type="spellStart"/>
      <w:r>
        <w:t>giải</w:t>
      </w:r>
      <w:proofErr w:type="spellEnd"/>
      <w:r>
        <w:t xml:space="preserve"> </w:t>
      </w:r>
      <w:proofErr w:type="spellStart"/>
      <w:r>
        <w:t>thể</w:t>
      </w:r>
      <w:proofErr w:type="spellEnd"/>
      <w:r>
        <w:t xml:space="preserve">, </w:t>
      </w:r>
      <w:proofErr w:type="spellStart"/>
      <w:r>
        <w:t>phá</w:t>
      </w:r>
      <w:proofErr w:type="spellEnd"/>
      <w:r>
        <w:t xml:space="preserve"> </w:t>
      </w:r>
      <w:proofErr w:type="spellStart"/>
      <w:r>
        <w:t>sản</w:t>
      </w:r>
      <w:proofErr w:type="spellEnd"/>
      <w:r>
        <w:t>;</w:t>
      </w:r>
    </w:p>
    <w:p w14:paraId="18F3CDD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Một</w:t>
      </w:r>
      <w:proofErr w:type="spellEnd"/>
      <w:r>
        <w:t xml:space="preserve"> </w:t>
      </w:r>
      <w:proofErr w:type="spellStart"/>
      <w:r>
        <w:t>Bên</w:t>
      </w:r>
      <w:proofErr w:type="spellEnd"/>
      <w:r>
        <w:t xml:space="preserve"> vi </w:t>
      </w:r>
      <w:proofErr w:type="spellStart"/>
      <w:r>
        <w:t>phạm</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trong</w:t>
      </w:r>
      <w:proofErr w:type="spellEnd"/>
      <w:r>
        <w:t xml:space="preserve"> 30 (</w:t>
      </w:r>
      <w:proofErr w:type="spellStart"/>
      <w:r>
        <w:t>ba</w:t>
      </w:r>
      <w:proofErr w:type="spellEnd"/>
      <w:r>
        <w:t xml:space="preserve"> </w:t>
      </w:r>
      <w:proofErr w:type="spellStart"/>
      <w:r>
        <w:t>mươi</w:t>
      </w:r>
      <w:proofErr w:type="spellEnd"/>
      <w:r>
        <w:t xml:space="preserve">) </w:t>
      </w:r>
      <w:proofErr w:type="spellStart"/>
      <w:r>
        <w:t>ngày</w:t>
      </w:r>
      <w:proofErr w:type="spellEnd"/>
      <w:r>
        <w:t xml:space="preserve"> </w:t>
      </w:r>
      <w:proofErr w:type="spellStart"/>
      <w:r>
        <w:t>kể</w:t>
      </w:r>
      <w:proofErr w:type="spellEnd"/>
      <w:r>
        <w:t xml:space="preserve"> </w:t>
      </w:r>
      <w:proofErr w:type="spellStart"/>
      <w:r>
        <w:t>từ</w:t>
      </w:r>
      <w:proofErr w:type="spellEnd"/>
      <w:r>
        <w:t xml:space="preserve"> </w:t>
      </w:r>
      <w:proofErr w:type="spellStart"/>
      <w:r>
        <w:t>khi</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riêng</w:t>
      </w:r>
      <w:proofErr w:type="spellEnd"/>
      <w:r>
        <w:t xml:space="preserve"> vi </w:t>
      </w:r>
      <w:proofErr w:type="spellStart"/>
      <w:r>
        <w:t>phạm</w:t>
      </w:r>
      <w:proofErr w:type="spellEnd"/>
      <w:r>
        <w:t xml:space="preserve"> </w:t>
      </w:r>
      <w:proofErr w:type="spellStart"/>
      <w:r>
        <w:t>Điều</w:t>
      </w:r>
      <w:proofErr w:type="spellEnd"/>
      <w:r>
        <w:t xml:space="preserve"> 8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Điều</w:t>
      </w:r>
      <w:proofErr w:type="spellEnd"/>
      <w:r>
        <w:t xml:space="preserve"> 9;</w:t>
      </w:r>
    </w:p>
    <w:p w14:paraId="5C2B8D9C"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Hai </w:t>
      </w:r>
      <w:proofErr w:type="spellStart"/>
      <w:r>
        <w:t>Bên</w:t>
      </w:r>
      <w:proofErr w:type="spellEnd"/>
      <w:r>
        <w:t xml:space="preserve"> </w:t>
      </w:r>
      <w:proofErr w:type="spellStart"/>
      <w:r>
        <w:t>đồng</w:t>
      </w:r>
      <w:proofErr w:type="spellEnd"/>
      <w:r>
        <w:t xml:space="preserve"> ý </w:t>
      </w:r>
      <w:proofErr w:type="spellStart"/>
      <w:r>
        <w:t>chấm</w:t>
      </w:r>
      <w:proofErr w:type="spellEnd"/>
      <w:r>
        <w:t xml:space="preserve"> </w:t>
      </w:r>
      <w:proofErr w:type="spellStart"/>
      <w:r>
        <w:t>dứt</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w:t>
      </w:r>
    </w:p>
    <w:p w14:paraId="0DE48CD7" w14:textId="77777777" w:rsidR="00FD774D" w:rsidRDefault="00000000">
      <w:pPr>
        <w:spacing w:after="100" w:line="276" w:lineRule="auto"/>
        <w:ind w:left="360"/>
        <w:jc w:val="both"/>
      </w:pPr>
      <w:r>
        <w:t xml:space="preserve">11.x Khi </w:t>
      </w:r>
      <w:proofErr w:type="spellStart"/>
      <w:r>
        <w:t>chấm</w:t>
      </w:r>
      <w:proofErr w:type="spellEnd"/>
      <w:r>
        <w:t xml:space="preserve"> </w:t>
      </w:r>
      <w:proofErr w:type="spellStart"/>
      <w:r>
        <w:t>dứt</w:t>
      </w:r>
      <w:proofErr w:type="spellEnd"/>
      <w:r>
        <w:t xml:space="preserve">, Hai </w:t>
      </w:r>
      <w:proofErr w:type="spellStart"/>
      <w:r>
        <w:t>Bên</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các</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còn</w:t>
      </w:r>
      <w:proofErr w:type="spellEnd"/>
      <w:r>
        <w:t xml:space="preserve"> </w:t>
      </w:r>
      <w:proofErr w:type="spellStart"/>
      <w:r>
        <w:t>tồn</w:t>
      </w:r>
      <w:proofErr w:type="spellEnd"/>
      <w:r>
        <w:t xml:space="preserve"> </w:t>
      </w:r>
      <w:proofErr w:type="spellStart"/>
      <w:r>
        <w:t>đọng</w:t>
      </w:r>
      <w:proofErr w:type="spellEnd"/>
      <w:r>
        <w:t xml:space="preserve"> (</w:t>
      </w:r>
      <w:proofErr w:type="spellStart"/>
      <w:r>
        <w:t>nếu</w:t>
      </w:r>
      <w:proofErr w:type="spellEnd"/>
      <w:r>
        <w:t xml:space="preserve"> </w:t>
      </w:r>
      <w:proofErr w:type="spellStart"/>
      <w:r>
        <w:t>có</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vòng</w:t>
      </w:r>
      <w:proofErr w:type="spellEnd"/>
      <w:r>
        <w:t xml:space="preserve"> 15 (</w:t>
      </w:r>
      <w:proofErr w:type="spellStart"/>
      <w:r>
        <w:t>mười</w:t>
      </w:r>
      <w:proofErr w:type="spellEnd"/>
      <w:r>
        <w:t xml:space="preserve"> </w:t>
      </w:r>
      <w:proofErr w:type="spellStart"/>
      <w:r>
        <w:t>lăm</w:t>
      </w:r>
      <w:proofErr w:type="spellEnd"/>
      <w:r>
        <w:t xml:space="preserve">)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Nghĩa </w:t>
      </w:r>
      <w:proofErr w:type="spellStart"/>
      <w:r>
        <w:t>vụ</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cam </w:t>
      </w:r>
      <w:proofErr w:type="spellStart"/>
      <w:r>
        <w:t>kết</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ứng</w:t>
      </w:r>
      <w:proofErr w:type="spellEnd"/>
      <w:r>
        <w:t xml:space="preserve"> </w:t>
      </w:r>
      <w:proofErr w:type="spellStart"/>
      <w:r>
        <w:t>tại</w:t>
      </w:r>
      <w:proofErr w:type="spellEnd"/>
      <w:r>
        <w:t xml:space="preserve"> </w:t>
      </w:r>
      <w:proofErr w:type="spellStart"/>
      <w:r>
        <w:t>Điều</w:t>
      </w:r>
      <w:proofErr w:type="spellEnd"/>
      <w:r>
        <w:t xml:space="preserve"> 8 </w:t>
      </w:r>
      <w:proofErr w:type="spellStart"/>
      <w:r>
        <w:t>tiếp</w:t>
      </w:r>
      <w:proofErr w:type="spellEnd"/>
      <w:r>
        <w:t xml:space="preserve"> </w:t>
      </w:r>
      <w:proofErr w:type="spellStart"/>
      <w:r>
        <w:t>tục</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sau</w:t>
      </w:r>
      <w:proofErr w:type="spellEnd"/>
      <w:r>
        <w:t xml:space="preserve"> </w:t>
      </w:r>
      <w:proofErr w:type="spellStart"/>
      <w:r>
        <w:t>khi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chấm</w:t>
      </w:r>
      <w:proofErr w:type="spellEnd"/>
      <w:r>
        <w:t xml:space="preserve"> </w:t>
      </w:r>
      <w:proofErr w:type="spellStart"/>
      <w:r>
        <w:t>dứt</w:t>
      </w:r>
      <w:proofErr w:type="spellEnd"/>
      <w:r>
        <w:t>.</w:t>
      </w:r>
    </w:p>
    <w:p w14:paraId="13FBCE8D" w14:textId="77777777" w:rsidR="00FD774D" w:rsidRDefault="00000000">
      <w:pPr>
        <w:spacing w:before="240" w:after="120" w:line="276" w:lineRule="auto"/>
        <w:jc w:val="both"/>
        <w:rPr>
          <w:b/>
          <w:bCs/>
          <w:sz w:val="26"/>
          <w:szCs w:val="26"/>
        </w:rPr>
      </w:pPr>
      <w:r>
        <w:rPr>
          <w:b/>
          <w:bCs/>
          <w:sz w:val="26"/>
          <w:szCs w:val="26"/>
        </w:rPr>
        <w:t>ĐIỀU 12: SỰ KIỆN BẤT KHẢ KHÁNG</w:t>
      </w:r>
    </w:p>
    <w:p w14:paraId="3E2FC4C6" w14:textId="77777777" w:rsidR="00FD774D" w:rsidRDefault="00000000">
      <w:pPr>
        <w:spacing w:after="100" w:line="276" w:lineRule="auto"/>
        <w:ind w:left="360"/>
        <w:jc w:val="both"/>
      </w:pPr>
      <w:r>
        <w:t xml:space="preserve">12.1. </w:t>
      </w:r>
      <w:commentRangeStart w:id="11"/>
      <w:proofErr w:type="spellStart"/>
      <w:r>
        <w:t>Không</w:t>
      </w:r>
      <w:proofErr w:type="spellEnd"/>
      <w:r>
        <w:t xml:space="preserve"> </w:t>
      </w:r>
      <w:proofErr w:type="spellStart"/>
      <w:r>
        <w:t>Bên</w:t>
      </w:r>
      <w:proofErr w:type="spellEnd"/>
      <w:r>
        <w:t xml:space="preserve"> </w:t>
      </w:r>
      <w:proofErr w:type="spellStart"/>
      <w:r>
        <w:t>nào</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hoặc</w:t>
      </w:r>
      <w:proofErr w:type="spellEnd"/>
      <w:r>
        <w:t xml:space="preserve"> </w:t>
      </w:r>
      <w:proofErr w:type="spellStart"/>
      <w:r>
        <w:t>trì</w:t>
      </w:r>
      <w:proofErr w:type="spellEnd"/>
      <w:r>
        <w:t xml:space="preserve"> </w:t>
      </w:r>
      <w:proofErr w:type="spellStart"/>
      <w:r>
        <w:t>hoãn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Hợp</w:t>
      </w:r>
      <w:proofErr w:type="spellEnd"/>
      <w:r>
        <w:t xml:space="preserve"> </w:t>
      </w:r>
      <w:proofErr w:type="spellStart"/>
      <w:r>
        <w:t>đồng</w:t>
      </w:r>
      <w:proofErr w:type="spellEnd"/>
      <w:r>
        <w:t xml:space="preserve"> do </w:t>
      </w:r>
      <w:proofErr w:type="spellStart"/>
      <w:r>
        <w:t>sự</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đình</w:t>
      </w:r>
      <w:proofErr w:type="spellEnd"/>
      <w:r>
        <w:t xml:space="preserve"> </w:t>
      </w:r>
      <w:proofErr w:type="spellStart"/>
      <w:r>
        <w:t>công</w:t>
      </w:r>
      <w:proofErr w:type="spellEnd"/>
      <w:r>
        <w:t xml:space="preserve">, </w:t>
      </w:r>
      <w:proofErr w:type="spellStart"/>
      <w:r>
        <w:t>thiếu</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thiếu</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không</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w:t>
      </w:r>
    </w:p>
    <w:p w14:paraId="299DA2C1" w14:textId="77777777" w:rsidR="0074130F" w:rsidRDefault="00000000" w:rsidP="0074130F">
      <w:pPr>
        <w:spacing w:after="100" w:line="276" w:lineRule="auto"/>
        <w:ind w:left="360"/>
        <w:jc w:val="both"/>
      </w:pPr>
      <w:r>
        <w:t xml:space="preserve">12.2. </w:t>
      </w:r>
      <w:proofErr w:type="spellStart"/>
      <w:r>
        <w:t>Bên</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cho</w:t>
      </w:r>
      <w:proofErr w:type="spellEnd"/>
      <w:r>
        <w:t xml:space="preserve"> </w:t>
      </w:r>
      <w:proofErr w:type="spellStart"/>
      <w:r>
        <w:t>Bên</w:t>
      </w:r>
      <w:proofErr w:type="spellEnd"/>
      <w:r>
        <w:t xml:space="preserve"> kia </w:t>
      </w:r>
      <w:proofErr w:type="spellStart"/>
      <w:r>
        <w:t>ngay</w:t>
      </w:r>
      <w:proofErr w:type="spellEnd"/>
      <w:r>
        <w:t xml:space="preserve"> </w:t>
      </w:r>
      <w:proofErr w:type="spellStart"/>
      <w:r>
        <w:t>khi</w:t>
      </w:r>
      <w:proofErr w:type="spellEnd"/>
      <w:r>
        <w:t xml:space="preserve"> </w:t>
      </w:r>
      <w:proofErr w:type="spellStart"/>
      <w:r>
        <w:t>có</w:t>
      </w:r>
      <w:proofErr w:type="spellEnd"/>
      <w:r>
        <w:t xml:space="preserve"> </w:t>
      </w:r>
      <w:proofErr w:type="spellStart"/>
      <w:r>
        <w:t>thể</w:t>
      </w:r>
      <w:proofErr w:type="spellEnd"/>
      <w:r>
        <w:t xml:space="preserve">, </w:t>
      </w:r>
      <w:proofErr w:type="spellStart"/>
      <w:r>
        <w:t>kèm</w:t>
      </w:r>
      <w:proofErr w:type="spellEnd"/>
      <w:r>
        <w:t xml:space="preserve"> chi </w:t>
      </w:r>
      <w:proofErr w:type="spellStart"/>
      <w:r>
        <w:t>tiết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và</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khắc</w:t>
      </w:r>
      <w:proofErr w:type="spellEnd"/>
      <w:r>
        <w:t xml:space="preserve"> </w:t>
      </w:r>
      <w:proofErr w:type="spellStart"/>
      <w:r>
        <w:t>phục</w:t>
      </w:r>
      <w:proofErr w:type="spellEnd"/>
      <w:r>
        <w:t>.</w:t>
      </w:r>
      <w:commentRangeEnd w:id="11"/>
      <w:r w:rsidR="00474AB7">
        <w:rPr>
          <w:rStyle w:val="CommentReference"/>
          <w:sz w:val="24"/>
          <w:szCs w:val="24"/>
        </w:rPr>
        <w:commentReference w:id="11"/>
      </w:r>
    </w:p>
    <w:p w14:paraId="37821A1A" w14:textId="2C611E72" w:rsidR="0074130F" w:rsidRDefault="00000000" w:rsidP="0074130F">
      <w:pPr>
        <w:spacing w:after="100" w:line="276" w:lineRule="auto"/>
        <w:ind w:left="360"/>
        <w:jc w:val="both"/>
        <w:rPr>
          <w:highlight w:val="yellow"/>
        </w:rPr>
      </w:pPr>
      <w:r w:rsidRPr="0074130F">
        <w:rPr>
          <w:highlight w:val="yellow"/>
        </w:rPr>
        <w:t xml:space="preserve">12.3. </w:t>
      </w:r>
      <w:proofErr w:type="spellStart"/>
      <w:r w:rsidRPr="0074130F">
        <w:rPr>
          <w:highlight w:val="yellow"/>
        </w:rPr>
        <w:t>Sự</w:t>
      </w:r>
      <w:proofErr w:type="spellEnd"/>
      <w:r w:rsidRPr="0074130F">
        <w:rPr>
          <w:highlight w:val="yellow"/>
        </w:rPr>
        <w:t xml:space="preserve"> </w:t>
      </w:r>
      <w:proofErr w:type="spellStart"/>
      <w:r w:rsidRPr="0074130F">
        <w:rPr>
          <w:highlight w:val="yellow"/>
        </w:rPr>
        <w:t>kiện</w:t>
      </w:r>
      <w:proofErr w:type="spellEnd"/>
      <w:r w:rsidRPr="0074130F">
        <w:rPr>
          <w:highlight w:val="yellow"/>
        </w:rPr>
        <w:t xml:space="preserve"> </w:t>
      </w:r>
      <w:proofErr w:type="spellStart"/>
      <w:r w:rsidRPr="0074130F">
        <w:rPr>
          <w:highlight w:val="yellow"/>
        </w:rPr>
        <w:t>bất</w:t>
      </w:r>
      <w:proofErr w:type="spellEnd"/>
      <w:r w:rsidRPr="0074130F">
        <w:rPr>
          <w:highlight w:val="yellow"/>
        </w:rPr>
        <w:t xml:space="preserve"> </w:t>
      </w:r>
      <w:proofErr w:type="spellStart"/>
      <w:r w:rsidRPr="0074130F">
        <w:rPr>
          <w:highlight w:val="yellow"/>
        </w:rPr>
        <w:t>khả</w:t>
      </w:r>
      <w:proofErr w:type="spellEnd"/>
      <w:r w:rsidRPr="0074130F">
        <w:rPr>
          <w:highlight w:val="yellow"/>
        </w:rPr>
        <w:t xml:space="preserve"> </w:t>
      </w:r>
      <w:proofErr w:type="spellStart"/>
      <w:r w:rsidRPr="0074130F">
        <w:rPr>
          <w:highlight w:val="yellow"/>
        </w:rPr>
        <w:t>kháng</w:t>
      </w:r>
      <w:proofErr w:type="spellEnd"/>
      <w:r w:rsidRPr="0074130F">
        <w:rPr>
          <w:highlight w:val="yellow"/>
        </w:rPr>
        <w:t xml:space="preserve"> bao </w:t>
      </w:r>
      <w:proofErr w:type="spellStart"/>
      <w:r w:rsidRPr="0074130F">
        <w:rPr>
          <w:highlight w:val="yellow"/>
        </w:rPr>
        <w:t>gồm</w:t>
      </w:r>
      <w:proofErr w:type="spellEnd"/>
      <w:r w:rsidRPr="0074130F">
        <w:rPr>
          <w:highlight w:val="yellow"/>
        </w:rPr>
        <w:t xml:space="preserve"> </w:t>
      </w:r>
      <w:proofErr w:type="spellStart"/>
      <w:r w:rsidRPr="0074130F">
        <w:rPr>
          <w:highlight w:val="yellow"/>
        </w:rPr>
        <w:t>nhưng</w:t>
      </w:r>
      <w:proofErr w:type="spellEnd"/>
      <w:r w:rsidRPr="0074130F">
        <w:rPr>
          <w:highlight w:val="yellow"/>
        </w:rPr>
        <w:t xml:space="preserve"> </w:t>
      </w:r>
      <w:proofErr w:type="spellStart"/>
      <w:r w:rsidRPr="0074130F">
        <w:rPr>
          <w:highlight w:val="yellow"/>
        </w:rPr>
        <w:t>không</w:t>
      </w:r>
      <w:proofErr w:type="spellEnd"/>
      <w:r w:rsidRPr="0074130F">
        <w:rPr>
          <w:highlight w:val="yellow"/>
        </w:rPr>
        <w:t xml:space="preserve"> </w:t>
      </w:r>
      <w:proofErr w:type="spellStart"/>
      <w:r w:rsidRPr="0074130F">
        <w:rPr>
          <w:highlight w:val="yellow"/>
        </w:rPr>
        <w:t>giới</w:t>
      </w:r>
      <w:proofErr w:type="spellEnd"/>
      <w:r w:rsidRPr="0074130F">
        <w:rPr>
          <w:highlight w:val="yellow"/>
        </w:rPr>
        <w:t xml:space="preserve"> </w:t>
      </w:r>
      <w:proofErr w:type="spellStart"/>
      <w:r w:rsidRPr="0074130F">
        <w:rPr>
          <w:highlight w:val="yellow"/>
        </w:rPr>
        <w:t>hạn</w:t>
      </w:r>
      <w:proofErr w:type="spellEnd"/>
      <w:r w:rsidRPr="0074130F">
        <w:rPr>
          <w:highlight w:val="yellow"/>
        </w:rPr>
        <w:t xml:space="preserve">: </w:t>
      </w:r>
      <w:proofErr w:type="spellStart"/>
      <w:r w:rsidRPr="0074130F">
        <w:rPr>
          <w:highlight w:val="yellow"/>
        </w:rPr>
        <w:t>thiên</w:t>
      </w:r>
      <w:proofErr w:type="spellEnd"/>
      <w:r w:rsidRPr="0074130F">
        <w:rPr>
          <w:highlight w:val="yellow"/>
        </w:rPr>
        <w:t xml:space="preserve"> tai, </w:t>
      </w:r>
      <w:proofErr w:type="spellStart"/>
      <w:r w:rsidRPr="0074130F">
        <w:rPr>
          <w:highlight w:val="yellow"/>
        </w:rPr>
        <w:t>hỏa</w:t>
      </w:r>
      <w:proofErr w:type="spellEnd"/>
      <w:r w:rsidRPr="0074130F">
        <w:rPr>
          <w:highlight w:val="yellow"/>
        </w:rPr>
        <w:t xml:space="preserve"> </w:t>
      </w:r>
      <w:proofErr w:type="spellStart"/>
      <w:r w:rsidRPr="0074130F">
        <w:rPr>
          <w:highlight w:val="yellow"/>
        </w:rPr>
        <w:t>hoạn</w:t>
      </w:r>
      <w:proofErr w:type="spellEnd"/>
      <w:r w:rsidRPr="0074130F">
        <w:rPr>
          <w:highlight w:val="yellow"/>
        </w:rPr>
        <w:t xml:space="preserve">, </w:t>
      </w:r>
      <w:proofErr w:type="spellStart"/>
      <w:r w:rsidRPr="0074130F">
        <w:rPr>
          <w:highlight w:val="yellow"/>
        </w:rPr>
        <w:t>lũ</w:t>
      </w:r>
      <w:proofErr w:type="spellEnd"/>
      <w:r w:rsidRPr="0074130F">
        <w:rPr>
          <w:highlight w:val="yellow"/>
        </w:rPr>
        <w:t xml:space="preserve"> </w:t>
      </w:r>
      <w:proofErr w:type="spellStart"/>
      <w:r w:rsidRPr="0074130F">
        <w:rPr>
          <w:highlight w:val="yellow"/>
        </w:rPr>
        <w:t>lụt</w:t>
      </w:r>
      <w:proofErr w:type="spellEnd"/>
      <w:r w:rsidRPr="0074130F">
        <w:rPr>
          <w:highlight w:val="yellow"/>
        </w:rPr>
        <w:t xml:space="preserve">, </w:t>
      </w:r>
      <w:proofErr w:type="spellStart"/>
      <w:r w:rsidRPr="0074130F">
        <w:rPr>
          <w:highlight w:val="yellow"/>
        </w:rPr>
        <w:t>dịch</w:t>
      </w:r>
      <w:proofErr w:type="spellEnd"/>
      <w:r w:rsidRPr="0074130F">
        <w:rPr>
          <w:highlight w:val="yellow"/>
        </w:rPr>
        <w:t xml:space="preserve"> </w:t>
      </w:r>
      <w:proofErr w:type="spellStart"/>
      <w:r w:rsidRPr="0074130F">
        <w:rPr>
          <w:highlight w:val="yellow"/>
        </w:rPr>
        <w:t>bệnh</w:t>
      </w:r>
      <w:proofErr w:type="spellEnd"/>
      <w:r w:rsidRPr="0074130F">
        <w:rPr>
          <w:highlight w:val="yellow"/>
        </w:rPr>
        <w:t xml:space="preserve">, </w:t>
      </w:r>
      <w:proofErr w:type="spellStart"/>
      <w:r w:rsidRPr="0074130F">
        <w:rPr>
          <w:highlight w:val="yellow"/>
        </w:rPr>
        <w:t>chiến</w:t>
      </w:r>
      <w:proofErr w:type="spellEnd"/>
      <w:r w:rsidRPr="0074130F">
        <w:rPr>
          <w:highlight w:val="yellow"/>
        </w:rPr>
        <w:t xml:space="preserve"> </w:t>
      </w:r>
      <w:proofErr w:type="spellStart"/>
      <w:r w:rsidRPr="0074130F">
        <w:rPr>
          <w:highlight w:val="yellow"/>
        </w:rPr>
        <w:t>tranh</w:t>
      </w:r>
      <w:proofErr w:type="spellEnd"/>
      <w:r w:rsidRPr="0074130F">
        <w:rPr>
          <w:highlight w:val="yellow"/>
        </w:rPr>
        <w:t xml:space="preserve">, </w:t>
      </w:r>
      <w:proofErr w:type="spellStart"/>
      <w:r w:rsidRPr="0074130F">
        <w:rPr>
          <w:highlight w:val="yellow"/>
        </w:rPr>
        <w:t>bạo</w:t>
      </w:r>
      <w:proofErr w:type="spellEnd"/>
      <w:r w:rsidRPr="0074130F">
        <w:rPr>
          <w:highlight w:val="yellow"/>
        </w:rPr>
        <w:t xml:space="preserve"> </w:t>
      </w:r>
      <w:proofErr w:type="spellStart"/>
      <w:r w:rsidRPr="0074130F">
        <w:rPr>
          <w:highlight w:val="yellow"/>
        </w:rPr>
        <w:t>loạn</w:t>
      </w:r>
      <w:proofErr w:type="spellEnd"/>
      <w:r w:rsidRPr="0074130F">
        <w:rPr>
          <w:highlight w:val="yellow"/>
        </w:rPr>
        <w:t xml:space="preserve">, </w:t>
      </w:r>
      <w:proofErr w:type="spellStart"/>
      <w:r w:rsidRPr="0074130F">
        <w:rPr>
          <w:highlight w:val="yellow"/>
        </w:rPr>
        <w:t>khủng</w:t>
      </w:r>
      <w:proofErr w:type="spellEnd"/>
      <w:r w:rsidRPr="0074130F">
        <w:rPr>
          <w:highlight w:val="yellow"/>
        </w:rPr>
        <w:t xml:space="preserve"> </w:t>
      </w:r>
      <w:proofErr w:type="spellStart"/>
      <w:r w:rsidRPr="0074130F">
        <w:rPr>
          <w:highlight w:val="yellow"/>
        </w:rPr>
        <w:t>bố</w:t>
      </w:r>
      <w:proofErr w:type="spellEnd"/>
      <w:r w:rsidRPr="0074130F">
        <w:rPr>
          <w:highlight w:val="yellow"/>
        </w:rPr>
        <w:t xml:space="preserve">; </w:t>
      </w:r>
      <w:proofErr w:type="spellStart"/>
      <w:r w:rsidRPr="0074130F">
        <w:rPr>
          <w:highlight w:val="yellow"/>
        </w:rPr>
        <w:t>quyết</w:t>
      </w:r>
      <w:proofErr w:type="spellEnd"/>
      <w:r w:rsidRPr="0074130F">
        <w:rPr>
          <w:highlight w:val="yellow"/>
        </w:rPr>
        <w:t xml:space="preserve"> </w:t>
      </w:r>
      <w:proofErr w:type="spellStart"/>
      <w:r w:rsidRPr="0074130F">
        <w:rPr>
          <w:highlight w:val="yellow"/>
        </w:rPr>
        <w:t>định</w:t>
      </w:r>
      <w:proofErr w:type="spellEnd"/>
      <w:r w:rsidRPr="0074130F">
        <w:rPr>
          <w:highlight w:val="yellow"/>
        </w:rPr>
        <w:t xml:space="preserve">, </w:t>
      </w:r>
      <w:proofErr w:type="spellStart"/>
      <w:r w:rsidRPr="0074130F">
        <w:rPr>
          <w:highlight w:val="yellow"/>
        </w:rPr>
        <w:t>thay</w:t>
      </w:r>
      <w:proofErr w:type="spellEnd"/>
      <w:r w:rsidRPr="0074130F">
        <w:rPr>
          <w:highlight w:val="yellow"/>
        </w:rPr>
        <w:t xml:space="preserve"> </w:t>
      </w:r>
      <w:proofErr w:type="spellStart"/>
      <w:r w:rsidRPr="0074130F">
        <w:rPr>
          <w:highlight w:val="yellow"/>
        </w:rPr>
        <w:t>đổi</w:t>
      </w:r>
      <w:proofErr w:type="spellEnd"/>
      <w:r w:rsidRPr="0074130F">
        <w:rPr>
          <w:highlight w:val="yellow"/>
        </w:rPr>
        <w:t xml:space="preserve"> </w:t>
      </w:r>
      <w:proofErr w:type="spellStart"/>
      <w:r w:rsidRPr="0074130F">
        <w:rPr>
          <w:highlight w:val="yellow"/>
        </w:rPr>
        <w:t>chính</w:t>
      </w:r>
      <w:proofErr w:type="spellEnd"/>
      <w:r w:rsidRPr="0074130F">
        <w:rPr>
          <w:highlight w:val="yellow"/>
        </w:rPr>
        <w:t xml:space="preserve"> </w:t>
      </w:r>
      <w:proofErr w:type="spellStart"/>
      <w:r w:rsidRPr="0074130F">
        <w:rPr>
          <w:highlight w:val="yellow"/>
        </w:rPr>
        <w:t>sách</w:t>
      </w:r>
      <w:proofErr w:type="spellEnd"/>
      <w:r w:rsidRPr="0074130F">
        <w:rPr>
          <w:highlight w:val="yellow"/>
        </w:rPr>
        <w:t xml:space="preserve"> </w:t>
      </w:r>
      <w:proofErr w:type="spellStart"/>
      <w:r w:rsidRPr="0074130F">
        <w:rPr>
          <w:highlight w:val="yellow"/>
        </w:rPr>
        <w:t>của</w:t>
      </w:r>
      <w:proofErr w:type="spellEnd"/>
      <w:r w:rsidRPr="0074130F">
        <w:rPr>
          <w:highlight w:val="yellow"/>
        </w:rPr>
        <w:t xml:space="preserve"> </w:t>
      </w:r>
      <w:proofErr w:type="spellStart"/>
      <w:r w:rsidRPr="0074130F">
        <w:rPr>
          <w:highlight w:val="yellow"/>
        </w:rPr>
        <w:t>cơ</w:t>
      </w:r>
      <w:proofErr w:type="spellEnd"/>
      <w:r w:rsidRPr="0074130F">
        <w:rPr>
          <w:highlight w:val="yellow"/>
        </w:rPr>
        <w:t xml:space="preserve"> </w:t>
      </w:r>
      <w:proofErr w:type="spellStart"/>
      <w:r w:rsidRPr="0074130F">
        <w:rPr>
          <w:highlight w:val="yellow"/>
        </w:rPr>
        <w:t>quan</w:t>
      </w:r>
      <w:proofErr w:type="spellEnd"/>
      <w:r w:rsidRPr="0074130F">
        <w:rPr>
          <w:highlight w:val="yellow"/>
        </w:rPr>
        <w:t xml:space="preserve"> </w:t>
      </w:r>
      <w:proofErr w:type="spellStart"/>
      <w:r w:rsidRPr="0074130F">
        <w:rPr>
          <w:highlight w:val="yellow"/>
        </w:rPr>
        <w:t>nhà</w:t>
      </w:r>
      <w:proofErr w:type="spellEnd"/>
      <w:r w:rsidRPr="0074130F">
        <w:rPr>
          <w:highlight w:val="yellow"/>
        </w:rPr>
        <w:t xml:space="preserve"> </w:t>
      </w:r>
      <w:proofErr w:type="spellStart"/>
      <w:r w:rsidRPr="0074130F">
        <w:rPr>
          <w:highlight w:val="yellow"/>
        </w:rPr>
        <w:t>nước</w:t>
      </w:r>
      <w:proofErr w:type="spellEnd"/>
      <w:r w:rsidRPr="0074130F">
        <w:rPr>
          <w:highlight w:val="yellow"/>
        </w:rPr>
        <w:t xml:space="preserve"> </w:t>
      </w:r>
      <w:proofErr w:type="spellStart"/>
      <w:r w:rsidRPr="0074130F">
        <w:rPr>
          <w:highlight w:val="yellow"/>
        </w:rPr>
        <w:t>có</w:t>
      </w:r>
      <w:proofErr w:type="spellEnd"/>
      <w:r w:rsidRPr="0074130F">
        <w:rPr>
          <w:highlight w:val="yellow"/>
        </w:rPr>
        <w:t xml:space="preserve"> </w:t>
      </w:r>
      <w:proofErr w:type="spellStart"/>
      <w:r w:rsidRPr="0074130F">
        <w:rPr>
          <w:highlight w:val="yellow"/>
        </w:rPr>
        <w:t>thẩm</w:t>
      </w:r>
      <w:proofErr w:type="spellEnd"/>
      <w:r w:rsidRPr="0074130F">
        <w:rPr>
          <w:highlight w:val="yellow"/>
        </w:rPr>
        <w:t xml:space="preserve"> </w:t>
      </w:r>
      <w:proofErr w:type="spellStart"/>
      <w:r w:rsidRPr="0074130F">
        <w:rPr>
          <w:highlight w:val="yellow"/>
        </w:rPr>
        <w:t>quyền</w:t>
      </w:r>
      <w:proofErr w:type="spellEnd"/>
      <w:r w:rsidRPr="0074130F">
        <w:rPr>
          <w:highlight w:val="yellow"/>
        </w:rPr>
        <w:t xml:space="preserve">; </w:t>
      </w:r>
      <w:proofErr w:type="spellStart"/>
      <w:r w:rsidRPr="0074130F">
        <w:rPr>
          <w:highlight w:val="yellow"/>
        </w:rPr>
        <w:t>sự</w:t>
      </w:r>
      <w:proofErr w:type="spellEnd"/>
      <w:r w:rsidRPr="0074130F">
        <w:rPr>
          <w:highlight w:val="yellow"/>
        </w:rPr>
        <w:t xml:space="preserve"> </w:t>
      </w:r>
      <w:proofErr w:type="spellStart"/>
      <w:r w:rsidRPr="0074130F">
        <w:rPr>
          <w:highlight w:val="yellow"/>
        </w:rPr>
        <w:t>cố</w:t>
      </w:r>
      <w:proofErr w:type="spellEnd"/>
      <w:r w:rsidRPr="0074130F">
        <w:rPr>
          <w:highlight w:val="yellow"/>
        </w:rPr>
        <w:t xml:space="preserve"> </w:t>
      </w:r>
      <w:proofErr w:type="spellStart"/>
      <w:r w:rsidRPr="0074130F">
        <w:rPr>
          <w:highlight w:val="yellow"/>
        </w:rPr>
        <w:t>hạ</w:t>
      </w:r>
      <w:proofErr w:type="spellEnd"/>
      <w:r w:rsidRPr="0074130F">
        <w:rPr>
          <w:highlight w:val="yellow"/>
        </w:rPr>
        <w:t xml:space="preserve"> </w:t>
      </w:r>
      <w:proofErr w:type="spellStart"/>
      <w:r w:rsidRPr="0074130F">
        <w:rPr>
          <w:highlight w:val="yellow"/>
        </w:rPr>
        <w:t>tầng</w:t>
      </w:r>
      <w:proofErr w:type="spellEnd"/>
      <w:r w:rsidRPr="0074130F">
        <w:rPr>
          <w:highlight w:val="yellow"/>
        </w:rPr>
        <w:t xml:space="preserve"> </w:t>
      </w:r>
      <w:proofErr w:type="spellStart"/>
      <w:r w:rsidRPr="0074130F">
        <w:rPr>
          <w:highlight w:val="yellow"/>
        </w:rPr>
        <w:t>viễn</w:t>
      </w:r>
      <w:proofErr w:type="spellEnd"/>
      <w:r w:rsidRPr="0074130F">
        <w:rPr>
          <w:highlight w:val="yellow"/>
        </w:rPr>
        <w:t xml:space="preserve"> </w:t>
      </w:r>
      <w:proofErr w:type="spellStart"/>
      <w:r w:rsidRPr="0074130F">
        <w:rPr>
          <w:highlight w:val="yellow"/>
        </w:rPr>
        <w:t>thông</w:t>
      </w:r>
      <w:proofErr w:type="spellEnd"/>
      <w:r w:rsidRPr="0074130F">
        <w:rPr>
          <w:highlight w:val="yellow"/>
        </w:rPr>
        <w:t xml:space="preserve">, internet, </w:t>
      </w:r>
      <w:proofErr w:type="spellStart"/>
      <w:r w:rsidRPr="0074130F">
        <w:rPr>
          <w:highlight w:val="yellow"/>
        </w:rPr>
        <w:t>điện</w:t>
      </w:r>
      <w:proofErr w:type="spellEnd"/>
      <w:r w:rsidRPr="0074130F">
        <w:rPr>
          <w:highlight w:val="yellow"/>
        </w:rPr>
        <w:t xml:space="preserve"> </w:t>
      </w:r>
      <w:proofErr w:type="spellStart"/>
      <w:r w:rsidRPr="0074130F">
        <w:rPr>
          <w:highlight w:val="yellow"/>
        </w:rPr>
        <w:t>lưới</w:t>
      </w:r>
      <w:proofErr w:type="spellEnd"/>
      <w:r w:rsidRPr="0074130F">
        <w:rPr>
          <w:highlight w:val="yellow"/>
        </w:rPr>
        <w:t xml:space="preserve">, </w:t>
      </w:r>
      <w:proofErr w:type="spellStart"/>
      <w:r w:rsidRPr="0074130F">
        <w:rPr>
          <w:highlight w:val="yellow"/>
        </w:rPr>
        <w:t>hệ</w:t>
      </w:r>
      <w:proofErr w:type="spellEnd"/>
      <w:r w:rsidRPr="0074130F">
        <w:rPr>
          <w:highlight w:val="yellow"/>
        </w:rPr>
        <w:t xml:space="preserve"> </w:t>
      </w:r>
      <w:proofErr w:type="spellStart"/>
      <w:r w:rsidRPr="0074130F">
        <w:rPr>
          <w:highlight w:val="yellow"/>
        </w:rPr>
        <w:lastRenderedPageBreak/>
        <w:t>thống</w:t>
      </w:r>
      <w:proofErr w:type="spellEnd"/>
      <w:r w:rsidRPr="0074130F">
        <w:rPr>
          <w:highlight w:val="yellow"/>
        </w:rPr>
        <w:t xml:space="preserve"> </w:t>
      </w:r>
      <w:proofErr w:type="spellStart"/>
      <w:r w:rsidRPr="0074130F">
        <w:rPr>
          <w:highlight w:val="yellow"/>
        </w:rPr>
        <w:t>của</w:t>
      </w:r>
      <w:proofErr w:type="spellEnd"/>
      <w:r w:rsidRPr="0074130F">
        <w:rPr>
          <w:highlight w:val="yellow"/>
        </w:rPr>
        <w:t xml:space="preserve"> </w:t>
      </w:r>
      <w:proofErr w:type="spellStart"/>
      <w:r w:rsidRPr="0074130F">
        <w:rPr>
          <w:highlight w:val="yellow"/>
        </w:rPr>
        <w:t>bên</w:t>
      </w:r>
      <w:proofErr w:type="spellEnd"/>
      <w:r w:rsidRPr="0074130F">
        <w:rPr>
          <w:highlight w:val="yellow"/>
        </w:rPr>
        <w:t xml:space="preserve"> </w:t>
      </w:r>
      <w:proofErr w:type="spellStart"/>
      <w:r w:rsidRPr="0074130F">
        <w:rPr>
          <w:highlight w:val="yellow"/>
        </w:rPr>
        <w:t>thứ</w:t>
      </w:r>
      <w:proofErr w:type="spellEnd"/>
      <w:r w:rsidRPr="0074130F">
        <w:rPr>
          <w:highlight w:val="yellow"/>
        </w:rPr>
        <w:t xml:space="preserve"> </w:t>
      </w:r>
      <w:proofErr w:type="spellStart"/>
      <w:r w:rsidRPr="0074130F">
        <w:rPr>
          <w:highlight w:val="yellow"/>
        </w:rPr>
        <w:t>ba</w:t>
      </w:r>
      <w:proofErr w:type="spellEnd"/>
      <w:r w:rsidRPr="0074130F">
        <w:rPr>
          <w:highlight w:val="yellow"/>
        </w:rPr>
        <w:t xml:space="preserve"> (</w:t>
      </w:r>
      <w:proofErr w:type="spellStart"/>
      <w:r w:rsidRPr="0074130F">
        <w:rPr>
          <w:highlight w:val="yellow"/>
        </w:rPr>
        <w:t>nhà</w:t>
      </w:r>
      <w:proofErr w:type="spellEnd"/>
      <w:r w:rsidRPr="0074130F">
        <w:rPr>
          <w:highlight w:val="yellow"/>
        </w:rPr>
        <w:t xml:space="preserve"> </w:t>
      </w:r>
      <w:proofErr w:type="spellStart"/>
      <w:r w:rsidRPr="0074130F">
        <w:rPr>
          <w:highlight w:val="yellow"/>
        </w:rPr>
        <w:t>cung</w:t>
      </w:r>
      <w:proofErr w:type="spellEnd"/>
      <w:r w:rsidRPr="0074130F">
        <w:rPr>
          <w:highlight w:val="yellow"/>
        </w:rPr>
        <w:t xml:space="preserve"> </w:t>
      </w:r>
      <w:proofErr w:type="spellStart"/>
      <w:r w:rsidRPr="0074130F">
        <w:rPr>
          <w:highlight w:val="yellow"/>
        </w:rPr>
        <w:t>cấp</w:t>
      </w:r>
      <w:proofErr w:type="spellEnd"/>
      <w:r w:rsidRPr="0074130F">
        <w:rPr>
          <w:highlight w:val="yellow"/>
        </w:rPr>
        <w:t xml:space="preserve"> </w:t>
      </w:r>
      <w:proofErr w:type="spellStart"/>
      <w:r w:rsidRPr="0074130F">
        <w:rPr>
          <w:highlight w:val="yellow"/>
        </w:rPr>
        <w:t>eSIM</w:t>
      </w:r>
      <w:proofErr w:type="spellEnd"/>
      <w:r w:rsidRPr="0074130F">
        <w:rPr>
          <w:highlight w:val="yellow"/>
        </w:rPr>
        <w:t xml:space="preserve">, </w:t>
      </w:r>
      <w:proofErr w:type="spellStart"/>
      <w:r w:rsidRPr="0074130F">
        <w:rPr>
          <w:highlight w:val="yellow"/>
        </w:rPr>
        <w:t>nhà</w:t>
      </w:r>
      <w:proofErr w:type="spellEnd"/>
      <w:r w:rsidRPr="0074130F">
        <w:rPr>
          <w:highlight w:val="yellow"/>
        </w:rPr>
        <w:t xml:space="preserve"> </w:t>
      </w:r>
      <w:proofErr w:type="spellStart"/>
      <w:r w:rsidRPr="0074130F">
        <w:rPr>
          <w:highlight w:val="yellow"/>
        </w:rPr>
        <w:t>mạng</w:t>
      </w:r>
      <w:proofErr w:type="spellEnd"/>
      <w:r w:rsidRPr="0074130F">
        <w:rPr>
          <w:highlight w:val="yellow"/>
        </w:rPr>
        <w:t xml:space="preserve"> </w:t>
      </w:r>
      <w:proofErr w:type="spellStart"/>
      <w:r w:rsidRPr="0074130F">
        <w:rPr>
          <w:highlight w:val="yellow"/>
        </w:rPr>
        <w:t>tại</w:t>
      </w:r>
      <w:proofErr w:type="spellEnd"/>
      <w:r w:rsidRPr="0074130F">
        <w:rPr>
          <w:highlight w:val="yellow"/>
        </w:rPr>
        <w:t xml:space="preserve"> </w:t>
      </w:r>
      <w:proofErr w:type="spellStart"/>
      <w:r w:rsidRPr="0074130F">
        <w:rPr>
          <w:highlight w:val="yellow"/>
        </w:rPr>
        <w:t>quốc</w:t>
      </w:r>
      <w:proofErr w:type="spellEnd"/>
      <w:r w:rsidRPr="0074130F">
        <w:rPr>
          <w:highlight w:val="yellow"/>
        </w:rPr>
        <w:t xml:space="preserve"> </w:t>
      </w:r>
      <w:proofErr w:type="spellStart"/>
      <w:r w:rsidRPr="0074130F">
        <w:rPr>
          <w:highlight w:val="yellow"/>
        </w:rPr>
        <w:t>gia</w:t>
      </w:r>
      <w:proofErr w:type="spellEnd"/>
      <w:r w:rsidRPr="0074130F">
        <w:rPr>
          <w:highlight w:val="yellow"/>
        </w:rPr>
        <w:t xml:space="preserve"> </w:t>
      </w:r>
      <w:proofErr w:type="spellStart"/>
      <w:r w:rsidRPr="0074130F">
        <w:rPr>
          <w:highlight w:val="yellow"/>
        </w:rPr>
        <w:t>đích</w:t>
      </w:r>
      <w:proofErr w:type="spellEnd"/>
      <w:r w:rsidRPr="0074130F">
        <w:rPr>
          <w:highlight w:val="yellow"/>
        </w:rPr>
        <w:t xml:space="preserve">, </w:t>
      </w:r>
      <w:proofErr w:type="spellStart"/>
      <w:r w:rsidRPr="0074130F">
        <w:rPr>
          <w:highlight w:val="yellow"/>
        </w:rPr>
        <w:t>đối</w:t>
      </w:r>
      <w:proofErr w:type="spellEnd"/>
      <w:r w:rsidRPr="0074130F">
        <w:rPr>
          <w:highlight w:val="yellow"/>
        </w:rPr>
        <w:t xml:space="preserve"> </w:t>
      </w:r>
      <w:proofErr w:type="spellStart"/>
      <w:r w:rsidRPr="0074130F">
        <w:rPr>
          <w:highlight w:val="yellow"/>
        </w:rPr>
        <w:t>tác</w:t>
      </w:r>
      <w:proofErr w:type="spellEnd"/>
      <w:r w:rsidRPr="0074130F">
        <w:rPr>
          <w:highlight w:val="yellow"/>
        </w:rPr>
        <w:t xml:space="preserve"> </w:t>
      </w:r>
      <w:proofErr w:type="spellStart"/>
      <w:r w:rsidRPr="0074130F">
        <w:rPr>
          <w:highlight w:val="yellow"/>
        </w:rPr>
        <w:t>thanh</w:t>
      </w:r>
      <w:proofErr w:type="spellEnd"/>
      <w:r w:rsidRPr="0074130F">
        <w:rPr>
          <w:highlight w:val="yellow"/>
        </w:rPr>
        <w:t xml:space="preserve"> </w:t>
      </w:r>
      <w:proofErr w:type="spellStart"/>
      <w:r w:rsidRPr="0074130F">
        <w:rPr>
          <w:highlight w:val="yellow"/>
        </w:rPr>
        <w:t>toán</w:t>
      </w:r>
      <w:proofErr w:type="spellEnd"/>
      <w:r w:rsidRPr="0074130F">
        <w:rPr>
          <w:highlight w:val="yellow"/>
        </w:rPr>
        <w:t xml:space="preserve">) </w:t>
      </w:r>
      <w:proofErr w:type="spellStart"/>
      <w:r w:rsidRPr="0074130F">
        <w:rPr>
          <w:highlight w:val="yellow"/>
        </w:rPr>
        <w:t>nằm</w:t>
      </w:r>
      <w:proofErr w:type="spellEnd"/>
      <w:r w:rsidRPr="0074130F">
        <w:rPr>
          <w:highlight w:val="yellow"/>
        </w:rPr>
        <w:t xml:space="preserve"> </w:t>
      </w:r>
      <w:proofErr w:type="spellStart"/>
      <w:r w:rsidRPr="0074130F">
        <w:rPr>
          <w:highlight w:val="yellow"/>
        </w:rPr>
        <w:t>ngoài</w:t>
      </w:r>
      <w:proofErr w:type="spellEnd"/>
      <w:r w:rsidRPr="0074130F">
        <w:rPr>
          <w:highlight w:val="yellow"/>
        </w:rPr>
        <w:t xml:space="preserve"> </w:t>
      </w:r>
      <w:proofErr w:type="spellStart"/>
      <w:r w:rsidRPr="0074130F">
        <w:rPr>
          <w:highlight w:val="yellow"/>
        </w:rPr>
        <w:t>khả</w:t>
      </w:r>
      <w:proofErr w:type="spellEnd"/>
      <w:r w:rsidRPr="0074130F">
        <w:rPr>
          <w:highlight w:val="yellow"/>
        </w:rPr>
        <w:t xml:space="preserve"> </w:t>
      </w:r>
      <w:proofErr w:type="spellStart"/>
      <w:r w:rsidRPr="0074130F">
        <w:rPr>
          <w:highlight w:val="yellow"/>
        </w:rPr>
        <w:t>năng</w:t>
      </w:r>
      <w:proofErr w:type="spellEnd"/>
      <w:r w:rsidRPr="0074130F">
        <w:rPr>
          <w:highlight w:val="yellow"/>
        </w:rPr>
        <w:t xml:space="preserve"> </w:t>
      </w:r>
      <w:proofErr w:type="spellStart"/>
      <w:r w:rsidRPr="0074130F">
        <w:rPr>
          <w:highlight w:val="yellow"/>
        </w:rPr>
        <w:t>kiểm</w:t>
      </w:r>
      <w:proofErr w:type="spellEnd"/>
      <w:r w:rsidRPr="0074130F">
        <w:rPr>
          <w:highlight w:val="yellow"/>
        </w:rPr>
        <w:t xml:space="preserve"> </w:t>
      </w:r>
      <w:proofErr w:type="spellStart"/>
      <w:r w:rsidRPr="0074130F">
        <w:rPr>
          <w:highlight w:val="yellow"/>
        </w:rPr>
        <w:t>soát</w:t>
      </w:r>
      <w:proofErr w:type="spellEnd"/>
      <w:r w:rsidRPr="0074130F">
        <w:rPr>
          <w:highlight w:val="yellow"/>
        </w:rPr>
        <w:t xml:space="preserve"> </w:t>
      </w:r>
      <w:proofErr w:type="spellStart"/>
      <w:r w:rsidRPr="0074130F">
        <w:rPr>
          <w:highlight w:val="yellow"/>
        </w:rPr>
        <w:t>hợp</w:t>
      </w:r>
      <w:proofErr w:type="spellEnd"/>
      <w:r w:rsidRPr="0074130F">
        <w:rPr>
          <w:highlight w:val="yellow"/>
        </w:rPr>
        <w:t xml:space="preserve"> </w:t>
      </w:r>
      <w:proofErr w:type="spellStart"/>
      <w:r w:rsidRPr="0074130F">
        <w:rPr>
          <w:highlight w:val="yellow"/>
        </w:rPr>
        <w:t>lý</w:t>
      </w:r>
      <w:proofErr w:type="spellEnd"/>
      <w:r w:rsidRPr="0074130F">
        <w:rPr>
          <w:highlight w:val="yellow"/>
        </w:rPr>
        <w:t xml:space="preserve"> </w:t>
      </w:r>
      <w:proofErr w:type="spellStart"/>
      <w:r w:rsidRPr="0074130F">
        <w:rPr>
          <w:highlight w:val="yellow"/>
        </w:rPr>
        <w:t>của</w:t>
      </w:r>
      <w:proofErr w:type="spellEnd"/>
      <w:r w:rsidRPr="0074130F">
        <w:rPr>
          <w:highlight w:val="yellow"/>
        </w:rPr>
        <w:t xml:space="preserve"> </w:t>
      </w:r>
      <w:proofErr w:type="spellStart"/>
      <w:r w:rsidRPr="0074130F">
        <w:rPr>
          <w:highlight w:val="yellow"/>
        </w:rPr>
        <w:t>một</w:t>
      </w:r>
      <w:proofErr w:type="spellEnd"/>
      <w:r w:rsidRPr="0074130F">
        <w:rPr>
          <w:highlight w:val="yellow"/>
        </w:rPr>
        <w:t xml:space="preserve"> Bên. </w:t>
      </w:r>
    </w:p>
    <w:p w14:paraId="6D4BC9A8" w14:textId="718F9557" w:rsidR="0023178E" w:rsidRDefault="00000000" w:rsidP="0074130F">
      <w:pPr>
        <w:spacing w:after="100" w:line="276" w:lineRule="auto"/>
        <w:ind w:left="360"/>
        <w:jc w:val="both"/>
      </w:pPr>
      <w:r w:rsidRPr="0074130F">
        <w:rPr>
          <w:highlight w:val="yellow"/>
        </w:rPr>
        <w:t xml:space="preserve">12.4. </w:t>
      </w:r>
      <w:proofErr w:type="spellStart"/>
      <w:r w:rsidRPr="0074130F">
        <w:rPr>
          <w:highlight w:val="yellow"/>
        </w:rPr>
        <w:t>Bên</w:t>
      </w:r>
      <w:proofErr w:type="spellEnd"/>
      <w:r w:rsidRPr="0074130F">
        <w:rPr>
          <w:highlight w:val="yellow"/>
        </w:rPr>
        <w:t xml:space="preserve"> </w:t>
      </w:r>
      <w:proofErr w:type="spellStart"/>
      <w:r w:rsidRPr="0074130F">
        <w:rPr>
          <w:highlight w:val="yellow"/>
        </w:rPr>
        <w:t>bị</w:t>
      </w:r>
      <w:proofErr w:type="spellEnd"/>
      <w:r w:rsidRPr="0074130F">
        <w:rPr>
          <w:highlight w:val="yellow"/>
        </w:rPr>
        <w:t xml:space="preserve"> </w:t>
      </w:r>
      <w:proofErr w:type="spellStart"/>
      <w:r w:rsidRPr="0074130F">
        <w:rPr>
          <w:highlight w:val="yellow"/>
        </w:rPr>
        <w:t>ảnh</w:t>
      </w:r>
      <w:proofErr w:type="spellEnd"/>
      <w:r w:rsidRPr="0074130F">
        <w:rPr>
          <w:highlight w:val="yellow"/>
        </w:rPr>
        <w:t xml:space="preserve"> </w:t>
      </w:r>
      <w:proofErr w:type="spellStart"/>
      <w:r w:rsidRPr="0074130F">
        <w:rPr>
          <w:highlight w:val="yellow"/>
        </w:rPr>
        <w:t>hưởng</w:t>
      </w:r>
      <w:proofErr w:type="spellEnd"/>
      <w:r w:rsidRPr="0074130F">
        <w:rPr>
          <w:highlight w:val="yellow"/>
        </w:rPr>
        <w:t xml:space="preserve"> </w:t>
      </w:r>
      <w:proofErr w:type="spellStart"/>
      <w:r w:rsidRPr="0074130F">
        <w:rPr>
          <w:highlight w:val="yellow"/>
        </w:rPr>
        <w:t>phải</w:t>
      </w:r>
      <w:proofErr w:type="spellEnd"/>
      <w:r w:rsidRPr="0074130F">
        <w:rPr>
          <w:highlight w:val="yellow"/>
        </w:rPr>
        <w:t xml:space="preserve"> </w:t>
      </w:r>
      <w:proofErr w:type="spellStart"/>
      <w:r w:rsidRPr="0074130F">
        <w:rPr>
          <w:highlight w:val="yellow"/>
        </w:rPr>
        <w:t>áp</w:t>
      </w:r>
      <w:proofErr w:type="spellEnd"/>
      <w:r w:rsidRPr="0074130F">
        <w:rPr>
          <w:highlight w:val="yellow"/>
        </w:rPr>
        <w:t xml:space="preserve"> </w:t>
      </w:r>
      <w:proofErr w:type="spellStart"/>
      <w:r w:rsidRPr="0074130F">
        <w:rPr>
          <w:highlight w:val="yellow"/>
        </w:rPr>
        <w:t>dụng</w:t>
      </w:r>
      <w:proofErr w:type="spellEnd"/>
      <w:r w:rsidRPr="0074130F">
        <w:rPr>
          <w:highlight w:val="yellow"/>
        </w:rPr>
        <w:t xml:space="preserve"> </w:t>
      </w:r>
      <w:proofErr w:type="spellStart"/>
      <w:r w:rsidRPr="0074130F">
        <w:rPr>
          <w:highlight w:val="yellow"/>
        </w:rPr>
        <w:t>mọi</w:t>
      </w:r>
      <w:proofErr w:type="spellEnd"/>
      <w:r w:rsidRPr="0074130F">
        <w:rPr>
          <w:highlight w:val="yellow"/>
        </w:rPr>
        <w:t xml:space="preserve"> </w:t>
      </w:r>
      <w:proofErr w:type="spellStart"/>
      <w:r w:rsidRPr="0074130F">
        <w:rPr>
          <w:highlight w:val="yellow"/>
        </w:rPr>
        <w:t>biện</w:t>
      </w:r>
      <w:proofErr w:type="spellEnd"/>
      <w:r w:rsidRPr="0074130F">
        <w:rPr>
          <w:highlight w:val="yellow"/>
        </w:rPr>
        <w:t xml:space="preserve"> </w:t>
      </w:r>
      <w:proofErr w:type="spellStart"/>
      <w:r w:rsidRPr="0074130F">
        <w:rPr>
          <w:highlight w:val="yellow"/>
        </w:rPr>
        <w:t>pháp</w:t>
      </w:r>
      <w:proofErr w:type="spellEnd"/>
      <w:r w:rsidRPr="0074130F">
        <w:rPr>
          <w:highlight w:val="yellow"/>
        </w:rPr>
        <w:t xml:space="preserve"> </w:t>
      </w:r>
      <w:proofErr w:type="spellStart"/>
      <w:r w:rsidRPr="0074130F">
        <w:rPr>
          <w:highlight w:val="yellow"/>
        </w:rPr>
        <w:t>hợp</w:t>
      </w:r>
      <w:proofErr w:type="spellEnd"/>
      <w:r w:rsidRPr="0074130F">
        <w:rPr>
          <w:highlight w:val="yellow"/>
        </w:rPr>
        <w:t xml:space="preserve"> </w:t>
      </w:r>
      <w:proofErr w:type="spellStart"/>
      <w:r w:rsidRPr="0074130F">
        <w:rPr>
          <w:highlight w:val="yellow"/>
        </w:rPr>
        <w:t>lý</w:t>
      </w:r>
      <w:proofErr w:type="spellEnd"/>
      <w:r w:rsidRPr="0074130F">
        <w:rPr>
          <w:highlight w:val="yellow"/>
        </w:rPr>
        <w:t xml:space="preserve"> </w:t>
      </w:r>
      <w:proofErr w:type="spellStart"/>
      <w:r w:rsidRPr="0074130F">
        <w:rPr>
          <w:highlight w:val="yellow"/>
        </w:rPr>
        <w:t>để</w:t>
      </w:r>
      <w:proofErr w:type="spellEnd"/>
      <w:r w:rsidRPr="0074130F">
        <w:rPr>
          <w:highlight w:val="yellow"/>
        </w:rPr>
        <w:t xml:space="preserve"> </w:t>
      </w:r>
      <w:proofErr w:type="spellStart"/>
      <w:r w:rsidRPr="0074130F">
        <w:rPr>
          <w:highlight w:val="yellow"/>
        </w:rPr>
        <w:t>giảm</w:t>
      </w:r>
      <w:proofErr w:type="spellEnd"/>
      <w:r w:rsidRPr="0074130F">
        <w:rPr>
          <w:highlight w:val="yellow"/>
        </w:rPr>
        <w:t xml:space="preserve"> </w:t>
      </w:r>
      <w:proofErr w:type="spellStart"/>
      <w:r w:rsidRPr="0074130F">
        <w:rPr>
          <w:highlight w:val="yellow"/>
        </w:rPr>
        <w:t>thiểu</w:t>
      </w:r>
      <w:proofErr w:type="spellEnd"/>
      <w:r w:rsidRPr="0074130F">
        <w:rPr>
          <w:highlight w:val="yellow"/>
        </w:rPr>
        <w:t xml:space="preserve"> </w:t>
      </w:r>
      <w:proofErr w:type="spellStart"/>
      <w:r w:rsidRPr="0074130F">
        <w:rPr>
          <w:highlight w:val="yellow"/>
        </w:rPr>
        <w:t>thiệt</w:t>
      </w:r>
      <w:proofErr w:type="spellEnd"/>
      <w:r w:rsidRPr="0074130F">
        <w:rPr>
          <w:highlight w:val="yellow"/>
        </w:rPr>
        <w:t xml:space="preserve"> </w:t>
      </w:r>
      <w:proofErr w:type="spellStart"/>
      <w:r w:rsidRPr="0074130F">
        <w:rPr>
          <w:highlight w:val="yellow"/>
        </w:rPr>
        <w:t>hại</w:t>
      </w:r>
      <w:proofErr w:type="spellEnd"/>
      <w:r w:rsidRPr="0074130F">
        <w:rPr>
          <w:highlight w:val="yellow"/>
        </w:rPr>
        <w:t xml:space="preserve"> </w:t>
      </w:r>
      <w:proofErr w:type="spellStart"/>
      <w:r w:rsidRPr="0074130F">
        <w:rPr>
          <w:highlight w:val="yellow"/>
        </w:rPr>
        <w:t>và</w:t>
      </w:r>
      <w:proofErr w:type="spellEnd"/>
      <w:r w:rsidRPr="0074130F">
        <w:rPr>
          <w:highlight w:val="yellow"/>
        </w:rPr>
        <w:t xml:space="preserve"> </w:t>
      </w:r>
      <w:proofErr w:type="spellStart"/>
      <w:r w:rsidRPr="0074130F">
        <w:rPr>
          <w:highlight w:val="yellow"/>
        </w:rPr>
        <w:t>tiếp</w:t>
      </w:r>
      <w:proofErr w:type="spellEnd"/>
      <w:r w:rsidRPr="0074130F">
        <w:rPr>
          <w:highlight w:val="yellow"/>
        </w:rPr>
        <w:t xml:space="preserve"> </w:t>
      </w:r>
      <w:proofErr w:type="spellStart"/>
      <w:r w:rsidRPr="0074130F">
        <w:rPr>
          <w:highlight w:val="yellow"/>
        </w:rPr>
        <w:t>tục</w:t>
      </w:r>
      <w:proofErr w:type="spellEnd"/>
      <w:r w:rsidRPr="0074130F">
        <w:rPr>
          <w:highlight w:val="yellow"/>
        </w:rPr>
        <w:t xml:space="preserve"> </w:t>
      </w:r>
      <w:proofErr w:type="spellStart"/>
      <w:r w:rsidRPr="0074130F">
        <w:rPr>
          <w:highlight w:val="yellow"/>
        </w:rPr>
        <w:t>thực</w:t>
      </w:r>
      <w:proofErr w:type="spellEnd"/>
      <w:r w:rsidRPr="0074130F">
        <w:rPr>
          <w:highlight w:val="yellow"/>
        </w:rPr>
        <w:t xml:space="preserve"> </w:t>
      </w:r>
      <w:proofErr w:type="spellStart"/>
      <w:r w:rsidRPr="0074130F">
        <w:rPr>
          <w:highlight w:val="yellow"/>
        </w:rPr>
        <w:t>hiện</w:t>
      </w:r>
      <w:proofErr w:type="spellEnd"/>
      <w:r w:rsidRPr="0074130F">
        <w:rPr>
          <w:highlight w:val="yellow"/>
        </w:rPr>
        <w:t xml:space="preserve"> </w:t>
      </w:r>
      <w:proofErr w:type="spellStart"/>
      <w:r w:rsidRPr="0074130F">
        <w:rPr>
          <w:highlight w:val="yellow"/>
        </w:rPr>
        <w:t>nghĩa</w:t>
      </w:r>
      <w:proofErr w:type="spellEnd"/>
      <w:r w:rsidRPr="0074130F">
        <w:rPr>
          <w:highlight w:val="yellow"/>
        </w:rPr>
        <w:t xml:space="preserve"> </w:t>
      </w:r>
      <w:proofErr w:type="spellStart"/>
      <w:r w:rsidRPr="0074130F">
        <w:rPr>
          <w:highlight w:val="yellow"/>
        </w:rPr>
        <w:t>vụ</w:t>
      </w:r>
      <w:proofErr w:type="spellEnd"/>
      <w:r w:rsidRPr="0074130F">
        <w:rPr>
          <w:highlight w:val="yellow"/>
        </w:rPr>
        <w:t xml:space="preserve"> </w:t>
      </w:r>
      <w:proofErr w:type="spellStart"/>
      <w:r w:rsidRPr="0074130F">
        <w:rPr>
          <w:highlight w:val="yellow"/>
        </w:rPr>
        <w:t>ngay</w:t>
      </w:r>
      <w:proofErr w:type="spellEnd"/>
      <w:r w:rsidRPr="0074130F">
        <w:rPr>
          <w:highlight w:val="yellow"/>
        </w:rPr>
        <w:t xml:space="preserve"> </w:t>
      </w:r>
      <w:proofErr w:type="spellStart"/>
      <w:r w:rsidRPr="0074130F">
        <w:rPr>
          <w:highlight w:val="yellow"/>
        </w:rPr>
        <w:t>khi</w:t>
      </w:r>
      <w:proofErr w:type="spellEnd"/>
      <w:r w:rsidRPr="0074130F">
        <w:rPr>
          <w:highlight w:val="yellow"/>
        </w:rPr>
        <w:t xml:space="preserve"> </w:t>
      </w:r>
      <w:proofErr w:type="spellStart"/>
      <w:r w:rsidRPr="0074130F">
        <w:rPr>
          <w:highlight w:val="yellow"/>
        </w:rPr>
        <w:t>sự</w:t>
      </w:r>
      <w:proofErr w:type="spellEnd"/>
      <w:r w:rsidRPr="0074130F">
        <w:rPr>
          <w:highlight w:val="yellow"/>
        </w:rPr>
        <w:t xml:space="preserve"> </w:t>
      </w:r>
      <w:proofErr w:type="spellStart"/>
      <w:r w:rsidRPr="0074130F">
        <w:rPr>
          <w:highlight w:val="yellow"/>
        </w:rPr>
        <w:t>kiện</w:t>
      </w:r>
      <w:proofErr w:type="spellEnd"/>
      <w:r w:rsidRPr="0074130F">
        <w:rPr>
          <w:highlight w:val="yellow"/>
        </w:rPr>
        <w:t xml:space="preserve"> </w:t>
      </w:r>
      <w:proofErr w:type="spellStart"/>
      <w:r w:rsidRPr="0074130F">
        <w:rPr>
          <w:highlight w:val="yellow"/>
        </w:rPr>
        <w:t>bất</w:t>
      </w:r>
      <w:proofErr w:type="spellEnd"/>
      <w:r w:rsidRPr="0074130F">
        <w:rPr>
          <w:highlight w:val="yellow"/>
        </w:rPr>
        <w:t xml:space="preserve"> </w:t>
      </w:r>
      <w:proofErr w:type="spellStart"/>
      <w:r w:rsidRPr="0074130F">
        <w:rPr>
          <w:highlight w:val="yellow"/>
        </w:rPr>
        <w:t>khả</w:t>
      </w:r>
      <w:proofErr w:type="spellEnd"/>
      <w:r w:rsidRPr="0074130F">
        <w:rPr>
          <w:highlight w:val="yellow"/>
        </w:rPr>
        <w:t xml:space="preserve"> </w:t>
      </w:r>
      <w:proofErr w:type="spellStart"/>
      <w:r w:rsidRPr="0074130F">
        <w:rPr>
          <w:highlight w:val="yellow"/>
        </w:rPr>
        <w:t>kháng</w:t>
      </w:r>
      <w:proofErr w:type="spellEnd"/>
      <w:r w:rsidRPr="0074130F">
        <w:rPr>
          <w:highlight w:val="yellow"/>
        </w:rPr>
        <w:t xml:space="preserve"> </w:t>
      </w:r>
      <w:proofErr w:type="spellStart"/>
      <w:r w:rsidRPr="0074130F">
        <w:rPr>
          <w:highlight w:val="yellow"/>
        </w:rPr>
        <w:t>chấm</w:t>
      </w:r>
      <w:proofErr w:type="spellEnd"/>
      <w:r w:rsidRPr="0074130F">
        <w:rPr>
          <w:highlight w:val="yellow"/>
        </w:rPr>
        <w:t xml:space="preserve"> </w:t>
      </w:r>
      <w:proofErr w:type="spellStart"/>
      <w:r w:rsidRPr="0074130F">
        <w:rPr>
          <w:highlight w:val="yellow"/>
        </w:rPr>
        <w:t>dứt</w:t>
      </w:r>
      <w:proofErr w:type="spellEnd"/>
      <w:r w:rsidRPr="0074130F">
        <w:rPr>
          <w:highlight w:val="yellow"/>
        </w:rPr>
        <w:t xml:space="preserve">. </w:t>
      </w:r>
      <w:proofErr w:type="spellStart"/>
      <w:r w:rsidRPr="0074130F">
        <w:rPr>
          <w:highlight w:val="yellow"/>
        </w:rPr>
        <w:t>Nếu</w:t>
      </w:r>
      <w:proofErr w:type="spellEnd"/>
      <w:r w:rsidRPr="0074130F">
        <w:rPr>
          <w:highlight w:val="yellow"/>
        </w:rPr>
        <w:t xml:space="preserve"> </w:t>
      </w:r>
      <w:proofErr w:type="spellStart"/>
      <w:r w:rsidRPr="0074130F">
        <w:rPr>
          <w:highlight w:val="yellow"/>
        </w:rPr>
        <w:t>sự</w:t>
      </w:r>
      <w:proofErr w:type="spellEnd"/>
      <w:r w:rsidRPr="0074130F">
        <w:rPr>
          <w:highlight w:val="yellow"/>
        </w:rPr>
        <w:t xml:space="preserve"> </w:t>
      </w:r>
      <w:proofErr w:type="spellStart"/>
      <w:r w:rsidRPr="0074130F">
        <w:rPr>
          <w:highlight w:val="yellow"/>
        </w:rPr>
        <w:t>kiện</w:t>
      </w:r>
      <w:proofErr w:type="spellEnd"/>
      <w:r w:rsidRPr="0074130F">
        <w:rPr>
          <w:highlight w:val="yellow"/>
        </w:rPr>
        <w:t xml:space="preserve"> </w:t>
      </w:r>
      <w:proofErr w:type="spellStart"/>
      <w:r w:rsidRPr="0074130F">
        <w:rPr>
          <w:highlight w:val="yellow"/>
        </w:rPr>
        <w:t>bất</w:t>
      </w:r>
      <w:proofErr w:type="spellEnd"/>
      <w:r w:rsidRPr="0074130F">
        <w:rPr>
          <w:highlight w:val="yellow"/>
        </w:rPr>
        <w:t xml:space="preserve"> </w:t>
      </w:r>
      <w:proofErr w:type="spellStart"/>
      <w:r w:rsidRPr="0074130F">
        <w:rPr>
          <w:highlight w:val="yellow"/>
        </w:rPr>
        <w:t>khả</w:t>
      </w:r>
      <w:proofErr w:type="spellEnd"/>
      <w:r w:rsidRPr="0074130F">
        <w:rPr>
          <w:highlight w:val="yellow"/>
        </w:rPr>
        <w:t xml:space="preserve"> </w:t>
      </w:r>
      <w:proofErr w:type="spellStart"/>
      <w:r w:rsidRPr="0074130F">
        <w:rPr>
          <w:highlight w:val="yellow"/>
        </w:rPr>
        <w:t>kháng</w:t>
      </w:r>
      <w:proofErr w:type="spellEnd"/>
      <w:r w:rsidRPr="0074130F">
        <w:rPr>
          <w:highlight w:val="yellow"/>
        </w:rPr>
        <w:t xml:space="preserve"> </w:t>
      </w:r>
      <w:proofErr w:type="spellStart"/>
      <w:r w:rsidRPr="0074130F">
        <w:rPr>
          <w:highlight w:val="yellow"/>
        </w:rPr>
        <w:t>kéo</w:t>
      </w:r>
      <w:proofErr w:type="spellEnd"/>
      <w:r w:rsidRPr="0074130F">
        <w:rPr>
          <w:highlight w:val="yellow"/>
        </w:rPr>
        <w:t xml:space="preserve"> </w:t>
      </w:r>
      <w:proofErr w:type="spellStart"/>
      <w:r w:rsidRPr="0074130F">
        <w:rPr>
          <w:highlight w:val="yellow"/>
        </w:rPr>
        <w:t>dài</w:t>
      </w:r>
      <w:proofErr w:type="spellEnd"/>
      <w:r w:rsidRPr="0074130F">
        <w:rPr>
          <w:highlight w:val="yellow"/>
        </w:rPr>
        <w:t xml:space="preserve"> </w:t>
      </w:r>
      <w:proofErr w:type="spellStart"/>
      <w:r w:rsidRPr="0074130F">
        <w:rPr>
          <w:highlight w:val="yellow"/>
        </w:rPr>
        <w:t>quá</w:t>
      </w:r>
      <w:proofErr w:type="spellEnd"/>
      <w:r w:rsidRPr="0074130F">
        <w:rPr>
          <w:highlight w:val="yellow"/>
        </w:rPr>
        <w:t xml:space="preserve"> 30 (</w:t>
      </w:r>
      <w:proofErr w:type="spellStart"/>
      <w:r w:rsidRPr="0074130F">
        <w:rPr>
          <w:highlight w:val="yellow"/>
        </w:rPr>
        <w:t>ba</w:t>
      </w:r>
      <w:proofErr w:type="spellEnd"/>
      <w:r w:rsidRPr="0074130F">
        <w:rPr>
          <w:highlight w:val="yellow"/>
        </w:rPr>
        <w:t xml:space="preserve"> </w:t>
      </w:r>
      <w:proofErr w:type="spellStart"/>
      <w:r w:rsidRPr="0074130F">
        <w:rPr>
          <w:highlight w:val="yellow"/>
        </w:rPr>
        <w:t>mươi</w:t>
      </w:r>
      <w:proofErr w:type="spellEnd"/>
      <w:r w:rsidRPr="0074130F">
        <w:rPr>
          <w:highlight w:val="yellow"/>
        </w:rPr>
        <w:t xml:space="preserve">) </w:t>
      </w:r>
      <w:proofErr w:type="spellStart"/>
      <w:r w:rsidRPr="0074130F">
        <w:rPr>
          <w:highlight w:val="yellow"/>
        </w:rPr>
        <w:t>ngày</w:t>
      </w:r>
      <w:proofErr w:type="spellEnd"/>
      <w:r w:rsidRPr="0074130F">
        <w:rPr>
          <w:highlight w:val="yellow"/>
        </w:rPr>
        <w:t xml:space="preserve">, </w:t>
      </w:r>
      <w:proofErr w:type="spellStart"/>
      <w:r w:rsidRPr="0074130F">
        <w:rPr>
          <w:highlight w:val="yellow"/>
        </w:rPr>
        <w:t>mỗi</w:t>
      </w:r>
      <w:proofErr w:type="spellEnd"/>
      <w:r w:rsidRPr="0074130F">
        <w:rPr>
          <w:highlight w:val="yellow"/>
        </w:rPr>
        <w:t xml:space="preserve"> </w:t>
      </w:r>
      <w:proofErr w:type="spellStart"/>
      <w:r w:rsidRPr="0074130F">
        <w:rPr>
          <w:highlight w:val="yellow"/>
        </w:rPr>
        <w:t>Bên</w:t>
      </w:r>
      <w:proofErr w:type="spellEnd"/>
      <w:r w:rsidRPr="0074130F">
        <w:rPr>
          <w:highlight w:val="yellow"/>
        </w:rPr>
        <w:t xml:space="preserve"> </w:t>
      </w:r>
      <w:proofErr w:type="spellStart"/>
      <w:r w:rsidRPr="0074130F">
        <w:rPr>
          <w:highlight w:val="yellow"/>
        </w:rPr>
        <w:t>có</w:t>
      </w:r>
      <w:proofErr w:type="spellEnd"/>
      <w:r w:rsidRPr="0074130F">
        <w:rPr>
          <w:highlight w:val="yellow"/>
        </w:rPr>
        <w:t xml:space="preserve"> </w:t>
      </w:r>
      <w:proofErr w:type="spellStart"/>
      <w:r w:rsidRPr="0074130F">
        <w:rPr>
          <w:highlight w:val="yellow"/>
        </w:rPr>
        <w:t>quyền</w:t>
      </w:r>
      <w:proofErr w:type="spellEnd"/>
      <w:r w:rsidRPr="0074130F">
        <w:rPr>
          <w:highlight w:val="yellow"/>
        </w:rPr>
        <w:t xml:space="preserve"> </w:t>
      </w:r>
      <w:proofErr w:type="spellStart"/>
      <w:r w:rsidRPr="0074130F">
        <w:rPr>
          <w:highlight w:val="yellow"/>
        </w:rPr>
        <w:t>chấm</w:t>
      </w:r>
      <w:proofErr w:type="spellEnd"/>
      <w:r w:rsidRPr="0074130F">
        <w:rPr>
          <w:highlight w:val="yellow"/>
        </w:rPr>
        <w:t xml:space="preserve"> </w:t>
      </w:r>
      <w:proofErr w:type="spellStart"/>
      <w:r w:rsidRPr="0074130F">
        <w:rPr>
          <w:highlight w:val="yellow"/>
        </w:rPr>
        <w:t>dứt</w:t>
      </w:r>
      <w:proofErr w:type="spellEnd"/>
      <w:r w:rsidRPr="0074130F">
        <w:rPr>
          <w:highlight w:val="yellow"/>
        </w:rPr>
        <w:t xml:space="preserve"> </w:t>
      </w:r>
      <w:proofErr w:type="spellStart"/>
      <w:r w:rsidRPr="0074130F">
        <w:rPr>
          <w:highlight w:val="yellow"/>
        </w:rPr>
        <w:t>Hợp</w:t>
      </w:r>
      <w:proofErr w:type="spellEnd"/>
      <w:r w:rsidRPr="0074130F">
        <w:rPr>
          <w:highlight w:val="yellow"/>
        </w:rPr>
        <w:t xml:space="preserve"> </w:t>
      </w:r>
      <w:proofErr w:type="spellStart"/>
      <w:r w:rsidRPr="0074130F">
        <w:rPr>
          <w:highlight w:val="yellow"/>
        </w:rPr>
        <w:t>đồng</w:t>
      </w:r>
      <w:proofErr w:type="spellEnd"/>
      <w:r w:rsidRPr="0074130F">
        <w:rPr>
          <w:highlight w:val="yellow"/>
        </w:rPr>
        <w:t xml:space="preserve"> </w:t>
      </w:r>
      <w:proofErr w:type="spellStart"/>
      <w:r w:rsidRPr="0074130F">
        <w:rPr>
          <w:highlight w:val="yellow"/>
        </w:rPr>
        <w:t>bằng</w:t>
      </w:r>
      <w:proofErr w:type="spellEnd"/>
      <w:r w:rsidRPr="0074130F">
        <w:rPr>
          <w:highlight w:val="yellow"/>
        </w:rPr>
        <w:t xml:space="preserve"> </w:t>
      </w:r>
      <w:proofErr w:type="spellStart"/>
      <w:r w:rsidRPr="0074130F">
        <w:rPr>
          <w:highlight w:val="yellow"/>
        </w:rPr>
        <w:t>văn</w:t>
      </w:r>
      <w:proofErr w:type="spellEnd"/>
      <w:r w:rsidRPr="0074130F">
        <w:rPr>
          <w:highlight w:val="yellow"/>
        </w:rPr>
        <w:t xml:space="preserve"> </w:t>
      </w:r>
      <w:proofErr w:type="spellStart"/>
      <w:r w:rsidRPr="0074130F">
        <w:rPr>
          <w:highlight w:val="yellow"/>
        </w:rPr>
        <w:t>bản</w:t>
      </w:r>
      <w:proofErr w:type="spellEnd"/>
      <w:r w:rsidRPr="0074130F">
        <w:rPr>
          <w:highlight w:val="yellow"/>
        </w:rPr>
        <w:t xml:space="preserve"> </w:t>
      </w:r>
      <w:proofErr w:type="spellStart"/>
      <w:r w:rsidRPr="0074130F">
        <w:rPr>
          <w:highlight w:val="yellow"/>
        </w:rPr>
        <w:t>mà</w:t>
      </w:r>
      <w:proofErr w:type="spellEnd"/>
      <w:r w:rsidRPr="0074130F">
        <w:rPr>
          <w:highlight w:val="yellow"/>
        </w:rPr>
        <w:t xml:space="preserve"> </w:t>
      </w:r>
      <w:proofErr w:type="spellStart"/>
      <w:r w:rsidRPr="0074130F">
        <w:rPr>
          <w:highlight w:val="yellow"/>
        </w:rPr>
        <w:t>không</w:t>
      </w:r>
      <w:proofErr w:type="spellEnd"/>
      <w:r w:rsidRPr="0074130F">
        <w:rPr>
          <w:highlight w:val="yellow"/>
        </w:rPr>
        <w:t xml:space="preserve"> </w:t>
      </w:r>
      <w:proofErr w:type="spellStart"/>
      <w:r w:rsidRPr="0074130F">
        <w:rPr>
          <w:highlight w:val="yellow"/>
        </w:rPr>
        <w:t>phải</w:t>
      </w:r>
      <w:proofErr w:type="spellEnd"/>
      <w:r w:rsidRPr="0074130F">
        <w:rPr>
          <w:highlight w:val="yellow"/>
        </w:rPr>
        <w:t xml:space="preserve"> </w:t>
      </w:r>
      <w:proofErr w:type="spellStart"/>
      <w:r w:rsidRPr="0074130F">
        <w:rPr>
          <w:highlight w:val="yellow"/>
        </w:rPr>
        <w:t>chịu</w:t>
      </w:r>
      <w:proofErr w:type="spellEnd"/>
      <w:r w:rsidRPr="0074130F">
        <w:rPr>
          <w:highlight w:val="yellow"/>
        </w:rPr>
        <w:t xml:space="preserve"> </w:t>
      </w:r>
      <w:proofErr w:type="spellStart"/>
      <w:r w:rsidRPr="0074130F">
        <w:rPr>
          <w:highlight w:val="yellow"/>
        </w:rPr>
        <w:t>trách</w:t>
      </w:r>
      <w:proofErr w:type="spellEnd"/>
      <w:r w:rsidRPr="0074130F">
        <w:rPr>
          <w:highlight w:val="yellow"/>
        </w:rPr>
        <w:t xml:space="preserve"> </w:t>
      </w:r>
      <w:proofErr w:type="spellStart"/>
      <w:r w:rsidRPr="0074130F">
        <w:rPr>
          <w:highlight w:val="yellow"/>
        </w:rPr>
        <w:t>nhiệm</w:t>
      </w:r>
      <w:proofErr w:type="spellEnd"/>
      <w:r w:rsidRPr="0074130F">
        <w:rPr>
          <w:highlight w:val="yellow"/>
        </w:rPr>
        <w:t xml:space="preserve"> </w:t>
      </w:r>
      <w:proofErr w:type="spellStart"/>
      <w:r w:rsidRPr="0074130F">
        <w:rPr>
          <w:highlight w:val="yellow"/>
        </w:rPr>
        <w:t>bồi</w:t>
      </w:r>
      <w:proofErr w:type="spellEnd"/>
      <w:r w:rsidRPr="0074130F">
        <w:rPr>
          <w:highlight w:val="yellow"/>
        </w:rPr>
        <w:t xml:space="preserve"> </w:t>
      </w:r>
      <w:proofErr w:type="spellStart"/>
      <w:r w:rsidRPr="0074130F">
        <w:rPr>
          <w:highlight w:val="yellow"/>
        </w:rPr>
        <w:t>thường</w:t>
      </w:r>
      <w:proofErr w:type="spellEnd"/>
      <w:r w:rsidRPr="0074130F">
        <w:rPr>
          <w:highlight w:val="yellow"/>
        </w:rPr>
        <w:t xml:space="preserve">, </w:t>
      </w:r>
      <w:proofErr w:type="spellStart"/>
      <w:r w:rsidRPr="0074130F">
        <w:rPr>
          <w:highlight w:val="yellow"/>
        </w:rPr>
        <w:t>sau</w:t>
      </w:r>
      <w:proofErr w:type="spellEnd"/>
      <w:r w:rsidRPr="0074130F">
        <w:rPr>
          <w:highlight w:val="yellow"/>
        </w:rPr>
        <w:t xml:space="preserve"> </w:t>
      </w:r>
      <w:proofErr w:type="spellStart"/>
      <w:r w:rsidRPr="0074130F">
        <w:rPr>
          <w:highlight w:val="yellow"/>
        </w:rPr>
        <w:t>khi</w:t>
      </w:r>
      <w:proofErr w:type="spellEnd"/>
      <w:r w:rsidRPr="0074130F">
        <w:rPr>
          <w:highlight w:val="yellow"/>
        </w:rPr>
        <w:t xml:space="preserve"> </w:t>
      </w:r>
      <w:proofErr w:type="spellStart"/>
      <w:r w:rsidRPr="0074130F">
        <w:rPr>
          <w:highlight w:val="yellow"/>
        </w:rPr>
        <w:t>hoàn</w:t>
      </w:r>
      <w:proofErr w:type="spellEnd"/>
      <w:r w:rsidRPr="0074130F">
        <w:rPr>
          <w:highlight w:val="yellow"/>
        </w:rPr>
        <w:t xml:space="preserve"> </w:t>
      </w:r>
      <w:proofErr w:type="spellStart"/>
      <w:r w:rsidRPr="0074130F">
        <w:rPr>
          <w:highlight w:val="yellow"/>
        </w:rPr>
        <w:t>tất</w:t>
      </w:r>
      <w:proofErr w:type="spellEnd"/>
      <w:r w:rsidRPr="0074130F">
        <w:rPr>
          <w:highlight w:val="yellow"/>
        </w:rPr>
        <w:t xml:space="preserve"> </w:t>
      </w:r>
      <w:proofErr w:type="spellStart"/>
      <w:r w:rsidRPr="0074130F">
        <w:rPr>
          <w:highlight w:val="yellow"/>
        </w:rPr>
        <w:t>các</w:t>
      </w:r>
      <w:proofErr w:type="spellEnd"/>
      <w:r w:rsidRPr="0074130F">
        <w:rPr>
          <w:highlight w:val="yellow"/>
        </w:rPr>
        <w:t xml:space="preserve"> </w:t>
      </w:r>
      <w:proofErr w:type="spellStart"/>
      <w:r w:rsidRPr="0074130F">
        <w:rPr>
          <w:highlight w:val="yellow"/>
        </w:rPr>
        <w:t>nghĩa</w:t>
      </w:r>
      <w:proofErr w:type="spellEnd"/>
      <w:r w:rsidRPr="0074130F">
        <w:rPr>
          <w:highlight w:val="yellow"/>
        </w:rPr>
        <w:t xml:space="preserve"> </w:t>
      </w:r>
      <w:proofErr w:type="spellStart"/>
      <w:r w:rsidRPr="0074130F">
        <w:rPr>
          <w:highlight w:val="yellow"/>
        </w:rPr>
        <w:t>vụ</w:t>
      </w:r>
      <w:proofErr w:type="spellEnd"/>
      <w:r w:rsidRPr="0074130F">
        <w:rPr>
          <w:highlight w:val="yellow"/>
        </w:rPr>
        <w:t xml:space="preserve"> </w:t>
      </w:r>
      <w:proofErr w:type="spellStart"/>
      <w:r w:rsidRPr="0074130F">
        <w:rPr>
          <w:highlight w:val="yellow"/>
        </w:rPr>
        <w:t>tài</w:t>
      </w:r>
      <w:proofErr w:type="spellEnd"/>
      <w:r w:rsidRPr="0074130F">
        <w:rPr>
          <w:highlight w:val="yellow"/>
        </w:rPr>
        <w:t xml:space="preserve"> </w:t>
      </w:r>
      <w:proofErr w:type="spellStart"/>
      <w:r w:rsidRPr="0074130F">
        <w:rPr>
          <w:highlight w:val="yellow"/>
        </w:rPr>
        <w:t>chính</w:t>
      </w:r>
      <w:proofErr w:type="spellEnd"/>
      <w:r w:rsidRPr="0074130F">
        <w:rPr>
          <w:highlight w:val="yellow"/>
        </w:rPr>
        <w:t xml:space="preserve"> </w:t>
      </w:r>
      <w:proofErr w:type="spellStart"/>
      <w:r w:rsidRPr="0074130F">
        <w:rPr>
          <w:highlight w:val="yellow"/>
        </w:rPr>
        <w:t>còn</w:t>
      </w:r>
      <w:proofErr w:type="spellEnd"/>
      <w:r w:rsidRPr="0074130F">
        <w:rPr>
          <w:highlight w:val="yellow"/>
        </w:rPr>
        <w:t xml:space="preserve"> </w:t>
      </w:r>
      <w:proofErr w:type="spellStart"/>
      <w:r w:rsidRPr="0074130F">
        <w:rPr>
          <w:highlight w:val="yellow"/>
        </w:rPr>
        <w:t>tồn</w:t>
      </w:r>
      <w:proofErr w:type="spellEnd"/>
      <w:r w:rsidRPr="0074130F">
        <w:rPr>
          <w:highlight w:val="yellow"/>
        </w:rPr>
        <w:t xml:space="preserve"> </w:t>
      </w:r>
      <w:proofErr w:type="spellStart"/>
      <w:r w:rsidRPr="0074130F">
        <w:rPr>
          <w:highlight w:val="yellow"/>
        </w:rPr>
        <w:t>đọng</w:t>
      </w:r>
      <w:proofErr w:type="spellEnd"/>
      <w:r w:rsidRPr="0074130F">
        <w:rPr>
          <w:highlight w:val="yellow"/>
        </w:rPr>
        <w:t>.</w:t>
      </w:r>
    </w:p>
    <w:p w14:paraId="1C8CAC5F" w14:textId="77777777" w:rsidR="00FD774D" w:rsidRDefault="00000000">
      <w:pPr>
        <w:spacing w:before="240" w:after="120" w:line="276" w:lineRule="auto"/>
        <w:jc w:val="both"/>
        <w:rPr>
          <w:b/>
          <w:bCs/>
          <w:sz w:val="26"/>
          <w:szCs w:val="26"/>
        </w:rPr>
      </w:pPr>
      <w:r>
        <w:rPr>
          <w:b/>
          <w:bCs/>
          <w:sz w:val="26"/>
          <w:szCs w:val="26"/>
        </w:rPr>
        <w:t>ĐIỀU 13: GIẢI QUYẾT TRANH CHẤP</w:t>
      </w:r>
    </w:p>
    <w:p w14:paraId="5BBD6FA8" w14:textId="77777777" w:rsidR="00FD774D" w:rsidRDefault="00000000">
      <w:pPr>
        <w:spacing w:after="100" w:line="276" w:lineRule="auto"/>
        <w:ind w:left="360"/>
        <w:jc w:val="both"/>
      </w:pPr>
      <w:r>
        <w:t xml:space="preserve">13.1. </w:t>
      </w:r>
      <w:proofErr w:type="spellStart"/>
      <w:r>
        <w:t>Hợp</w:t>
      </w:r>
      <w:proofErr w:type="spellEnd"/>
      <w:r>
        <w:t xml:space="preserve"> </w:t>
      </w:r>
      <w:proofErr w:type="spellStart"/>
      <w:r>
        <w:t>đồng</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theo</w:t>
      </w:r>
      <w:proofErr w:type="spellEnd"/>
      <w:r>
        <w:t xml:space="preserve"> </w:t>
      </w:r>
      <w:proofErr w:type="spellStart"/>
      <w:r>
        <w:t>pháp</w:t>
      </w:r>
      <w:proofErr w:type="spellEnd"/>
      <w:r>
        <w:t xml:space="preserve"> </w:t>
      </w:r>
      <w:proofErr w:type="spellStart"/>
      <w:r>
        <w:t>luật</w:t>
      </w:r>
      <w:proofErr w:type="spellEnd"/>
      <w:r>
        <w:t xml:space="preserve"> Việt Nam.</w:t>
      </w:r>
    </w:p>
    <w:p w14:paraId="0D717440" w14:textId="77777777" w:rsidR="00FD774D" w:rsidRDefault="00000000">
      <w:pPr>
        <w:spacing w:after="100" w:line="276" w:lineRule="auto"/>
        <w:ind w:left="360"/>
        <w:jc w:val="both"/>
      </w:pPr>
      <w:r>
        <w:t xml:space="preserve">13.2. Tranh </w:t>
      </w:r>
      <w:proofErr w:type="spellStart"/>
      <w:r>
        <w:t>chấp</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bằng</w:t>
      </w:r>
      <w:proofErr w:type="spellEnd"/>
      <w:r>
        <w:t xml:space="preserve"> </w:t>
      </w:r>
      <w:proofErr w:type="spellStart"/>
      <w:r>
        <w:t>thương</w:t>
      </w:r>
      <w:proofErr w:type="spellEnd"/>
      <w:r>
        <w:t xml:space="preserve"> </w:t>
      </w:r>
      <w:proofErr w:type="spellStart"/>
      <w:r>
        <w:t>lượng</w:t>
      </w:r>
      <w:proofErr w:type="spellEnd"/>
      <w:r>
        <w:t xml:space="preserve">, </w:t>
      </w:r>
      <w:proofErr w:type="spellStart"/>
      <w:r>
        <w:t>hòa</w:t>
      </w:r>
      <w:proofErr w:type="spellEnd"/>
      <w:r>
        <w:t xml:space="preserve"> </w:t>
      </w:r>
      <w:proofErr w:type="spellStart"/>
      <w:r>
        <w:t>giải</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tại</w:t>
      </w:r>
      <w:proofErr w:type="spellEnd"/>
      <w:r>
        <w:t xml:space="preserve"> Trung </w:t>
      </w:r>
      <w:proofErr w:type="spellStart"/>
      <w:r>
        <w:t>tâm</w:t>
      </w:r>
      <w:proofErr w:type="spellEnd"/>
      <w:r>
        <w:t xml:space="preserve"> </w:t>
      </w:r>
      <w:proofErr w:type="spellStart"/>
      <w:r>
        <w:t>Trọng</w:t>
      </w:r>
      <w:proofErr w:type="spellEnd"/>
      <w:r>
        <w:t xml:space="preserve"> </w:t>
      </w:r>
      <w:proofErr w:type="spellStart"/>
      <w:r>
        <w:t>tài</w:t>
      </w:r>
      <w:proofErr w:type="spellEnd"/>
      <w:r>
        <w:t xml:space="preserve"> Quốc </w:t>
      </w:r>
      <w:proofErr w:type="spellStart"/>
      <w:r>
        <w:t>tế</w:t>
      </w:r>
      <w:proofErr w:type="spellEnd"/>
      <w:r>
        <w:t xml:space="preserve"> Việt Nam (VIAC) </w:t>
      </w:r>
      <w:proofErr w:type="spellStart"/>
      <w:r>
        <w:t>bên</w:t>
      </w:r>
      <w:proofErr w:type="spellEnd"/>
      <w:r>
        <w:t xml:space="preserve"> </w:t>
      </w:r>
      <w:proofErr w:type="spellStart"/>
      <w:r>
        <w:t>cạnh</w:t>
      </w:r>
      <w:proofErr w:type="spellEnd"/>
      <w:r>
        <w:t xml:space="preserve"> VCCI. </w:t>
      </w:r>
      <w:proofErr w:type="spellStart"/>
      <w:r>
        <w:t>Phán</w:t>
      </w:r>
      <w:proofErr w:type="spellEnd"/>
      <w:r>
        <w:t xml:space="preserve"> </w:t>
      </w:r>
      <w:proofErr w:type="spellStart"/>
      <w:r>
        <w:t>quyết</w:t>
      </w:r>
      <w:proofErr w:type="spellEnd"/>
      <w:r>
        <w:t xml:space="preserve"> </w:t>
      </w:r>
      <w:proofErr w:type="spellStart"/>
      <w:r>
        <w:t>của</w:t>
      </w:r>
      <w:proofErr w:type="spellEnd"/>
      <w:r>
        <w:t xml:space="preserve"> </w:t>
      </w:r>
      <w:proofErr w:type="spellStart"/>
      <w:r>
        <w:t>Trọng</w:t>
      </w:r>
      <w:proofErr w:type="spellEnd"/>
      <w:r>
        <w:t xml:space="preserve"> </w:t>
      </w:r>
      <w:proofErr w:type="spellStart"/>
      <w:r>
        <w:t>tài</w:t>
      </w:r>
      <w:proofErr w:type="spellEnd"/>
      <w:r>
        <w:t xml:space="preserve"> </w:t>
      </w:r>
      <w:proofErr w:type="spellStart"/>
      <w:r>
        <w:t>là</w:t>
      </w:r>
      <w:proofErr w:type="spellEnd"/>
      <w:r>
        <w:t xml:space="preserve"> </w:t>
      </w:r>
      <w:proofErr w:type="spellStart"/>
      <w:r>
        <w:t>chung</w:t>
      </w:r>
      <w:proofErr w:type="spellEnd"/>
      <w:r>
        <w:t xml:space="preserve"> </w:t>
      </w:r>
      <w:proofErr w:type="spellStart"/>
      <w:r>
        <w:t>thẩm</w:t>
      </w:r>
      <w:proofErr w:type="spellEnd"/>
      <w:r>
        <w:t xml:space="preserve"> </w:t>
      </w:r>
      <w:proofErr w:type="spellStart"/>
      <w:r>
        <w:t>và</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thi</w:t>
      </w:r>
      <w:proofErr w:type="spellEnd"/>
      <w:r>
        <w:t xml:space="preserve"> </w:t>
      </w:r>
      <w:proofErr w:type="spellStart"/>
      <w:r>
        <w:t>hành</w:t>
      </w:r>
      <w:proofErr w:type="spellEnd"/>
      <w:r>
        <w:t xml:space="preserve">; </w:t>
      </w:r>
      <w:proofErr w:type="spellStart"/>
      <w:r>
        <w:t>Bên</w:t>
      </w:r>
      <w:proofErr w:type="spellEnd"/>
      <w:r>
        <w:t xml:space="preserve"> </w:t>
      </w:r>
      <w:proofErr w:type="spellStart"/>
      <w:r>
        <w:t>thua</w:t>
      </w:r>
      <w:proofErr w:type="spellEnd"/>
      <w:r>
        <w:t xml:space="preserve"> </w:t>
      </w:r>
      <w:proofErr w:type="spellStart"/>
      <w:r>
        <w:t>kiện</w:t>
      </w:r>
      <w:proofErr w:type="spellEnd"/>
      <w:r>
        <w:t xml:space="preserve"> </w:t>
      </w:r>
      <w:proofErr w:type="spellStart"/>
      <w:r>
        <w:t>chịu</w:t>
      </w:r>
      <w:proofErr w:type="spellEnd"/>
      <w:r>
        <w:t xml:space="preserve"> chi </w:t>
      </w:r>
      <w:proofErr w:type="spellStart"/>
      <w:r>
        <w:t>phí</w:t>
      </w:r>
      <w:proofErr w:type="spellEnd"/>
      <w:r>
        <w:t xml:space="preserve"> </w:t>
      </w:r>
      <w:proofErr w:type="spellStart"/>
      <w:r>
        <w:t>trọng</w:t>
      </w:r>
      <w:proofErr w:type="spellEnd"/>
      <w:r>
        <w:t xml:space="preserve"> </w:t>
      </w:r>
      <w:proofErr w:type="spellStart"/>
      <w:r>
        <w:t>tài</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của</w:t>
      </w:r>
      <w:proofErr w:type="spellEnd"/>
      <w:r>
        <w:t xml:space="preserve"> VIAC.</w:t>
      </w:r>
    </w:p>
    <w:p w14:paraId="54856429" w14:textId="77777777" w:rsidR="00FD774D" w:rsidRDefault="00000000">
      <w:pPr>
        <w:spacing w:before="240" w:after="120" w:line="276" w:lineRule="auto"/>
        <w:jc w:val="both"/>
        <w:rPr>
          <w:b/>
          <w:bCs/>
          <w:sz w:val="26"/>
          <w:szCs w:val="26"/>
        </w:rPr>
      </w:pPr>
      <w:commentRangeStart w:id="12"/>
      <w:r>
        <w:rPr>
          <w:b/>
          <w:bCs/>
          <w:sz w:val="26"/>
          <w:szCs w:val="26"/>
        </w:rPr>
        <w:t>ĐIỀU 14: ĐIỀU KHOẢN CHUNG</w:t>
      </w:r>
      <w:commentRangeEnd w:id="12"/>
      <w:r w:rsidR="00B72377">
        <w:rPr>
          <w:rStyle w:val="CommentReference"/>
          <w:b/>
          <w:bCs/>
          <w:sz w:val="26"/>
          <w:szCs w:val="26"/>
        </w:rPr>
        <w:commentReference w:id="12"/>
      </w:r>
    </w:p>
    <w:p w14:paraId="1C60597B" w14:textId="77777777" w:rsidR="00FD774D" w:rsidRDefault="00000000">
      <w:pPr>
        <w:spacing w:after="100" w:line="276" w:lineRule="auto"/>
        <w:ind w:left="360"/>
        <w:jc w:val="both"/>
      </w:pPr>
      <w:r>
        <w:t xml:space="preserve">14.1.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w:t>
      </w:r>
      <w:proofErr w:type="spellStart"/>
      <w:r>
        <w:t>cùng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giữa</w:t>
      </w:r>
      <w:proofErr w:type="spellEnd"/>
      <w:r>
        <w:t xml:space="preserve"> Hai Bên. </w:t>
      </w:r>
      <w:proofErr w:type="spellStart"/>
      <w:r>
        <w:t>Mọi</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bổ</w:t>
      </w:r>
      <w:proofErr w:type="spellEnd"/>
      <w:r>
        <w:t xml:space="preserve"> sung </w:t>
      </w:r>
      <w:proofErr w:type="spellStart"/>
      <w:r>
        <w:t>phải</w:t>
      </w:r>
      <w:proofErr w:type="spellEnd"/>
      <w:r>
        <w:t xml:space="preserve"> </w:t>
      </w:r>
      <w:proofErr w:type="spellStart"/>
      <w:r>
        <w:t>lập</w:t>
      </w:r>
      <w:proofErr w:type="spellEnd"/>
      <w:r>
        <w:t xml:space="preserve">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do </w:t>
      </w:r>
      <w:proofErr w:type="spellStart"/>
      <w:r>
        <w:t>người</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của</w:t>
      </w:r>
      <w:proofErr w:type="spellEnd"/>
      <w:r>
        <w:t xml:space="preserve"> Hai </w:t>
      </w:r>
      <w:proofErr w:type="spellStart"/>
      <w:r>
        <w:t>Bên</w:t>
      </w:r>
      <w:proofErr w:type="spellEnd"/>
      <w:r>
        <w:t xml:space="preserve"> </w:t>
      </w:r>
      <w:proofErr w:type="spellStart"/>
      <w:r>
        <w:t>ký</w:t>
      </w:r>
      <w:proofErr w:type="spellEnd"/>
      <w:r>
        <w:t>.</w:t>
      </w:r>
    </w:p>
    <w:p w14:paraId="37557C55" w14:textId="77777777" w:rsidR="00FD774D" w:rsidRDefault="00000000">
      <w:pPr>
        <w:spacing w:after="100" w:line="276" w:lineRule="auto"/>
        <w:ind w:left="360"/>
        <w:jc w:val="both"/>
      </w:pPr>
      <w:r>
        <w:t xml:space="preserve">14.2. </w:t>
      </w:r>
      <w:proofErr w:type="spellStart"/>
      <w:r>
        <w:t>Nếu</w:t>
      </w:r>
      <w:proofErr w:type="spellEnd"/>
      <w:r>
        <w:t xml:space="preserve"> </w:t>
      </w:r>
      <w:proofErr w:type="spellStart"/>
      <w:r>
        <w:t>một</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vô</w:t>
      </w:r>
      <w:proofErr w:type="spellEnd"/>
      <w:r>
        <w:t xml:space="preserve"> </w:t>
      </w:r>
      <w:proofErr w:type="spellStart"/>
      <w:r>
        <w:t>hiệu</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khoản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vẫn</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Việc</w:t>
      </w:r>
      <w:proofErr w:type="spellEnd"/>
      <w:r>
        <w:t xml:space="preserve"> </w:t>
      </w:r>
      <w:proofErr w:type="spellStart"/>
      <w:r>
        <w:t>một</w:t>
      </w:r>
      <w:proofErr w:type="spellEnd"/>
      <w:r>
        <w:t xml:space="preserve"> </w:t>
      </w:r>
      <w:proofErr w:type="spellStart"/>
      <w:r>
        <w:t>Bên</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hoặc</w:t>
      </w:r>
      <w:proofErr w:type="spellEnd"/>
      <w:r>
        <w:t xml:space="preserve"> </w:t>
      </w:r>
      <w:proofErr w:type="spellStart"/>
      <w:r>
        <w:t>chậm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quyền</w:t>
      </w:r>
      <w:proofErr w:type="spellEnd"/>
      <w:r>
        <w:t xml:space="preserve"> </w:t>
      </w:r>
      <w:proofErr w:type="spellStart"/>
      <w:r>
        <w:t>không</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việc</w:t>
      </w:r>
      <w:proofErr w:type="spellEnd"/>
      <w:r>
        <w:t xml:space="preserve"> </w:t>
      </w:r>
      <w:proofErr w:type="spellStart"/>
      <w:r>
        <w:t>từ</w:t>
      </w:r>
      <w:proofErr w:type="spellEnd"/>
      <w:r>
        <w:t xml:space="preserve"> </w:t>
      </w:r>
      <w:proofErr w:type="spellStart"/>
      <w:r>
        <w:t>bỏ</w:t>
      </w:r>
      <w:proofErr w:type="spellEnd"/>
      <w:r>
        <w:t xml:space="preserve"> </w:t>
      </w:r>
      <w:proofErr w:type="spellStart"/>
      <w:r>
        <w:t>quyền</w:t>
      </w:r>
      <w:proofErr w:type="spellEnd"/>
      <w:r>
        <w:t xml:space="preserve"> </w:t>
      </w:r>
      <w:proofErr w:type="spellStart"/>
      <w:r>
        <w:t>đó</w:t>
      </w:r>
      <w:proofErr w:type="spellEnd"/>
      <w:r>
        <w:t>.</w:t>
      </w:r>
    </w:p>
    <w:p w14:paraId="658F88A4" w14:textId="77777777" w:rsidR="00FD774D" w:rsidRDefault="00000000">
      <w:pPr>
        <w:spacing w:after="100" w:line="276" w:lineRule="auto"/>
        <w:ind w:left="360"/>
        <w:jc w:val="both"/>
      </w:pPr>
      <w:r>
        <w:t xml:space="preserve">14.3. </w:t>
      </w:r>
      <w:proofErr w:type="spellStart"/>
      <w:r>
        <w:t>Bên</w:t>
      </w:r>
      <w:proofErr w:type="spellEnd"/>
      <w:r>
        <w:t xml:space="preserve"> B </w:t>
      </w:r>
      <w:proofErr w:type="spellStart"/>
      <w:r>
        <w:t>không</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nhượng</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hoặc</w:t>
      </w:r>
      <w:proofErr w:type="spellEnd"/>
      <w:r>
        <w:t xml:space="preserve"> </w:t>
      </w:r>
      <w:proofErr w:type="spellStart"/>
      <w:r>
        <w:t>bất</w:t>
      </w:r>
      <w:proofErr w:type="spellEnd"/>
      <w:r>
        <w:t xml:space="preserve"> </w:t>
      </w:r>
      <w:proofErr w:type="spellStart"/>
      <w:r>
        <w:t>kỳ</w:t>
      </w:r>
      <w:proofErr w:type="spellEnd"/>
      <w:r>
        <w:t xml:space="preserve"> </w:t>
      </w:r>
      <w:proofErr w:type="spellStart"/>
      <w:r>
        <w:t>quyền</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nào</w:t>
      </w:r>
      <w:proofErr w:type="spellEnd"/>
      <w:r>
        <w:t xml:space="preserve"> </w:t>
      </w:r>
      <w:proofErr w:type="spellStart"/>
      <w:r>
        <w:t>cho</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khi</w:t>
      </w:r>
      <w:proofErr w:type="spellEnd"/>
      <w:r>
        <w:t xml:space="preserve"> </w:t>
      </w:r>
      <w:proofErr w:type="spellStart"/>
      <w:r>
        <w:t>chưa</w:t>
      </w:r>
      <w:proofErr w:type="spellEnd"/>
      <w:r>
        <w:t xml:space="preserve"> </w:t>
      </w:r>
      <w:proofErr w:type="spellStart"/>
      <w:r>
        <w:t>có</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trước</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Bên</w:t>
      </w:r>
      <w:proofErr w:type="spellEnd"/>
      <w:r>
        <w:t xml:space="preserve"> A.</w:t>
      </w:r>
    </w:p>
    <w:p w14:paraId="0964C0FA" w14:textId="77777777" w:rsidR="0074130F" w:rsidRDefault="00000000" w:rsidP="0074130F">
      <w:pPr>
        <w:spacing w:after="100" w:line="276" w:lineRule="auto"/>
        <w:ind w:left="360"/>
        <w:jc w:val="both"/>
      </w:pPr>
      <w:r>
        <w:t xml:space="preserve">14.4. </w:t>
      </w:r>
      <w:proofErr w:type="spellStart"/>
      <w:r>
        <w:t>Hợp</w:t>
      </w:r>
      <w:proofErr w:type="spellEnd"/>
      <w:r>
        <w:t xml:space="preserve"> </w:t>
      </w:r>
      <w:proofErr w:type="spellStart"/>
      <w:r>
        <w:t>đồng</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thành</w:t>
      </w:r>
      <w:proofErr w:type="spellEnd"/>
      <w:r>
        <w:t xml:space="preserve"> 02 (</w:t>
      </w:r>
      <w:proofErr w:type="spellStart"/>
      <w:r>
        <w:t>hai</w:t>
      </w:r>
      <w:proofErr w:type="spellEnd"/>
      <w:r>
        <w:t xml:space="preserve">) </w:t>
      </w:r>
      <w:proofErr w:type="spellStart"/>
      <w:r>
        <w:t>bản</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pháp</w:t>
      </w:r>
      <w:proofErr w:type="spellEnd"/>
      <w:r>
        <w:t xml:space="preserve"> </w:t>
      </w:r>
      <w:proofErr w:type="spellStart"/>
      <w:r>
        <w:t>lý</w:t>
      </w:r>
      <w:proofErr w:type="spellEnd"/>
      <w:r>
        <w:t xml:space="preserve"> </w:t>
      </w:r>
      <w:proofErr w:type="spellStart"/>
      <w:r>
        <w:t>như</w:t>
      </w:r>
      <w:proofErr w:type="spellEnd"/>
      <w:r>
        <w:t xml:space="preserve"> </w:t>
      </w:r>
      <w:proofErr w:type="spellStart"/>
      <w:r>
        <w:t>nhau</w:t>
      </w:r>
      <w:proofErr w:type="spellEnd"/>
      <w:r>
        <w:t xml:space="preserve">, </w:t>
      </w:r>
      <w:proofErr w:type="spellStart"/>
      <w:r>
        <w:t>mỗi</w:t>
      </w:r>
      <w:proofErr w:type="spellEnd"/>
      <w:r>
        <w:t xml:space="preserve"> </w:t>
      </w:r>
      <w:proofErr w:type="spellStart"/>
      <w:r>
        <w:t>Bên</w:t>
      </w:r>
      <w:proofErr w:type="spellEnd"/>
      <w:r>
        <w:t xml:space="preserve"> </w:t>
      </w:r>
      <w:proofErr w:type="spellStart"/>
      <w:r>
        <w:t>giữ</w:t>
      </w:r>
      <w:proofErr w:type="spellEnd"/>
      <w:r>
        <w:t xml:space="preserve"> 01 (</w:t>
      </w:r>
      <w:proofErr w:type="spellStart"/>
      <w:r>
        <w:t>một</w:t>
      </w:r>
      <w:proofErr w:type="spellEnd"/>
      <w:r>
        <w:t xml:space="preserve">) </w:t>
      </w:r>
      <w:proofErr w:type="spellStart"/>
      <w:r>
        <w:t>bản</w:t>
      </w:r>
      <w:proofErr w:type="spellEnd"/>
      <w:r>
        <w:t>.</w:t>
      </w:r>
    </w:p>
    <w:p w14:paraId="5C882521" w14:textId="06E7E5BA" w:rsidR="0023178E" w:rsidRDefault="00000000" w:rsidP="0074130F">
      <w:pPr>
        <w:spacing w:after="100" w:line="276" w:lineRule="auto"/>
        <w:ind w:left="360"/>
        <w:jc w:val="both"/>
      </w:pPr>
      <w:r w:rsidRPr="0074130F">
        <w:rPr>
          <w:highlight w:val="yellow"/>
        </w:rPr>
        <w:t xml:space="preserve">14.5. </w:t>
      </w:r>
      <w:proofErr w:type="spellStart"/>
      <w:r w:rsidRPr="0074130F">
        <w:rPr>
          <w:highlight w:val="yellow"/>
        </w:rPr>
        <w:t>Sở</w:t>
      </w:r>
      <w:proofErr w:type="spellEnd"/>
      <w:r w:rsidRPr="0074130F">
        <w:rPr>
          <w:highlight w:val="yellow"/>
        </w:rPr>
        <w:t xml:space="preserve"> </w:t>
      </w:r>
      <w:proofErr w:type="spellStart"/>
      <w:r w:rsidRPr="0074130F">
        <w:rPr>
          <w:highlight w:val="yellow"/>
        </w:rPr>
        <w:t>hữu</w:t>
      </w:r>
      <w:proofErr w:type="spellEnd"/>
      <w:r w:rsidRPr="0074130F">
        <w:rPr>
          <w:highlight w:val="yellow"/>
        </w:rPr>
        <w:t xml:space="preserve"> </w:t>
      </w:r>
      <w:proofErr w:type="spellStart"/>
      <w:r w:rsidRPr="0074130F">
        <w:rPr>
          <w:highlight w:val="yellow"/>
        </w:rPr>
        <w:t>trí</w:t>
      </w:r>
      <w:proofErr w:type="spellEnd"/>
      <w:r w:rsidRPr="0074130F">
        <w:rPr>
          <w:highlight w:val="yellow"/>
        </w:rPr>
        <w:t xml:space="preserve"> </w:t>
      </w:r>
      <w:proofErr w:type="spellStart"/>
      <w:r w:rsidRPr="0074130F">
        <w:rPr>
          <w:highlight w:val="yellow"/>
        </w:rPr>
        <w:t>tuệ</w:t>
      </w:r>
      <w:proofErr w:type="spellEnd"/>
      <w:r w:rsidRPr="0074130F">
        <w:rPr>
          <w:highlight w:val="yellow"/>
        </w:rPr>
        <w:t xml:space="preserve">: </w:t>
      </w:r>
      <w:proofErr w:type="spellStart"/>
      <w:r w:rsidRPr="0074130F">
        <w:rPr>
          <w:highlight w:val="yellow"/>
        </w:rPr>
        <w:t>Toàn</w:t>
      </w:r>
      <w:proofErr w:type="spellEnd"/>
      <w:r w:rsidRPr="0074130F">
        <w:rPr>
          <w:highlight w:val="yellow"/>
        </w:rPr>
        <w:t xml:space="preserve"> </w:t>
      </w:r>
      <w:proofErr w:type="spellStart"/>
      <w:r w:rsidRPr="0074130F">
        <w:rPr>
          <w:highlight w:val="yellow"/>
        </w:rPr>
        <w:t>bộ</w:t>
      </w:r>
      <w:proofErr w:type="spellEnd"/>
      <w:r w:rsidRPr="0074130F">
        <w:rPr>
          <w:highlight w:val="yellow"/>
        </w:rPr>
        <w:t xml:space="preserve"> </w:t>
      </w:r>
      <w:proofErr w:type="spellStart"/>
      <w:r w:rsidRPr="0074130F">
        <w:rPr>
          <w:highlight w:val="yellow"/>
        </w:rPr>
        <w:t>nhãn</w:t>
      </w:r>
      <w:proofErr w:type="spellEnd"/>
      <w:r w:rsidRPr="0074130F">
        <w:rPr>
          <w:highlight w:val="yellow"/>
        </w:rPr>
        <w:t xml:space="preserve"> </w:t>
      </w:r>
      <w:proofErr w:type="spellStart"/>
      <w:r w:rsidRPr="0074130F">
        <w:rPr>
          <w:highlight w:val="yellow"/>
        </w:rPr>
        <w:t>hiệu</w:t>
      </w:r>
      <w:proofErr w:type="spellEnd"/>
      <w:r w:rsidRPr="0074130F">
        <w:rPr>
          <w:highlight w:val="yellow"/>
        </w:rPr>
        <w:t xml:space="preserve">, logo, </w:t>
      </w:r>
      <w:proofErr w:type="spellStart"/>
      <w:r w:rsidRPr="0074130F">
        <w:rPr>
          <w:highlight w:val="yellow"/>
        </w:rPr>
        <w:t>hình</w:t>
      </w:r>
      <w:proofErr w:type="spellEnd"/>
      <w:r w:rsidRPr="0074130F">
        <w:rPr>
          <w:highlight w:val="yellow"/>
        </w:rPr>
        <w:t xml:space="preserve"> </w:t>
      </w:r>
      <w:proofErr w:type="spellStart"/>
      <w:r w:rsidRPr="0074130F">
        <w:rPr>
          <w:highlight w:val="yellow"/>
        </w:rPr>
        <w:t>ảnh</w:t>
      </w:r>
      <w:proofErr w:type="spellEnd"/>
      <w:r w:rsidRPr="0074130F">
        <w:rPr>
          <w:highlight w:val="yellow"/>
        </w:rPr>
        <w:t xml:space="preserve">, </w:t>
      </w:r>
      <w:proofErr w:type="spellStart"/>
      <w:r w:rsidRPr="0074130F">
        <w:rPr>
          <w:highlight w:val="yellow"/>
        </w:rPr>
        <w:t>nội</w:t>
      </w:r>
      <w:proofErr w:type="spellEnd"/>
      <w:r w:rsidRPr="0074130F">
        <w:rPr>
          <w:highlight w:val="yellow"/>
        </w:rPr>
        <w:t xml:space="preserve"> dung, </w:t>
      </w:r>
      <w:proofErr w:type="spellStart"/>
      <w:r w:rsidRPr="0074130F">
        <w:rPr>
          <w:highlight w:val="yellow"/>
        </w:rPr>
        <w:t>phần</w:t>
      </w:r>
      <w:proofErr w:type="spellEnd"/>
      <w:r w:rsidRPr="0074130F">
        <w:rPr>
          <w:highlight w:val="yellow"/>
        </w:rPr>
        <w:t xml:space="preserve"> </w:t>
      </w:r>
      <w:proofErr w:type="spellStart"/>
      <w:r w:rsidRPr="0074130F">
        <w:rPr>
          <w:highlight w:val="yellow"/>
        </w:rPr>
        <w:t>mềm</w:t>
      </w:r>
      <w:proofErr w:type="spellEnd"/>
      <w:r w:rsidRPr="0074130F">
        <w:rPr>
          <w:highlight w:val="yellow"/>
        </w:rPr>
        <w:t xml:space="preserve"> CMS, API, </w:t>
      </w:r>
      <w:proofErr w:type="spellStart"/>
      <w:r w:rsidRPr="0074130F">
        <w:rPr>
          <w:highlight w:val="yellow"/>
        </w:rPr>
        <w:t>tài</w:t>
      </w:r>
      <w:proofErr w:type="spellEnd"/>
      <w:r w:rsidRPr="0074130F">
        <w:rPr>
          <w:highlight w:val="yellow"/>
        </w:rPr>
        <w:t xml:space="preserve"> </w:t>
      </w:r>
      <w:proofErr w:type="spellStart"/>
      <w:r w:rsidRPr="0074130F">
        <w:rPr>
          <w:highlight w:val="yellow"/>
        </w:rPr>
        <w:t>liệu</w:t>
      </w:r>
      <w:proofErr w:type="spellEnd"/>
      <w:r w:rsidRPr="0074130F">
        <w:rPr>
          <w:highlight w:val="yellow"/>
        </w:rPr>
        <w:t xml:space="preserve"> </w:t>
      </w:r>
      <w:proofErr w:type="spellStart"/>
      <w:r w:rsidRPr="0074130F">
        <w:rPr>
          <w:highlight w:val="yellow"/>
        </w:rPr>
        <w:t>đào</w:t>
      </w:r>
      <w:proofErr w:type="spellEnd"/>
      <w:r w:rsidRPr="0074130F">
        <w:rPr>
          <w:highlight w:val="yellow"/>
        </w:rPr>
        <w:t xml:space="preserve"> </w:t>
      </w:r>
      <w:proofErr w:type="spellStart"/>
      <w:r w:rsidRPr="0074130F">
        <w:rPr>
          <w:highlight w:val="yellow"/>
        </w:rPr>
        <w:t>tạo</w:t>
      </w:r>
      <w:proofErr w:type="spellEnd"/>
      <w:r w:rsidRPr="0074130F">
        <w:rPr>
          <w:highlight w:val="yellow"/>
        </w:rPr>
        <w:t xml:space="preserve"> </w:t>
      </w:r>
      <w:proofErr w:type="spellStart"/>
      <w:r w:rsidRPr="0074130F">
        <w:rPr>
          <w:highlight w:val="yellow"/>
        </w:rPr>
        <w:t>và</w:t>
      </w:r>
      <w:proofErr w:type="spellEnd"/>
      <w:r w:rsidRPr="0074130F">
        <w:rPr>
          <w:highlight w:val="yellow"/>
        </w:rPr>
        <w:t xml:space="preserve"> </w:t>
      </w:r>
      <w:proofErr w:type="spellStart"/>
      <w:r w:rsidRPr="0074130F">
        <w:rPr>
          <w:highlight w:val="yellow"/>
        </w:rPr>
        <w:t>các</w:t>
      </w:r>
      <w:proofErr w:type="spellEnd"/>
      <w:r w:rsidRPr="0074130F">
        <w:rPr>
          <w:highlight w:val="yellow"/>
        </w:rPr>
        <w:t xml:space="preserve"> </w:t>
      </w:r>
      <w:proofErr w:type="spellStart"/>
      <w:r w:rsidRPr="0074130F">
        <w:rPr>
          <w:highlight w:val="yellow"/>
        </w:rPr>
        <w:t>quyền</w:t>
      </w:r>
      <w:proofErr w:type="spellEnd"/>
      <w:r w:rsidRPr="0074130F">
        <w:rPr>
          <w:highlight w:val="yellow"/>
        </w:rPr>
        <w:t xml:space="preserve"> </w:t>
      </w:r>
      <w:proofErr w:type="spellStart"/>
      <w:r w:rsidRPr="0074130F">
        <w:rPr>
          <w:highlight w:val="yellow"/>
        </w:rPr>
        <w:t>sở</w:t>
      </w:r>
      <w:proofErr w:type="spellEnd"/>
      <w:r w:rsidRPr="0074130F">
        <w:rPr>
          <w:highlight w:val="yellow"/>
        </w:rPr>
        <w:t xml:space="preserve"> </w:t>
      </w:r>
      <w:proofErr w:type="spellStart"/>
      <w:r w:rsidRPr="0074130F">
        <w:rPr>
          <w:highlight w:val="yellow"/>
        </w:rPr>
        <w:t>hữu</w:t>
      </w:r>
      <w:proofErr w:type="spellEnd"/>
      <w:r w:rsidRPr="0074130F">
        <w:rPr>
          <w:highlight w:val="yellow"/>
        </w:rPr>
        <w:t xml:space="preserve"> </w:t>
      </w:r>
      <w:proofErr w:type="spellStart"/>
      <w:r w:rsidRPr="0074130F">
        <w:rPr>
          <w:highlight w:val="yellow"/>
        </w:rPr>
        <w:t>trí</w:t>
      </w:r>
      <w:proofErr w:type="spellEnd"/>
      <w:r w:rsidRPr="0074130F">
        <w:rPr>
          <w:highlight w:val="yellow"/>
        </w:rPr>
        <w:t xml:space="preserve"> </w:t>
      </w:r>
      <w:proofErr w:type="spellStart"/>
      <w:r w:rsidRPr="0074130F">
        <w:rPr>
          <w:highlight w:val="yellow"/>
        </w:rPr>
        <w:t>tuệ</w:t>
      </w:r>
      <w:proofErr w:type="spellEnd"/>
      <w:r w:rsidRPr="0074130F">
        <w:rPr>
          <w:highlight w:val="yellow"/>
        </w:rPr>
        <w:t xml:space="preserve"> </w:t>
      </w:r>
      <w:proofErr w:type="spellStart"/>
      <w:r w:rsidRPr="0074130F">
        <w:rPr>
          <w:highlight w:val="yellow"/>
        </w:rPr>
        <w:t>liên</w:t>
      </w:r>
      <w:proofErr w:type="spellEnd"/>
      <w:r w:rsidRPr="0074130F">
        <w:rPr>
          <w:highlight w:val="yellow"/>
        </w:rPr>
        <w:t xml:space="preserve"> </w:t>
      </w:r>
      <w:proofErr w:type="spellStart"/>
      <w:r w:rsidRPr="0074130F">
        <w:rPr>
          <w:highlight w:val="yellow"/>
        </w:rPr>
        <w:t>quan</w:t>
      </w:r>
      <w:proofErr w:type="spellEnd"/>
      <w:r w:rsidRPr="0074130F">
        <w:rPr>
          <w:highlight w:val="yellow"/>
        </w:rPr>
        <w:t xml:space="preserve"> </w:t>
      </w:r>
      <w:proofErr w:type="spellStart"/>
      <w:r w:rsidRPr="0074130F">
        <w:rPr>
          <w:highlight w:val="yellow"/>
        </w:rPr>
        <w:t>thuộc</w:t>
      </w:r>
      <w:proofErr w:type="spellEnd"/>
      <w:r w:rsidRPr="0074130F">
        <w:rPr>
          <w:highlight w:val="yellow"/>
        </w:rPr>
        <w:t xml:space="preserve"> </w:t>
      </w:r>
      <w:proofErr w:type="spellStart"/>
      <w:r w:rsidRPr="0074130F">
        <w:rPr>
          <w:highlight w:val="yellow"/>
        </w:rPr>
        <w:t>sở</w:t>
      </w:r>
      <w:proofErr w:type="spellEnd"/>
      <w:r w:rsidRPr="0074130F">
        <w:rPr>
          <w:highlight w:val="yellow"/>
        </w:rPr>
        <w:t xml:space="preserve"> </w:t>
      </w:r>
      <w:proofErr w:type="spellStart"/>
      <w:r w:rsidRPr="0074130F">
        <w:rPr>
          <w:highlight w:val="yellow"/>
        </w:rPr>
        <w:t>hữu</w:t>
      </w:r>
      <w:proofErr w:type="spellEnd"/>
      <w:r w:rsidRPr="0074130F">
        <w:rPr>
          <w:highlight w:val="yellow"/>
        </w:rPr>
        <w:t xml:space="preserve"> </w:t>
      </w:r>
      <w:proofErr w:type="spellStart"/>
      <w:r w:rsidRPr="0074130F">
        <w:rPr>
          <w:highlight w:val="yellow"/>
        </w:rPr>
        <w:t>độc</w:t>
      </w:r>
      <w:proofErr w:type="spellEnd"/>
      <w:r w:rsidRPr="0074130F">
        <w:rPr>
          <w:highlight w:val="yellow"/>
        </w:rPr>
        <w:t xml:space="preserve"> </w:t>
      </w:r>
      <w:proofErr w:type="spellStart"/>
      <w:r w:rsidRPr="0074130F">
        <w:rPr>
          <w:highlight w:val="yellow"/>
        </w:rPr>
        <w:t>quyền</w:t>
      </w:r>
      <w:proofErr w:type="spellEnd"/>
      <w:r w:rsidRPr="0074130F">
        <w:rPr>
          <w:highlight w:val="yellow"/>
        </w:rPr>
        <w:t xml:space="preserve"> </w:t>
      </w:r>
      <w:proofErr w:type="spellStart"/>
      <w:r w:rsidRPr="0074130F">
        <w:rPr>
          <w:highlight w:val="yellow"/>
        </w:rPr>
        <w:t>của</w:t>
      </w:r>
      <w:proofErr w:type="spellEnd"/>
      <w:r w:rsidRPr="0074130F">
        <w:rPr>
          <w:highlight w:val="yellow"/>
        </w:rPr>
        <w:t xml:space="preserve"> </w:t>
      </w:r>
      <w:proofErr w:type="spellStart"/>
      <w:r w:rsidRPr="0074130F">
        <w:rPr>
          <w:highlight w:val="yellow"/>
        </w:rPr>
        <w:t>Bên</w:t>
      </w:r>
      <w:proofErr w:type="spellEnd"/>
      <w:r w:rsidRPr="0074130F">
        <w:rPr>
          <w:highlight w:val="yellow"/>
        </w:rPr>
        <w:t xml:space="preserve"> A </w:t>
      </w:r>
      <w:proofErr w:type="spellStart"/>
      <w:r w:rsidRPr="0074130F">
        <w:rPr>
          <w:highlight w:val="yellow"/>
        </w:rPr>
        <w:t>hoặc</w:t>
      </w:r>
      <w:proofErr w:type="spellEnd"/>
      <w:r w:rsidRPr="0074130F">
        <w:rPr>
          <w:highlight w:val="yellow"/>
        </w:rPr>
        <w:t xml:space="preserve"> </w:t>
      </w:r>
      <w:proofErr w:type="spellStart"/>
      <w:r w:rsidRPr="0074130F">
        <w:rPr>
          <w:highlight w:val="yellow"/>
        </w:rPr>
        <w:t>đối</w:t>
      </w:r>
      <w:proofErr w:type="spellEnd"/>
      <w:r w:rsidRPr="0074130F">
        <w:rPr>
          <w:highlight w:val="yellow"/>
        </w:rPr>
        <w:t xml:space="preserve"> </w:t>
      </w:r>
      <w:proofErr w:type="spellStart"/>
      <w:r w:rsidRPr="0074130F">
        <w:rPr>
          <w:highlight w:val="yellow"/>
        </w:rPr>
        <w:t>tác</w:t>
      </w:r>
      <w:proofErr w:type="spellEnd"/>
      <w:r w:rsidRPr="0074130F">
        <w:rPr>
          <w:highlight w:val="yellow"/>
        </w:rPr>
        <w:t xml:space="preserve"> </w:t>
      </w:r>
      <w:proofErr w:type="spellStart"/>
      <w:r w:rsidRPr="0074130F">
        <w:rPr>
          <w:highlight w:val="yellow"/>
        </w:rPr>
        <w:t>của</w:t>
      </w:r>
      <w:proofErr w:type="spellEnd"/>
      <w:r w:rsidRPr="0074130F">
        <w:rPr>
          <w:highlight w:val="yellow"/>
        </w:rPr>
        <w:t xml:space="preserve"> </w:t>
      </w:r>
      <w:proofErr w:type="spellStart"/>
      <w:r w:rsidRPr="0074130F">
        <w:rPr>
          <w:highlight w:val="yellow"/>
        </w:rPr>
        <w:t>Bên</w:t>
      </w:r>
      <w:proofErr w:type="spellEnd"/>
      <w:r w:rsidRPr="0074130F">
        <w:rPr>
          <w:highlight w:val="yellow"/>
        </w:rPr>
        <w:t xml:space="preserve"> A. </w:t>
      </w:r>
      <w:proofErr w:type="spellStart"/>
      <w:r w:rsidRPr="0074130F">
        <w:rPr>
          <w:highlight w:val="yellow"/>
        </w:rPr>
        <w:t>Bên</w:t>
      </w:r>
      <w:proofErr w:type="spellEnd"/>
      <w:r w:rsidRPr="0074130F">
        <w:rPr>
          <w:highlight w:val="yellow"/>
        </w:rPr>
        <w:t xml:space="preserve"> B </w:t>
      </w:r>
      <w:proofErr w:type="spellStart"/>
      <w:r w:rsidRPr="0074130F">
        <w:rPr>
          <w:highlight w:val="yellow"/>
        </w:rPr>
        <w:t>chỉ</w:t>
      </w:r>
      <w:proofErr w:type="spellEnd"/>
      <w:r w:rsidRPr="0074130F">
        <w:rPr>
          <w:highlight w:val="yellow"/>
        </w:rPr>
        <w:t xml:space="preserve"> </w:t>
      </w:r>
      <w:proofErr w:type="spellStart"/>
      <w:r w:rsidRPr="0074130F">
        <w:rPr>
          <w:highlight w:val="yellow"/>
        </w:rPr>
        <w:t>được</w:t>
      </w:r>
      <w:proofErr w:type="spellEnd"/>
      <w:r w:rsidRPr="0074130F">
        <w:rPr>
          <w:highlight w:val="yellow"/>
        </w:rPr>
        <w:t xml:space="preserve"> </w:t>
      </w:r>
      <w:proofErr w:type="spellStart"/>
      <w:r w:rsidRPr="0074130F">
        <w:rPr>
          <w:highlight w:val="yellow"/>
        </w:rPr>
        <w:t>sử</w:t>
      </w:r>
      <w:proofErr w:type="spellEnd"/>
      <w:r w:rsidRPr="0074130F">
        <w:rPr>
          <w:highlight w:val="yellow"/>
        </w:rPr>
        <w:t xml:space="preserve"> </w:t>
      </w:r>
      <w:proofErr w:type="spellStart"/>
      <w:r w:rsidRPr="0074130F">
        <w:rPr>
          <w:highlight w:val="yellow"/>
        </w:rPr>
        <w:t>dụng</w:t>
      </w:r>
      <w:proofErr w:type="spellEnd"/>
      <w:r w:rsidRPr="0074130F">
        <w:rPr>
          <w:highlight w:val="yellow"/>
        </w:rPr>
        <w:t xml:space="preserve"> </w:t>
      </w:r>
      <w:proofErr w:type="spellStart"/>
      <w:r w:rsidRPr="0074130F">
        <w:rPr>
          <w:highlight w:val="yellow"/>
        </w:rPr>
        <w:t>trong</w:t>
      </w:r>
      <w:proofErr w:type="spellEnd"/>
      <w:r w:rsidRPr="0074130F">
        <w:rPr>
          <w:highlight w:val="yellow"/>
        </w:rPr>
        <w:t xml:space="preserve"> </w:t>
      </w:r>
      <w:proofErr w:type="spellStart"/>
      <w:r w:rsidRPr="0074130F">
        <w:rPr>
          <w:highlight w:val="yellow"/>
        </w:rPr>
        <w:t>phạm</w:t>
      </w:r>
      <w:proofErr w:type="spellEnd"/>
      <w:r w:rsidRPr="0074130F">
        <w:rPr>
          <w:highlight w:val="yellow"/>
        </w:rPr>
        <w:t xml:space="preserve"> vi </w:t>
      </w:r>
      <w:proofErr w:type="spellStart"/>
      <w:r w:rsidRPr="0074130F">
        <w:rPr>
          <w:highlight w:val="yellow"/>
        </w:rPr>
        <w:t>phục</w:t>
      </w:r>
      <w:proofErr w:type="spellEnd"/>
      <w:r w:rsidRPr="0074130F">
        <w:rPr>
          <w:highlight w:val="yellow"/>
        </w:rPr>
        <w:t xml:space="preserve"> </w:t>
      </w:r>
      <w:proofErr w:type="spellStart"/>
      <w:r w:rsidRPr="0074130F">
        <w:rPr>
          <w:highlight w:val="yellow"/>
        </w:rPr>
        <w:t>vụ</w:t>
      </w:r>
      <w:proofErr w:type="spellEnd"/>
      <w:r w:rsidRPr="0074130F">
        <w:rPr>
          <w:highlight w:val="yellow"/>
        </w:rPr>
        <w:t xml:space="preserve"> </w:t>
      </w:r>
      <w:proofErr w:type="spellStart"/>
      <w:r w:rsidRPr="0074130F">
        <w:rPr>
          <w:highlight w:val="yellow"/>
        </w:rPr>
        <w:t>hoạt</w:t>
      </w:r>
      <w:proofErr w:type="spellEnd"/>
      <w:r w:rsidRPr="0074130F">
        <w:rPr>
          <w:highlight w:val="yellow"/>
        </w:rPr>
        <w:t xml:space="preserve"> </w:t>
      </w:r>
      <w:proofErr w:type="spellStart"/>
      <w:r w:rsidRPr="0074130F">
        <w:rPr>
          <w:highlight w:val="yellow"/>
        </w:rPr>
        <w:t>động</w:t>
      </w:r>
      <w:proofErr w:type="spellEnd"/>
      <w:r w:rsidRPr="0074130F">
        <w:rPr>
          <w:highlight w:val="yellow"/>
        </w:rPr>
        <w:t xml:space="preserve"> </w:t>
      </w:r>
      <w:proofErr w:type="spellStart"/>
      <w:r w:rsidRPr="0074130F">
        <w:rPr>
          <w:highlight w:val="yellow"/>
        </w:rPr>
        <w:t>đại</w:t>
      </w:r>
      <w:proofErr w:type="spellEnd"/>
      <w:r w:rsidRPr="0074130F">
        <w:rPr>
          <w:highlight w:val="yellow"/>
        </w:rPr>
        <w:t xml:space="preserve"> </w:t>
      </w:r>
      <w:proofErr w:type="spellStart"/>
      <w:r w:rsidRPr="0074130F">
        <w:rPr>
          <w:highlight w:val="yellow"/>
        </w:rPr>
        <w:t>lý</w:t>
      </w:r>
      <w:proofErr w:type="spellEnd"/>
      <w:r w:rsidRPr="0074130F">
        <w:rPr>
          <w:highlight w:val="yellow"/>
        </w:rPr>
        <w:t xml:space="preserve"> </w:t>
      </w:r>
      <w:proofErr w:type="spellStart"/>
      <w:r w:rsidRPr="0074130F">
        <w:rPr>
          <w:highlight w:val="yellow"/>
        </w:rPr>
        <w:t>theo</w:t>
      </w:r>
      <w:proofErr w:type="spellEnd"/>
      <w:r w:rsidRPr="0074130F">
        <w:rPr>
          <w:highlight w:val="yellow"/>
        </w:rPr>
        <w:t xml:space="preserve"> </w:t>
      </w:r>
      <w:proofErr w:type="spellStart"/>
      <w:r w:rsidRPr="0074130F">
        <w:rPr>
          <w:highlight w:val="yellow"/>
        </w:rPr>
        <w:t>Hợp</w:t>
      </w:r>
      <w:proofErr w:type="spellEnd"/>
      <w:r w:rsidRPr="0074130F">
        <w:rPr>
          <w:highlight w:val="yellow"/>
        </w:rPr>
        <w:t xml:space="preserve"> </w:t>
      </w:r>
      <w:proofErr w:type="spellStart"/>
      <w:r w:rsidRPr="0074130F">
        <w:rPr>
          <w:highlight w:val="yellow"/>
        </w:rPr>
        <w:t>đồng</w:t>
      </w:r>
      <w:proofErr w:type="spellEnd"/>
      <w:r w:rsidRPr="0074130F">
        <w:rPr>
          <w:highlight w:val="yellow"/>
        </w:rPr>
        <w:t xml:space="preserve"> </w:t>
      </w:r>
      <w:proofErr w:type="spellStart"/>
      <w:r w:rsidRPr="0074130F">
        <w:rPr>
          <w:highlight w:val="yellow"/>
        </w:rPr>
        <w:t>và</w:t>
      </w:r>
      <w:proofErr w:type="spellEnd"/>
      <w:r w:rsidRPr="0074130F">
        <w:rPr>
          <w:highlight w:val="yellow"/>
        </w:rPr>
        <w:t xml:space="preserve"> </w:t>
      </w:r>
      <w:proofErr w:type="spellStart"/>
      <w:r w:rsidRPr="0074130F">
        <w:rPr>
          <w:highlight w:val="yellow"/>
        </w:rPr>
        <w:t>không</w:t>
      </w:r>
      <w:proofErr w:type="spellEnd"/>
      <w:r w:rsidRPr="0074130F">
        <w:rPr>
          <w:highlight w:val="yellow"/>
        </w:rPr>
        <w:t xml:space="preserve"> </w:t>
      </w:r>
      <w:proofErr w:type="spellStart"/>
      <w:r w:rsidRPr="0074130F">
        <w:rPr>
          <w:highlight w:val="yellow"/>
        </w:rPr>
        <w:t>được</w:t>
      </w:r>
      <w:proofErr w:type="spellEnd"/>
      <w:r w:rsidRPr="0074130F">
        <w:rPr>
          <w:highlight w:val="yellow"/>
        </w:rPr>
        <w:t xml:space="preserve"> </w:t>
      </w:r>
      <w:proofErr w:type="spellStart"/>
      <w:r w:rsidRPr="0074130F">
        <w:rPr>
          <w:highlight w:val="yellow"/>
        </w:rPr>
        <w:t>đăng</w:t>
      </w:r>
      <w:proofErr w:type="spellEnd"/>
      <w:r w:rsidRPr="0074130F">
        <w:rPr>
          <w:highlight w:val="yellow"/>
        </w:rPr>
        <w:t xml:space="preserve"> </w:t>
      </w:r>
      <w:proofErr w:type="spellStart"/>
      <w:r w:rsidRPr="0074130F">
        <w:rPr>
          <w:highlight w:val="yellow"/>
        </w:rPr>
        <w:t>ký</w:t>
      </w:r>
      <w:proofErr w:type="spellEnd"/>
      <w:r w:rsidRPr="0074130F">
        <w:rPr>
          <w:highlight w:val="yellow"/>
        </w:rPr>
        <w:t xml:space="preserve">, </w:t>
      </w:r>
      <w:proofErr w:type="spellStart"/>
      <w:r w:rsidRPr="0074130F">
        <w:rPr>
          <w:highlight w:val="yellow"/>
        </w:rPr>
        <w:t>sao</w:t>
      </w:r>
      <w:proofErr w:type="spellEnd"/>
      <w:r w:rsidRPr="0074130F">
        <w:rPr>
          <w:highlight w:val="yellow"/>
        </w:rPr>
        <w:t xml:space="preserve"> </w:t>
      </w:r>
      <w:proofErr w:type="spellStart"/>
      <w:r w:rsidRPr="0074130F">
        <w:rPr>
          <w:highlight w:val="yellow"/>
        </w:rPr>
        <w:t>chép</w:t>
      </w:r>
      <w:proofErr w:type="spellEnd"/>
      <w:r w:rsidRPr="0074130F">
        <w:rPr>
          <w:highlight w:val="yellow"/>
        </w:rPr>
        <w:t xml:space="preserve">, </w:t>
      </w:r>
      <w:proofErr w:type="spellStart"/>
      <w:r w:rsidRPr="0074130F">
        <w:rPr>
          <w:highlight w:val="yellow"/>
        </w:rPr>
        <w:t>sửa</w:t>
      </w:r>
      <w:proofErr w:type="spellEnd"/>
      <w:r w:rsidRPr="0074130F">
        <w:rPr>
          <w:highlight w:val="yellow"/>
        </w:rPr>
        <w:t xml:space="preserve"> </w:t>
      </w:r>
      <w:proofErr w:type="spellStart"/>
      <w:r w:rsidRPr="0074130F">
        <w:rPr>
          <w:highlight w:val="yellow"/>
        </w:rPr>
        <w:t>đổi</w:t>
      </w:r>
      <w:proofErr w:type="spellEnd"/>
      <w:r w:rsidRPr="0074130F">
        <w:rPr>
          <w:highlight w:val="yellow"/>
        </w:rPr>
        <w:t xml:space="preserve"> </w:t>
      </w:r>
      <w:proofErr w:type="spellStart"/>
      <w:r w:rsidRPr="0074130F">
        <w:rPr>
          <w:highlight w:val="yellow"/>
        </w:rPr>
        <w:t>hoặc</w:t>
      </w:r>
      <w:proofErr w:type="spellEnd"/>
      <w:r w:rsidRPr="0074130F">
        <w:rPr>
          <w:highlight w:val="yellow"/>
        </w:rPr>
        <w:t xml:space="preserve"> </w:t>
      </w:r>
      <w:proofErr w:type="spellStart"/>
      <w:r w:rsidRPr="0074130F">
        <w:rPr>
          <w:highlight w:val="yellow"/>
        </w:rPr>
        <w:t>tạo</w:t>
      </w:r>
      <w:proofErr w:type="spellEnd"/>
      <w:r w:rsidRPr="0074130F">
        <w:rPr>
          <w:highlight w:val="yellow"/>
        </w:rPr>
        <w:t xml:space="preserve"> </w:t>
      </w:r>
      <w:proofErr w:type="spellStart"/>
      <w:r w:rsidRPr="0074130F">
        <w:rPr>
          <w:highlight w:val="yellow"/>
        </w:rPr>
        <w:t>sản</w:t>
      </w:r>
      <w:proofErr w:type="spellEnd"/>
      <w:r w:rsidRPr="0074130F">
        <w:rPr>
          <w:highlight w:val="yellow"/>
        </w:rPr>
        <w:t xml:space="preserve"> </w:t>
      </w:r>
      <w:proofErr w:type="spellStart"/>
      <w:r w:rsidRPr="0074130F">
        <w:rPr>
          <w:highlight w:val="yellow"/>
        </w:rPr>
        <w:t>phẩm</w:t>
      </w:r>
      <w:proofErr w:type="spellEnd"/>
      <w:r w:rsidRPr="0074130F">
        <w:rPr>
          <w:highlight w:val="yellow"/>
        </w:rPr>
        <w:t xml:space="preserve"> </w:t>
      </w:r>
      <w:proofErr w:type="spellStart"/>
      <w:r w:rsidRPr="0074130F">
        <w:rPr>
          <w:highlight w:val="yellow"/>
        </w:rPr>
        <w:t>phái</w:t>
      </w:r>
      <w:proofErr w:type="spellEnd"/>
      <w:r w:rsidRPr="0074130F">
        <w:rPr>
          <w:highlight w:val="yellow"/>
        </w:rPr>
        <w:t xml:space="preserve"> </w:t>
      </w:r>
      <w:proofErr w:type="spellStart"/>
      <w:r w:rsidRPr="0074130F">
        <w:rPr>
          <w:highlight w:val="yellow"/>
        </w:rPr>
        <w:t>sinh</w:t>
      </w:r>
      <w:proofErr w:type="spellEnd"/>
      <w:r w:rsidRPr="0074130F">
        <w:rPr>
          <w:highlight w:val="yellow"/>
        </w:rPr>
        <w:t xml:space="preserve"> </w:t>
      </w:r>
      <w:proofErr w:type="spellStart"/>
      <w:r w:rsidRPr="0074130F">
        <w:rPr>
          <w:highlight w:val="yellow"/>
        </w:rPr>
        <w:t>dưới</w:t>
      </w:r>
      <w:proofErr w:type="spellEnd"/>
      <w:r w:rsidRPr="0074130F">
        <w:rPr>
          <w:highlight w:val="yellow"/>
        </w:rPr>
        <w:t xml:space="preserve"> </w:t>
      </w:r>
      <w:proofErr w:type="spellStart"/>
      <w:r w:rsidRPr="0074130F">
        <w:rPr>
          <w:highlight w:val="yellow"/>
        </w:rPr>
        <w:t>bất</w:t>
      </w:r>
      <w:proofErr w:type="spellEnd"/>
      <w:r w:rsidRPr="0074130F">
        <w:rPr>
          <w:highlight w:val="yellow"/>
        </w:rPr>
        <w:t xml:space="preserve"> </w:t>
      </w:r>
      <w:proofErr w:type="spellStart"/>
      <w:r w:rsidRPr="0074130F">
        <w:rPr>
          <w:highlight w:val="yellow"/>
        </w:rPr>
        <w:t>kỳ</w:t>
      </w:r>
      <w:proofErr w:type="spellEnd"/>
      <w:r w:rsidRPr="0074130F">
        <w:rPr>
          <w:highlight w:val="yellow"/>
        </w:rPr>
        <w:t xml:space="preserve"> </w:t>
      </w:r>
      <w:proofErr w:type="spellStart"/>
      <w:r w:rsidRPr="0074130F">
        <w:rPr>
          <w:highlight w:val="yellow"/>
        </w:rPr>
        <w:t>hình</w:t>
      </w:r>
      <w:proofErr w:type="spellEnd"/>
      <w:r w:rsidRPr="0074130F">
        <w:rPr>
          <w:highlight w:val="yellow"/>
        </w:rPr>
        <w:t xml:space="preserve"> </w:t>
      </w:r>
      <w:proofErr w:type="spellStart"/>
      <w:r w:rsidRPr="0074130F">
        <w:rPr>
          <w:highlight w:val="yellow"/>
        </w:rPr>
        <w:t>thức</w:t>
      </w:r>
      <w:proofErr w:type="spellEnd"/>
      <w:r w:rsidRPr="0074130F">
        <w:rPr>
          <w:highlight w:val="yellow"/>
        </w:rPr>
        <w:t xml:space="preserve"> </w:t>
      </w:r>
      <w:proofErr w:type="spellStart"/>
      <w:r w:rsidRPr="0074130F">
        <w:rPr>
          <w:highlight w:val="yellow"/>
        </w:rPr>
        <w:t>nào</w:t>
      </w:r>
      <w:proofErr w:type="spellEnd"/>
      <w:r w:rsidRPr="0074130F">
        <w:rPr>
          <w:highlight w:val="yellow"/>
        </w:rPr>
        <w:t xml:space="preserve"> </w:t>
      </w:r>
      <w:proofErr w:type="spellStart"/>
      <w:r w:rsidRPr="0074130F">
        <w:rPr>
          <w:highlight w:val="yellow"/>
        </w:rPr>
        <w:t>khi</w:t>
      </w:r>
      <w:proofErr w:type="spellEnd"/>
      <w:r w:rsidRPr="0074130F">
        <w:rPr>
          <w:highlight w:val="yellow"/>
        </w:rPr>
        <w:t xml:space="preserve"> </w:t>
      </w:r>
      <w:proofErr w:type="spellStart"/>
      <w:r w:rsidRPr="0074130F">
        <w:rPr>
          <w:highlight w:val="yellow"/>
        </w:rPr>
        <w:t>chưa</w:t>
      </w:r>
      <w:proofErr w:type="spellEnd"/>
      <w:r w:rsidRPr="0074130F">
        <w:rPr>
          <w:highlight w:val="yellow"/>
        </w:rPr>
        <w:t xml:space="preserve"> </w:t>
      </w:r>
      <w:proofErr w:type="spellStart"/>
      <w:r w:rsidRPr="0074130F">
        <w:rPr>
          <w:highlight w:val="yellow"/>
        </w:rPr>
        <w:t>có</w:t>
      </w:r>
      <w:proofErr w:type="spellEnd"/>
      <w:r w:rsidRPr="0074130F">
        <w:rPr>
          <w:highlight w:val="yellow"/>
        </w:rPr>
        <w:t xml:space="preserve"> </w:t>
      </w:r>
      <w:proofErr w:type="spellStart"/>
      <w:r w:rsidRPr="0074130F">
        <w:rPr>
          <w:highlight w:val="yellow"/>
        </w:rPr>
        <w:t>chấp</w:t>
      </w:r>
      <w:proofErr w:type="spellEnd"/>
      <w:r w:rsidRPr="0074130F">
        <w:rPr>
          <w:highlight w:val="yellow"/>
        </w:rPr>
        <w:t xml:space="preserve"> </w:t>
      </w:r>
      <w:proofErr w:type="spellStart"/>
      <w:r w:rsidRPr="0074130F">
        <w:rPr>
          <w:highlight w:val="yellow"/>
        </w:rPr>
        <w:t>thuận</w:t>
      </w:r>
      <w:proofErr w:type="spellEnd"/>
      <w:r w:rsidRPr="0074130F">
        <w:rPr>
          <w:highlight w:val="yellow"/>
        </w:rPr>
        <w:t xml:space="preserve"> </w:t>
      </w:r>
      <w:proofErr w:type="spellStart"/>
      <w:r w:rsidRPr="0074130F">
        <w:rPr>
          <w:highlight w:val="yellow"/>
        </w:rPr>
        <w:t>trước</w:t>
      </w:r>
      <w:proofErr w:type="spellEnd"/>
      <w:r w:rsidRPr="0074130F">
        <w:rPr>
          <w:highlight w:val="yellow"/>
        </w:rPr>
        <w:t xml:space="preserve"> </w:t>
      </w:r>
      <w:proofErr w:type="spellStart"/>
      <w:r w:rsidRPr="0074130F">
        <w:rPr>
          <w:highlight w:val="yellow"/>
        </w:rPr>
        <w:t>bằng</w:t>
      </w:r>
      <w:proofErr w:type="spellEnd"/>
      <w:r w:rsidRPr="0074130F">
        <w:rPr>
          <w:highlight w:val="yellow"/>
        </w:rPr>
        <w:t xml:space="preserve"> </w:t>
      </w:r>
      <w:proofErr w:type="spellStart"/>
      <w:r w:rsidRPr="0074130F">
        <w:rPr>
          <w:highlight w:val="yellow"/>
        </w:rPr>
        <w:t>văn</w:t>
      </w:r>
      <w:proofErr w:type="spellEnd"/>
      <w:r w:rsidRPr="0074130F">
        <w:rPr>
          <w:highlight w:val="yellow"/>
        </w:rPr>
        <w:t xml:space="preserve"> </w:t>
      </w:r>
      <w:proofErr w:type="spellStart"/>
      <w:r w:rsidRPr="0074130F">
        <w:rPr>
          <w:highlight w:val="yellow"/>
        </w:rPr>
        <w:t>bản</w:t>
      </w:r>
      <w:proofErr w:type="spellEnd"/>
      <w:r w:rsidRPr="0074130F">
        <w:rPr>
          <w:highlight w:val="yellow"/>
        </w:rPr>
        <w:t xml:space="preserve"> </w:t>
      </w:r>
      <w:proofErr w:type="spellStart"/>
      <w:r w:rsidRPr="0074130F">
        <w:rPr>
          <w:highlight w:val="yellow"/>
        </w:rPr>
        <w:t>của</w:t>
      </w:r>
      <w:proofErr w:type="spellEnd"/>
      <w:r w:rsidRPr="0074130F">
        <w:rPr>
          <w:highlight w:val="yellow"/>
        </w:rPr>
        <w:t xml:space="preserve"> </w:t>
      </w:r>
      <w:proofErr w:type="spellStart"/>
      <w:r w:rsidRPr="0074130F">
        <w:rPr>
          <w:highlight w:val="yellow"/>
        </w:rPr>
        <w:t>Bên</w:t>
      </w:r>
      <w:proofErr w:type="spellEnd"/>
      <w:r w:rsidRPr="0074130F">
        <w:rPr>
          <w:highlight w:val="yellow"/>
        </w:rPr>
        <w:t xml:space="preserve"> A.</w:t>
      </w:r>
    </w:p>
    <w:p w14:paraId="364D3565" w14:textId="77777777" w:rsidR="00FD774D" w:rsidRDefault="00000000">
      <w:pPr>
        <w:spacing w:before="240" w:after="120" w:line="276" w:lineRule="auto"/>
        <w:jc w:val="both"/>
        <w:rPr>
          <w:b/>
          <w:bCs/>
          <w:sz w:val="26"/>
          <w:szCs w:val="26"/>
        </w:rPr>
      </w:pPr>
      <w:r>
        <w:rPr>
          <w:b/>
          <w:bCs/>
          <w:sz w:val="26"/>
          <w:szCs w:val="26"/>
        </w:rPr>
        <w:t>ĐIỀU 15: THÔNG BÁO VÀ ĐẦU MỐI LIÊN HỆ</w:t>
      </w:r>
    </w:p>
    <w:p w14:paraId="4B0622A1" w14:textId="77777777" w:rsidR="00FD774D" w:rsidRDefault="00000000">
      <w:pPr>
        <w:spacing w:after="80" w:line="276" w:lineRule="auto"/>
        <w:jc w:val="both"/>
      </w:pPr>
      <w:proofErr w:type="spellStart"/>
      <w:r>
        <w:t>Mọi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theo</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được</w:t>
      </w:r>
      <w:proofErr w:type="spellEnd"/>
      <w:r>
        <w:t xml:space="preserve"> </w:t>
      </w:r>
      <w:proofErr w:type="spellStart"/>
      <w:r>
        <w:t>gửi</w:t>
      </w:r>
      <w:proofErr w:type="spellEnd"/>
      <w:r>
        <w:t xml:space="preserve"> qua email, </w:t>
      </w:r>
      <w:proofErr w:type="spellStart"/>
      <w:r>
        <w:t>chuyển</w:t>
      </w:r>
      <w:proofErr w:type="spellEnd"/>
      <w:r>
        <w:t xml:space="preserve"> </w:t>
      </w:r>
      <w:proofErr w:type="spellStart"/>
      <w:r>
        <w:t>phát</w:t>
      </w:r>
      <w:proofErr w:type="spellEnd"/>
      <w:r>
        <w:t xml:space="preserve"> </w:t>
      </w:r>
      <w:proofErr w:type="spellStart"/>
      <w:r>
        <w:t>nhanh</w:t>
      </w:r>
      <w:proofErr w:type="spellEnd"/>
      <w:r>
        <w:t xml:space="preserve"> </w:t>
      </w:r>
      <w:proofErr w:type="spellStart"/>
      <w:r>
        <w:t>hoặc</w:t>
      </w:r>
      <w:proofErr w:type="spellEnd"/>
      <w:r>
        <w:t xml:space="preserve"> </w:t>
      </w:r>
      <w:proofErr w:type="spellStart"/>
      <w:r>
        <w:t>thư</w:t>
      </w:r>
      <w:proofErr w:type="spellEnd"/>
      <w:r>
        <w:t xml:space="preserve"> </w:t>
      </w:r>
      <w:proofErr w:type="spellStart"/>
      <w:r>
        <w:t>tay</w:t>
      </w:r>
      <w:proofErr w:type="spellEnd"/>
      <w:r>
        <w:t xml:space="preserve"> </w:t>
      </w:r>
      <w:proofErr w:type="spellStart"/>
      <w:r>
        <w:t>đến</w:t>
      </w:r>
      <w:proofErr w:type="spellEnd"/>
      <w:r>
        <w:t xml:space="preserve"> </w:t>
      </w:r>
      <w:proofErr w:type="spellStart"/>
      <w:r>
        <w:t>địa</w:t>
      </w:r>
      <w:proofErr w:type="spellEnd"/>
      <w:r>
        <w:t xml:space="preserve"> </w:t>
      </w:r>
      <w:proofErr w:type="spellStart"/>
      <w:r>
        <w:t>chỉ</w:t>
      </w:r>
      <w:proofErr w:type="spellEnd"/>
      <w:r>
        <w:t>/</w:t>
      </w:r>
      <w:proofErr w:type="spellStart"/>
      <w:r>
        <w:t>đầu</w:t>
      </w:r>
      <w:proofErr w:type="spellEnd"/>
      <w:r>
        <w:t xml:space="preserve"> </w:t>
      </w:r>
      <w:proofErr w:type="spellStart"/>
      <w:r>
        <w:t>mối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như</w:t>
      </w:r>
      <w:proofErr w:type="spellEnd"/>
      <w:r>
        <w:t xml:space="preserve"> </w:t>
      </w:r>
      <w:proofErr w:type="spellStart"/>
      <w:r>
        <w:t>sau</w:t>
      </w:r>
      <w:proofErr w:type="spellEnd"/>
      <w:r>
        <w:t>:</w:t>
      </w:r>
    </w:p>
    <w:p w14:paraId="456B6A82" w14:textId="77777777" w:rsidR="00FD774D" w:rsidRDefault="00000000">
      <w:pPr>
        <w:spacing w:after="40" w:line="276" w:lineRule="auto"/>
        <w:jc w:val="both"/>
      </w:pPr>
      <w:proofErr w:type="spellStart"/>
      <w:r>
        <w:rPr>
          <w:b/>
          <w:bCs/>
        </w:rPr>
        <w:t>Bên</w:t>
      </w:r>
      <w:proofErr w:type="spellEnd"/>
      <w:r>
        <w:rPr>
          <w:b/>
          <w:bCs/>
        </w:rPr>
        <w:t xml:space="preserve"> A: </w:t>
      </w:r>
      <w:proofErr w:type="spellStart"/>
      <w:r>
        <w:t>Bà</w:t>
      </w:r>
      <w:proofErr w:type="spellEnd"/>
      <w:r>
        <w:t xml:space="preserve"> Đỗ Thị Dung – ĐT: 0388871115 – Email: dungdt@gapit.com.vn</w:t>
      </w:r>
    </w:p>
    <w:p w14:paraId="44E1C5E8" w14:textId="77777777" w:rsidR="00FD774D" w:rsidRDefault="00000000">
      <w:pPr>
        <w:spacing w:after="80" w:line="276" w:lineRule="auto"/>
        <w:jc w:val="both"/>
      </w:pPr>
      <w:proofErr w:type="spellStart"/>
      <w:r>
        <w:t>Địa</w:t>
      </w:r>
      <w:proofErr w:type="spellEnd"/>
      <w:r>
        <w:t xml:space="preserve"> </w:t>
      </w:r>
      <w:proofErr w:type="spellStart"/>
      <w:r>
        <w:t>chỉ</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Tầng</w:t>
      </w:r>
      <w:proofErr w:type="spellEnd"/>
      <w:r>
        <w:t xml:space="preserve"> 21, </w:t>
      </w:r>
      <w:proofErr w:type="spellStart"/>
      <w:r>
        <w:t>tòa</w:t>
      </w:r>
      <w:proofErr w:type="spellEnd"/>
      <w:r>
        <w:t xml:space="preserve"> </w:t>
      </w:r>
      <w:proofErr w:type="spellStart"/>
      <w:r>
        <w:t>Vinaconex</w:t>
      </w:r>
      <w:proofErr w:type="spellEnd"/>
      <w:r>
        <w:t xml:space="preserve"> – </w:t>
      </w:r>
      <w:proofErr w:type="spellStart"/>
      <w:r>
        <w:t>Số</w:t>
      </w:r>
      <w:proofErr w:type="spellEnd"/>
      <w:r>
        <w:t xml:space="preserve"> 459C Bạch Mai, </w:t>
      </w:r>
      <w:proofErr w:type="spellStart"/>
      <w:r>
        <w:t>phường</w:t>
      </w:r>
      <w:proofErr w:type="spellEnd"/>
      <w:r>
        <w:t xml:space="preserve"> Bạch Mai, Hà </w:t>
      </w:r>
      <w:proofErr w:type="spellStart"/>
      <w:r>
        <w:t>Nội</w:t>
      </w:r>
      <w:proofErr w:type="spellEnd"/>
      <w:r>
        <w:t>.</w:t>
      </w:r>
    </w:p>
    <w:p w14:paraId="24723677" w14:textId="77777777" w:rsidR="00FD774D" w:rsidRDefault="00000000">
      <w:pPr>
        <w:spacing w:after="40" w:line="276" w:lineRule="auto"/>
        <w:jc w:val="both"/>
      </w:pPr>
      <w:proofErr w:type="spellStart"/>
      <w:r>
        <w:rPr>
          <w:b/>
          <w:bCs/>
        </w:rPr>
        <w:t>Bên</w:t>
      </w:r>
      <w:proofErr w:type="spellEnd"/>
      <w:r>
        <w:rPr>
          <w:b/>
          <w:bCs/>
        </w:rPr>
        <w:t xml:space="preserve"> B: </w:t>
      </w:r>
      <w:r>
        <w:t>……………………… – ĐT: ……………… – Email: ………………………</w:t>
      </w:r>
    </w:p>
    <w:p w14:paraId="4CA03D42" w14:textId="77777777" w:rsidR="00FD774D" w:rsidRDefault="00000000">
      <w:pPr>
        <w:spacing w:after="120" w:line="276" w:lineRule="auto"/>
        <w:jc w:val="both"/>
      </w:pPr>
      <w:proofErr w:type="spellStart"/>
      <w:r>
        <w:t>Địa</w:t>
      </w:r>
      <w:proofErr w:type="spellEnd"/>
      <w:r>
        <w:t xml:space="preserve"> </w:t>
      </w:r>
      <w:proofErr w:type="spellStart"/>
      <w:r>
        <w:t>chỉ</w:t>
      </w:r>
      <w:proofErr w:type="spellEnd"/>
      <w:r>
        <w:t xml:space="preserve"> </w:t>
      </w:r>
      <w:proofErr w:type="spellStart"/>
      <w:r>
        <w:t>liên</w:t>
      </w:r>
      <w:proofErr w:type="spellEnd"/>
      <w:r>
        <w:t xml:space="preserve"> </w:t>
      </w:r>
      <w:proofErr w:type="spellStart"/>
      <w:r>
        <w:t>hệ</w:t>
      </w:r>
      <w:proofErr w:type="spellEnd"/>
      <w:r>
        <w:t>: ……………………………………………………………………………</w:t>
      </w:r>
    </w:p>
    <w:p w14:paraId="3A5AF880" w14:textId="77777777" w:rsidR="00FD774D" w:rsidRDefault="00000000">
      <w:pPr>
        <w:spacing w:before="120" w:after="200" w:line="276" w:lineRule="auto"/>
        <w:jc w:val="both"/>
      </w:pPr>
      <w:r>
        <w:lastRenderedPageBreak/>
        <w:t xml:space="preserve">ĐỂ GHI NHẬN, </w:t>
      </w:r>
      <w:proofErr w:type="spellStart"/>
      <w:r>
        <w:t>đại</w:t>
      </w:r>
      <w:proofErr w:type="spellEnd"/>
      <w:r>
        <w:t xml:space="preserve"> </w:t>
      </w:r>
      <w:proofErr w:type="spellStart"/>
      <w:r>
        <w:t>diện</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của</w:t>
      </w:r>
      <w:proofErr w:type="spellEnd"/>
      <w:r>
        <w:t xml:space="preserve"> Hai </w:t>
      </w:r>
      <w:proofErr w:type="spellStart"/>
      <w:r>
        <w:t>Bên</w:t>
      </w:r>
      <w:proofErr w:type="spellEnd"/>
      <w:r>
        <w:t xml:space="preserve"> </w:t>
      </w:r>
      <w:proofErr w:type="spellStart"/>
      <w:r>
        <w:t>đã</w:t>
      </w:r>
      <w:proofErr w:type="spellEnd"/>
      <w:r>
        <w:t xml:space="preserve"> </w:t>
      </w:r>
      <w:proofErr w:type="spellStart"/>
      <w:r>
        <w:t>ký</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w:t>
      </w:r>
      <w:proofErr w:type="spellStart"/>
      <w:r>
        <w:t>vào</w:t>
      </w:r>
      <w:proofErr w:type="spellEnd"/>
      <w:r>
        <w:t xml:space="preserve"> </w:t>
      </w:r>
      <w:proofErr w:type="spellStart"/>
      <w:r>
        <w:t>ngày</w:t>
      </w:r>
      <w:proofErr w:type="spellEnd"/>
      <w:r>
        <w:t xml:space="preserve"> </w:t>
      </w:r>
      <w:proofErr w:type="spellStart"/>
      <w:r>
        <w:t>nêu</w:t>
      </w:r>
      <w:proofErr w:type="spellEnd"/>
      <w:r>
        <w:t xml:space="preserve"> </w:t>
      </w:r>
      <w:proofErr w:type="spellStart"/>
      <w:r>
        <w:t>tại</w:t>
      </w:r>
      <w:proofErr w:type="spellEnd"/>
      <w:r>
        <w:t xml:space="preserve"> </w:t>
      </w:r>
      <w:proofErr w:type="spellStart"/>
      <w:r>
        <w:t>phần</w:t>
      </w:r>
      <w:proofErr w:type="spellEnd"/>
      <w:r>
        <w:t xml:space="preserve"> </w:t>
      </w:r>
      <w:proofErr w:type="spellStart"/>
      <w:r>
        <w:t>đầu</w:t>
      </w:r>
      <w:proofErr w:type="spellEnd"/>
      <w:r>
        <w:t xml:space="preserve">, </w:t>
      </w:r>
      <w:proofErr w:type="spellStart"/>
      <w:r>
        <w:t>theo</w:t>
      </w:r>
      <w:proofErr w:type="spellEnd"/>
      <w:r>
        <w:t xml:space="preserve"> </w:t>
      </w:r>
      <w:proofErr w:type="spellStart"/>
      <w:r>
        <w:t>đó</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620"/>
      </w:tblGrid>
      <w:tr w:rsidR="00FD774D" w14:paraId="44E8A0EC" w14:textId="77777777">
        <w:trPr>
          <w:trHeight w:val="1980"/>
        </w:trPr>
        <w:tc>
          <w:tcPr>
            <w:tcW w:w="4395" w:type="dxa"/>
            <w:tcBorders>
              <w:top w:val="single" w:sz="5" w:space="0" w:color="999999"/>
              <w:left w:val="single" w:sz="5" w:space="0" w:color="999999"/>
              <w:bottom w:val="single" w:sz="5" w:space="0" w:color="999999"/>
              <w:right w:val="single" w:sz="5" w:space="0" w:color="999999"/>
            </w:tcBorders>
            <w:tcMar>
              <w:top w:w="60" w:type="dxa"/>
              <w:left w:w="120" w:type="dxa"/>
              <w:bottom w:w="60" w:type="dxa"/>
              <w:right w:w="120" w:type="dxa"/>
            </w:tcMar>
          </w:tcPr>
          <w:p w14:paraId="4EFC1313" w14:textId="77777777" w:rsidR="00FD774D" w:rsidRDefault="00000000">
            <w:pPr>
              <w:spacing w:after="40" w:line="276" w:lineRule="auto"/>
              <w:jc w:val="center"/>
              <w:rPr>
                <w:b/>
                <w:bCs/>
              </w:rPr>
            </w:pPr>
            <w:r>
              <w:rPr>
                <w:b/>
                <w:bCs/>
              </w:rPr>
              <w:t>ĐẠI DIỆN BÊN A</w:t>
            </w:r>
          </w:p>
          <w:p w14:paraId="3774B22B" w14:textId="77777777" w:rsidR="00FD774D" w:rsidRDefault="00000000">
            <w:pPr>
              <w:spacing w:after="600" w:line="276" w:lineRule="auto"/>
              <w:jc w:val="center"/>
              <w:rPr>
                <w:b/>
                <w:bCs/>
              </w:rPr>
            </w:pPr>
            <w:r>
              <w:rPr>
                <w:b/>
                <w:bCs/>
              </w:rPr>
              <w:t>CÔNG TY CỔ PHẦN GAPIT</w:t>
            </w:r>
          </w:p>
          <w:p w14:paraId="12E3F58A" w14:textId="77777777" w:rsidR="00FD774D" w:rsidRDefault="00000000">
            <w:pPr>
              <w:spacing w:after="20" w:line="276" w:lineRule="auto"/>
              <w:jc w:val="center"/>
              <w:rPr>
                <w:b/>
                <w:bCs/>
              </w:rPr>
            </w:pPr>
            <w:r>
              <w:rPr>
                <w:b/>
                <w:bCs/>
              </w:rPr>
              <w:t>Nguyễn Văn Long</w:t>
            </w:r>
          </w:p>
          <w:p w14:paraId="4E4F6169" w14:textId="77777777" w:rsidR="00FD774D" w:rsidRDefault="00000000">
            <w:pPr>
              <w:spacing w:after="80" w:line="276" w:lineRule="auto"/>
              <w:jc w:val="center"/>
            </w:pPr>
            <w:r>
              <w:t>GIÁM ĐỐC</w:t>
            </w:r>
          </w:p>
        </w:tc>
        <w:tc>
          <w:tcPr>
            <w:tcW w:w="4620" w:type="dxa"/>
            <w:tcBorders>
              <w:top w:val="single" w:sz="5" w:space="0" w:color="999999"/>
              <w:left w:val="nil"/>
              <w:bottom w:val="single" w:sz="5" w:space="0" w:color="999999"/>
              <w:right w:val="single" w:sz="5" w:space="0" w:color="999999"/>
            </w:tcBorders>
            <w:tcMar>
              <w:top w:w="60" w:type="dxa"/>
              <w:left w:w="120" w:type="dxa"/>
              <w:bottom w:w="60" w:type="dxa"/>
              <w:right w:w="120" w:type="dxa"/>
            </w:tcMar>
          </w:tcPr>
          <w:p w14:paraId="5658CE69" w14:textId="77777777" w:rsidR="00FD774D" w:rsidRDefault="00000000">
            <w:pPr>
              <w:spacing w:after="40" w:line="276" w:lineRule="auto"/>
              <w:jc w:val="center"/>
              <w:rPr>
                <w:b/>
                <w:bCs/>
              </w:rPr>
            </w:pPr>
            <w:r>
              <w:rPr>
                <w:b/>
                <w:bCs/>
              </w:rPr>
              <w:t>ĐẠI DIỆN BÊN B</w:t>
            </w:r>
          </w:p>
          <w:p w14:paraId="27F3871C" w14:textId="77777777" w:rsidR="00FD774D" w:rsidRDefault="00000000">
            <w:pPr>
              <w:spacing w:after="600" w:line="276" w:lineRule="auto"/>
              <w:jc w:val="center"/>
              <w:rPr>
                <w:b/>
                <w:bCs/>
              </w:rPr>
            </w:pPr>
            <w:r>
              <w:rPr>
                <w:b/>
                <w:bCs/>
              </w:rPr>
              <w:t>…………………………………</w:t>
            </w:r>
          </w:p>
          <w:p w14:paraId="44930567" w14:textId="77777777" w:rsidR="00FD774D" w:rsidRDefault="00000000">
            <w:pPr>
              <w:spacing w:after="20" w:line="276" w:lineRule="auto"/>
              <w:jc w:val="center"/>
              <w:rPr>
                <w:b/>
                <w:bCs/>
              </w:rPr>
            </w:pPr>
            <w:r>
              <w:rPr>
                <w:b/>
                <w:bCs/>
              </w:rPr>
              <w:t>…………………………</w:t>
            </w:r>
          </w:p>
          <w:p w14:paraId="57431E27" w14:textId="77777777" w:rsidR="00FD774D" w:rsidRDefault="00000000">
            <w:pPr>
              <w:spacing w:after="80" w:line="276" w:lineRule="auto"/>
              <w:jc w:val="center"/>
            </w:pPr>
            <w:r>
              <w:t>CHỨC VỤ: ……………</w:t>
            </w:r>
          </w:p>
        </w:tc>
      </w:tr>
    </w:tbl>
    <w:p w14:paraId="2B726703" w14:textId="77777777" w:rsidR="00FD774D" w:rsidRDefault="00000000">
      <w:pPr>
        <w:spacing w:after="60" w:line="276" w:lineRule="auto"/>
        <w:jc w:val="center"/>
        <w:rPr>
          <w:b/>
          <w:bCs/>
          <w:sz w:val="30"/>
          <w:szCs w:val="30"/>
        </w:rPr>
      </w:pPr>
      <w:r>
        <w:br w:type="page"/>
      </w:r>
    </w:p>
    <w:p w14:paraId="5EE6996E" w14:textId="77777777" w:rsidR="00FD774D" w:rsidRDefault="00000000">
      <w:pPr>
        <w:spacing w:after="60" w:line="276" w:lineRule="auto"/>
        <w:jc w:val="center"/>
        <w:rPr>
          <w:b/>
          <w:bCs/>
          <w:sz w:val="30"/>
          <w:szCs w:val="30"/>
        </w:rPr>
      </w:pPr>
      <w:r>
        <w:rPr>
          <w:b/>
          <w:bCs/>
          <w:sz w:val="30"/>
          <w:szCs w:val="30"/>
        </w:rPr>
        <w:lastRenderedPageBreak/>
        <w:t>PHỤ LỤC 01</w:t>
      </w:r>
    </w:p>
    <w:p w14:paraId="4F990BC5" w14:textId="77777777" w:rsidR="00FD774D" w:rsidRDefault="00000000">
      <w:pPr>
        <w:spacing w:after="160" w:line="276" w:lineRule="auto"/>
        <w:jc w:val="center"/>
        <w:rPr>
          <w:b/>
          <w:bCs/>
          <w:sz w:val="26"/>
          <w:szCs w:val="26"/>
        </w:rPr>
      </w:pPr>
      <w:r>
        <w:rPr>
          <w:b/>
          <w:bCs/>
          <w:sz w:val="26"/>
          <w:szCs w:val="26"/>
        </w:rPr>
        <w:t>CHÍNH SÁCH GIÁ, KHUNG GIÁ BÁN VÀ ĐẶT SẢN PHẨM</w:t>
      </w:r>
    </w:p>
    <w:p w14:paraId="3D65533E" w14:textId="77777777" w:rsidR="00FD774D" w:rsidRDefault="00000000">
      <w:pPr>
        <w:spacing w:after="80" w:line="276" w:lineRule="auto"/>
        <w:jc w:val="both"/>
        <w:rPr>
          <w:b/>
          <w:bCs/>
        </w:rPr>
      </w:pPr>
      <w:r>
        <w:rPr>
          <w:b/>
          <w:bCs/>
        </w:rPr>
        <w:t xml:space="preserve">1. </w:t>
      </w:r>
      <w:proofErr w:type="spellStart"/>
      <w:r>
        <w:rPr>
          <w:b/>
          <w:bCs/>
        </w:rPr>
        <w:t>Bảng</w:t>
      </w:r>
      <w:proofErr w:type="spellEnd"/>
      <w:r>
        <w:rPr>
          <w:b/>
          <w:bCs/>
        </w:rPr>
        <w:t xml:space="preserve"> </w:t>
      </w:r>
      <w:proofErr w:type="spellStart"/>
      <w:r>
        <w:rPr>
          <w:b/>
          <w:bCs/>
        </w:rPr>
        <w:t>giá</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p>
    <w:p w14:paraId="733740B8" w14:textId="77777777" w:rsidR="00FD774D" w:rsidRDefault="00000000">
      <w:pPr>
        <w:spacing w:after="100" w:line="276" w:lineRule="auto"/>
        <w:jc w:val="both"/>
        <w:rPr>
          <w:i/>
          <w:iCs/>
        </w:rPr>
      </w:pPr>
      <w:r>
        <w:rPr>
          <w:i/>
          <w:iCs/>
        </w:rPr>
        <w:t xml:space="preserve">Lưu ý: </w:t>
      </w:r>
      <w:proofErr w:type="spellStart"/>
      <w:r>
        <w:rPr>
          <w:i/>
          <w:iCs/>
        </w:rPr>
        <w:t>Giá</w:t>
      </w:r>
      <w:proofErr w:type="spellEnd"/>
      <w:r>
        <w:rPr>
          <w:i/>
          <w:iCs/>
        </w:rPr>
        <w:t xml:space="preserve"> </w:t>
      </w:r>
      <w:proofErr w:type="spellStart"/>
      <w:r>
        <w:rPr>
          <w:i/>
          <w:iCs/>
        </w:rPr>
        <w:t>cấp</w:t>
      </w:r>
      <w:proofErr w:type="spellEnd"/>
      <w:r>
        <w:rPr>
          <w:i/>
          <w:iCs/>
        </w:rPr>
        <w:t xml:space="preserve"> </w:t>
      </w:r>
      <w:proofErr w:type="spellStart"/>
      <w:r>
        <w:rPr>
          <w:i/>
          <w:iCs/>
        </w:rPr>
        <w:t>cho</w:t>
      </w:r>
      <w:proofErr w:type="spellEnd"/>
      <w:r>
        <w:rPr>
          <w:i/>
          <w:iCs/>
        </w:rPr>
        <w:t xml:space="preserve"> </w:t>
      </w:r>
      <w:proofErr w:type="spellStart"/>
      <w:r>
        <w:rPr>
          <w:i/>
          <w:iCs/>
        </w:rPr>
        <w:t>Đại</w:t>
      </w:r>
      <w:proofErr w:type="spellEnd"/>
      <w:r>
        <w:rPr>
          <w:i/>
          <w:iCs/>
        </w:rPr>
        <w:t xml:space="preserve"> </w:t>
      </w:r>
      <w:proofErr w:type="spellStart"/>
      <w:r>
        <w:rPr>
          <w:i/>
          <w:iCs/>
        </w:rPr>
        <w:t>lý</w:t>
      </w:r>
      <w:proofErr w:type="spellEnd"/>
      <w:r>
        <w:rPr>
          <w:i/>
          <w:iCs/>
        </w:rPr>
        <w:t xml:space="preserve"> </w:t>
      </w:r>
      <w:proofErr w:type="spellStart"/>
      <w:r>
        <w:rPr>
          <w:i/>
          <w:iCs/>
        </w:rPr>
        <w:t>và</w:t>
      </w:r>
      <w:proofErr w:type="spellEnd"/>
      <w:r>
        <w:rPr>
          <w:i/>
          <w:iCs/>
        </w:rPr>
        <w:t xml:space="preserve"> </w:t>
      </w:r>
      <w:proofErr w:type="spellStart"/>
      <w:r>
        <w:rPr>
          <w:i/>
          <w:iCs/>
        </w:rPr>
        <w:t>chiết</w:t>
      </w:r>
      <w:proofErr w:type="spellEnd"/>
      <w:r>
        <w:rPr>
          <w:i/>
          <w:iCs/>
        </w:rPr>
        <w:t xml:space="preserve"> </w:t>
      </w:r>
      <w:proofErr w:type="spellStart"/>
      <w:r>
        <w:rPr>
          <w:i/>
          <w:iCs/>
        </w:rPr>
        <w:t>khấu</w:t>
      </w:r>
      <w:proofErr w:type="spellEnd"/>
      <w:r>
        <w:rPr>
          <w:i/>
          <w:iCs/>
        </w:rPr>
        <w:t xml:space="preserve"> </w:t>
      </w:r>
      <w:proofErr w:type="spellStart"/>
      <w:r>
        <w:rPr>
          <w:i/>
          <w:iCs/>
        </w:rPr>
        <w:t>là</w:t>
      </w:r>
      <w:proofErr w:type="spellEnd"/>
      <w:r>
        <w:rPr>
          <w:i/>
          <w:iCs/>
        </w:rPr>
        <w:t xml:space="preserve"> </w:t>
      </w:r>
      <w:proofErr w:type="spellStart"/>
      <w:r>
        <w:rPr>
          <w:i/>
          <w:iCs/>
        </w:rPr>
        <w:t>điều</w:t>
      </w:r>
      <w:proofErr w:type="spellEnd"/>
      <w:r>
        <w:rPr>
          <w:i/>
          <w:iCs/>
        </w:rPr>
        <w:t xml:space="preserve"> </w:t>
      </w:r>
      <w:proofErr w:type="spellStart"/>
      <w:r>
        <w:rPr>
          <w:i/>
          <w:iCs/>
        </w:rPr>
        <w:t>kiện</w:t>
      </w:r>
      <w:proofErr w:type="spellEnd"/>
      <w:r>
        <w:rPr>
          <w:i/>
          <w:iCs/>
        </w:rPr>
        <w:t xml:space="preserve"> </w:t>
      </w:r>
      <w:proofErr w:type="spellStart"/>
      <w:r>
        <w:rPr>
          <w:i/>
          <w:iCs/>
        </w:rPr>
        <w:t>thương</w:t>
      </w:r>
      <w:proofErr w:type="spellEnd"/>
      <w:r>
        <w:rPr>
          <w:i/>
          <w:iCs/>
        </w:rPr>
        <w:t xml:space="preserve"> </w:t>
      </w:r>
      <w:proofErr w:type="spellStart"/>
      <w:r>
        <w:rPr>
          <w:i/>
          <w:iCs/>
        </w:rPr>
        <w:t>mại</w:t>
      </w:r>
      <w:proofErr w:type="spellEnd"/>
      <w:r>
        <w:rPr>
          <w:i/>
          <w:iCs/>
        </w:rPr>
        <w:t xml:space="preserve"> </w:t>
      </w:r>
      <w:proofErr w:type="spellStart"/>
      <w:r>
        <w:rPr>
          <w:i/>
          <w:iCs/>
        </w:rPr>
        <w:t>nội</w:t>
      </w:r>
      <w:proofErr w:type="spellEnd"/>
      <w:r>
        <w:rPr>
          <w:i/>
          <w:iCs/>
        </w:rPr>
        <w:t xml:space="preserve"> </w:t>
      </w:r>
      <w:proofErr w:type="spellStart"/>
      <w:r>
        <w:rPr>
          <w:i/>
          <w:iCs/>
        </w:rPr>
        <w:t>bộ</w:t>
      </w:r>
      <w:proofErr w:type="spellEnd"/>
      <w:r>
        <w:rPr>
          <w:i/>
          <w:iCs/>
        </w:rPr>
        <w:t xml:space="preserve"> </w:t>
      </w:r>
      <w:proofErr w:type="spellStart"/>
      <w:r>
        <w:rPr>
          <w:i/>
          <w:iCs/>
        </w:rPr>
        <w:t>giữa</w:t>
      </w:r>
      <w:proofErr w:type="spellEnd"/>
      <w:r>
        <w:rPr>
          <w:i/>
          <w:iCs/>
        </w:rPr>
        <w:t xml:space="preserve"> Hai </w:t>
      </w:r>
      <w:proofErr w:type="spellStart"/>
      <w:r>
        <w:rPr>
          <w:i/>
          <w:iCs/>
        </w:rPr>
        <w:t>Bên</w:t>
      </w:r>
      <w:proofErr w:type="spellEnd"/>
      <w:r>
        <w:rPr>
          <w:i/>
          <w:iCs/>
        </w:rPr>
        <w:t xml:space="preserve"> </w:t>
      </w:r>
      <w:proofErr w:type="spellStart"/>
      <w:r>
        <w:rPr>
          <w:i/>
          <w:iCs/>
        </w:rPr>
        <w:t>và</w:t>
      </w:r>
      <w:proofErr w:type="spellEnd"/>
      <w:r>
        <w:rPr>
          <w:i/>
          <w:iCs/>
        </w:rPr>
        <w:t xml:space="preserve"> </w:t>
      </w:r>
      <w:proofErr w:type="spellStart"/>
      <w:r>
        <w:rPr>
          <w:i/>
          <w:iCs/>
        </w:rPr>
        <w:t>là</w:t>
      </w:r>
      <w:proofErr w:type="spellEnd"/>
      <w:r>
        <w:rPr>
          <w:i/>
          <w:iCs/>
        </w:rPr>
        <w:t xml:space="preserve"> </w:t>
      </w:r>
      <w:proofErr w:type="spellStart"/>
      <w:r>
        <w:rPr>
          <w:i/>
          <w:iCs/>
        </w:rPr>
        <w:t>thông</w:t>
      </w:r>
      <w:proofErr w:type="spellEnd"/>
      <w:r>
        <w:rPr>
          <w:i/>
          <w:iCs/>
        </w:rPr>
        <w:t xml:space="preserve"> tin </w:t>
      </w:r>
      <w:proofErr w:type="spellStart"/>
      <w:r>
        <w:rPr>
          <w:i/>
          <w:iCs/>
        </w:rPr>
        <w:t>mật</w:t>
      </w:r>
      <w:proofErr w:type="spellEnd"/>
      <w:r>
        <w:rPr>
          <w:i/>
          <w:iCs/>
        </w:rPr>
        <w:t>.</w:t>
      </w:r>
    </w:p>
    <w:p>
      <w:pPr>
        <w:spacing w:after="100" w:line="276" w:lineRule="auto"/>
        <w:jc w:val="both"/>
        <w:rPr>
          <w:i/>
          <w:iCs/>
        </w:rPr>
      </w:pPr>
      <w:r>
        <w:rPr>
          <w:rFonts w:ascii="Times New Roman" w:hAnsi="Times New Roman"/>
          <w:sz w:val="26"/>
          <w:highlight w:val="yellow"/>
        </w:rPr>
        <w:t>Ghi chú thuế: Toàn bộ đơn giá tại Bảng giá Sản phẩm là giá ĐÃ BAO GỒM thuế giá trị gia tăng (GTGT) 10%. Trường hợp áp dụng đơn giá chưa bao gồm GTGT, phải ghi rõ tại từng dòng tương ứng.</w:t>
      </w:r>
    </w:p>
    <w:tbl>
      <w:tblPr>
        <w:tblStyle w:val="a0"/>
        <w:tblW w:w="84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1680"/>
        <w:gridCol w:w="2319"/>
        <w:gridCol w:w="2070"/>
      </w:tblGrid>
      <w:tr w:rsidR="00FD774D" w14:paraId="5067A934" w14:textId="77777777" w:rsidTr="00E172C7">
        <w:trPr>
          <w:trHeight w:val="353"/>
        </w:trPr>
        <w:tc>
          <w:tcPr>
            <w:tcW w:w="2385" w:type="dxa"/>
            <w:tcBorders>
              <w:top w:val="single" w:sz="5" w:space="0" w:color="999999"/>
              <w:left w:val="single" w:sz="5" w:space="0" w:color="999999"/>
              <w:bottom w:val="single" w:sz="5" w:space="0" w:color="999999"/>
              <w:right w:val="single" w:sz="5" w:space="0" w:color="999999"/>
            </w:tcBorders>
            <w:shd w:val="clear" w:color="auto" w:fill="D9E2F3"/>
            <w:tcMar>
              <w:top w:w="60" w:type="dxa"/>
              <w:left w:w="120" w:type="dxa"/>
              <w:bottom w:w="60" w:type="dxa"/>
              <w:right w:w="120" w:type="dxa"/>
            </w:tcMar>
          </w:tcPr>
          <w:p w14:paraId="29BAD2D3" w14:textId="77777777" w:rsidR="00FD774D" w:rsidRDefault="00000000">
            <w:pPr>
              <w:spacing w:line="264" w:lineRule="auto"/>
              <w:jc w:val="both"/>
              <w:rPr>
                <w:b/>
                <w:bCs/>
              </w:rPr>
            </w:pPr>
            <w:proofErr w:type="spellStart"/>
            <w:r>
              <w:rPr>
                <w:b/>
                <w:bCs/>
              </w:rPr>
              <w:t>Sản</w:t>
            </w:r>
            <w:proofErr w:type="spellEnd"/>
            <w:r>
              <w:rPr>
                <w:b/>
                <w:bCs/>
              </w:rPr>
              <w:t xml:space="preserve"> </w:t>
            </w:r>
            <w:proofErr w:type="spellStart"/>
            <w:r>
              <w:rPr>
                <w:b/>
                <w:bCs/>
              </w:rPr>
              <w:t>phẩm</w:t>
            </w:r>
            <w:proofErr w:type="spellEnd"/>
            <w:r>
              <w:rPr>
                <w:b/>
                <w:bCs/>
              </w:rPr>
              <w:t xml:space="preserve"> / </w:t>
            </w:r>
            <w:proofErr w:type="spellStart"/>
            <w:r>
              <w:rPr>
                <w:b/>
                <w:bCs/>
              </w:rPr>
              <w:t>Gói</w:t>
            </w:r>
            <w:proofErr w:type="spellEnd"/>
            <w:r>
              <w:rPr>
                <w:b/>
                <w:bCs/>
              </w:rPr>
              <w:t xml:space="preserve"> </w:t>
            </w:r>
            <w:proofErr w:type="spellStart"/>
            <w:r>
              <w:rPr>
                <w:b/>
                <w:bCs/>
              </w:rPr>
              <w:t>cước</w:t>
            </w:r>
            <w:proofErr w:type="spellEnd"/>
          </w:p>
        </w:tc>
        <w:tc>
          <w:tcPr>
            <w:tcW w:w="168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7F36A56A" w14:textId="77777777" w:rsidR="00FD774D" w:rsidRDefault="00000000">
            <w:pPr>
              <w:spacing w:line="264" w:lineRule="auto"/>
              <w:jc w:val="both"/>
              <w:rPr>
                <w:b/>
                <w:bCs/>
              </w:rPr>
            </w:pPr>
            <w:proofErr w:type="spellStart"/>
            <w:r>
              <w:rPr>
                <w:b/>
                <w:bCs/>
              </w:rPr>
              <w:t>Giá</w:t>
            </w:r>
            <w:proofErr w:type="spellEnd"/>
            <w:r>
              <w:rPr>
                <w:b/>
                <w:bCs/>
              </w:rPr>
              <w:t xml:space="preserve"> </w:t>
            </w:r>
            <w:proofErr w:type="spellStart"/>
            <w:r>
              <w:rPr>
                <w:b/>
                <w:bCs/>
              </w:rPr>
              <w:t>cấp</w:t>
            </w:r>
            <w:proofErr w:type="spellEnd"/>
            <w:r>
              <w:rPr>
                <w:b/>
                <w:bCs/>
              </w:rPr>
              <w:t xml:space="preserve"> </w:t>
            </w:r>
            <w:proofErr w:type="spellStart"/>
            <w:r>
              <w:rPr>
                <w:b/>
                <w:bCs/>
              </w:rPr>
              <w:t>cho</w:t>
            </w:r>
            <w:proofErr w:type="spellEnd"/>
            <w:r>
              <w:rPr>
                <w:b/>
                <w:bCs/>
              </w:rPr>
              <w:t xml:space="preserve"> </w:t>
            </w:r>
            <w:proofErr w:type="spellStart"/>
            <w:r>
              <w:rPr>
                <w:b/>
                <w:bCs/>
              </w:rPr>
              <w:t>Đại</w:t>
            </w:r>
            <w:proofErr w:type="spellEnd"/>
            <w:r>
              <w:rPr>
                <w:b/>
                <w:bCs/>
              </w:rPr>
              <w:t xml:space="preserve"> </w:t>
            </w:r>
            <w:proofErr w:type="spellStart"/>
            <w:r>
              <w:rPr>
                <w:b/>
                <w:bCs/>
              </w:rPr>
              <w:t>lý</w:t>
            </w:r>
            <w:proofErr w:type="spellEnd"/>
          </w:p>
        </w:tc>
        <w:tc>
          <w:tcPr>
            <w:tcW w:w="2319"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6E74DF9F" w14:textId="77777777" w:rsidR="00FD774D" w:rsidRPr="00B72377" w:rsidRDefault="00000000">
            <w:pPr>
              <w:spacing w:line="264" w:lineRule="auto"/>
              <w:jc w:val="both"/>
              <w:rPr>
                <w:b/>
                <w:bCs/>
                <w:lang w:val="pt-BR"/>
              </w:rPr>
            </w:pPr>
            <w:r w:rsidRPr="00B72377">
              <w:rPr>
                <w:b/>
                <w:bCs/>
                <w:lang w:val="pt-BR"/>
              </w:rPr>
              <w:t>Giá bán lẻ Zalo Mini App)</w:t>
            </w:r>
          </w:p>
        </w:tc>
        <w:tc>
          <w:tcPr>
            <w:tcW w:w="207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14B3CA61" w14:textId="77777777" w:rsidR="00FD774D" w:rsidRDefault="00000000">
            <w:pPr>
              <w:spacing w:line="264" w:lineRule="auto"/>
              <w:jc w:val="both"/>
              <w:rPr>
                <w:b/>
                <w:bCs/>
              </w:rPr>
            </w:pPr>
            <w:proofErr w:type="spellStart"/>
            <w:r>
              <w:rPr>
                <w:b/>
                <w:bCs/>
              </w:rPr>
              <w:t>Giá</w:t>
            </w:r>
            <w:proofErr w:type="spellEnd"/>
            <w:r>
              <w:rPr>
                <w:b/>
                <w:bCs/>
              </w:rPr>
              <w:t xml:space="preserve"> </w:t>
            </w:r>
            <w:proofErr w:type="spellStart"/>
            <w:r>
              <w:rPr>
                <w:b/>
                <w:bCs/>
              </w:rPr>
              <w:t>bán</w:t>
            </w:r>
            <w:proofErr w:type="spellEnd"/>
            <w:r>
              <w:rPr>
                <w:b/>
                <w:bCs/>
              </w:rPr>
              <w:t xml:space="preserve"> </w:t>
            </w:r>
            <w:proofErr w:type="spellStart"/>
            <w:r>
              <w:rPr>
                <w:b/>
                <w:bCs/>
              </w:rPr>
              <w:t>khuyến</w:t>
            </w:r>
            <w:proofErr w:type="spellEnd"/>
            <w:r>
              <w:rPr>
                <w:b/>
                <w:bCs/>
              </w:rPr>
              <w:t xml:space="preserve"> </w:t>
            </w:r>
            <w:proofErr w:type="spellStart"/>
            <w:r>
              <w:rPr>
                <w:b/>
                <w:bCs/>
              </w:rPr>
              <w:t>nghị</w:t>
            </w:r>
            <w:proofErr w:type="spellEnd"/>
          </w:p>
        </w:tc>
      </w:tr>
      <w:tr w:rsidR="00FD774D" w14:paraId="5526DF53" w14:textId="77777777" w:rsidTr="00E172C7">
        <w:trPr>
          <w:trHeight w:val="660"/>
        </w:trPr>
        <w:tc>
          <w:tcPr>
            <w:tcW w:w="2385"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33D3120C" w14:textId="77777777" w:rsidR="00FD774D" w:rsidRDefault="00000000">
            <w:pPr>
              <w:spacing w:line="264" w:lineRule="auto"/>
              <w:jc w:val="both"/>
            </w:pPr>
            <w:r>
              <w:t>…………………</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43682E40" w14:textId="77777777" w:rsidR="00FD774D" w:rsidRDefault="00000000">
            <w:pPr>
              <w:spacing w:line="264" w:lineRule="auto"/>
              <w:jc w:val="both"/>
            </w:pPr>
            <w:r>
              <w:t>………… VNĐ</w:t>
            </w:r>
          </w:p>
        </w:tc>
        <w:tc>
          <w:tcPr>
            <w:tcW w:w="2319" w:type="dxa"/>
            <w:tcBorders>
              <w:top w:val="nil"/>
              <w:left w:val="nil"/>
              <w:bottom w:val="single" w:sz="5" w:space="0" w:color="999999"/>
              <w:right w:val="single" w:sz="5" w:space="0" w:color="999999"/>
            </w:tcBorders>
            <w:tcMar>
              <w:top w:w="60" w:type="dxa"/>
              <w:left w:w="120" w:type="dxa"/>
              <w:bottom w:w="60" w:type="dxa"/>
              <w:right w:w="120" w:type="dxa"/>
            </w:tcMar>
          </w:tcPr>
          <w:p w14:paraId="0EC32991" w14:textId="77777777" w:rsidR="00FD774D" w:rsidRDefault="00000000">
            <w:pPr>
              <w:spacing w:line="264" w:lineRule="auto"/>
              <w:jc w:val="both"/>
            </w:pPr>
            <w:r>
              <w:t>………… VNĐ</w:t>
            </w:r>
          </w:p>
        </w:tc>
        <w:tc>
          <w:tcPr>
            <w:tcW w:w="2070" w:type="dxa"/>
            <w:tcBorders>
              <w:top w:val="nil"/>
              <w:left w:val="nil"/>
              <w:bottom w:val="single" w:sz="5" w:space="0" w:color="999999"/>
              <w:right w:val="single" w:sz="5" w:space="0" w:color="999999"/>
            </w:tcBorders>
            <w:tcMar>
              <w:top w:w="60" w:type="dxa"/>
              <w:left w:w="120" w:type="dxa"/>
              <w:bottom w:w="60" w:type="dxa"/>
              <w:right w:w="120" w:type="dxa"/>
            </w:tcMar>
          </w:tcPr>
          <w:p w14:paraId="701E4AC2" w14:textId="77777777" w:rsidR="00FD774D" w:rsidRDefault="00000000">
            <w:pPr>
              <w:spacing w:line="264" w:lineRule="auto"/>
              <w:jc w:val="both"/>
            </w:pPr>
            <w:r>
              <w:t>………… VNĐ</w:t>
            </w:r>
          </w:p>
        </w:tc>
      </w:tr>
      <w:tr w:rsidR="00FD774D" w14:paraId="3DC9747E" w14:textId="77777777" w:rsidTr="00E172C7">
        <w:trPr>
          <w:trHeight w:val="660"/>
        </w:trPr>
        <w:tc>
          <w:tcPr>
            <w:tcW w:w="2385"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4F524DE4" w14:textId="77777777" w:rsidR="00FD774D" w:rsidRDefault="00000000">
            <w:pPr>
              <w:spacing w:line="264" w:lineRule="auto"/>
              <w:jc w:val="both"/>
            </w:pPr>
            <w:r>
              <w:t>…………………</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2382FC65" w14:textId="77777777" w:rsidR="00FD774D" w:rsidRDefault="00000000">
            <w:pPr>
              <w:spacing w:line="264" w:lineRule="auto"/>
              <w:jc w:val="both"/>
            </w:pPr>
            <w:r>
              <w:t>………… VNĐ</w:t>
            </w:r>
          </w:p>
        </w:tc>
        <w:tc>
          <w:tcPr>
            <w:tcW w:w="2319" w:type="dxa"/>
            <w:tcBorders>
              <w:top w:val="nil"/>
              <w:left w:val="nil"/>
              <w:bottom w:val="single" w:sz="5" w:space="0" w:color="999999"/>
              <w:right w:val="single" w:sz="5" w:space="0" w:color="999999"/>
            </w:tcBorders>
            <w:tcMar>
              <w:top w:w="60" w:type="dxa"/>
              <w:left w:w="120" w:type="dxa"/>
              <w:bottom w:w="60" w:type="dxa"/>
              <w:right w:w="120" w:type="dxa"/>
            </w:tcMar>
          </w:tcPr>
          <w:p w14:paraId="73197CFD" w14:textId="77777777" w:rsidR="00FD774D" w:rsidRDefault="00000000">
            <w:pPr>
              <w:spacing w:line="264" w:lineRule="auto"/>
              <w:jc w:val="both"/>
            </w:pPr>
            <w:r>
              <w:t>………… VNĐ</w:t>
            </w:r>
          </w:p>
        </w:tc>
        <w:tc>
          <w:tcPr>
            <w:tcW w:w="2070" w:type="dxa"/>
            <w:tcBorders>
              <w:top w:val="nil"/>
              <w:left w:val="nil"/>
              <w:bottom w:val="single" w:sz="5" w:space="0" w:color="999999"/>
              <w:right w:val="single" w:sz="5" w:space="0" w:color="999999"/>
            </w:tcBorders>
            <w:tcMar>
              <w:top w:w="60" w:type="dxa"/>
              <w:left w:w="120" w:type="dxa"/>
              <w:bottom w:w="60" w:type="dxa"/>
              <w:right w:w="120" w:type="dxa"/>
            </w:tcMar>
          </w:tcPr>
          <w:p w14:paraId="33DCEEFF" w14:textId="77777777" w:rsidR="00FD774D" w:rsidRDefault="00000000">
            <w:pPr>
              <w:spacing w:line="264" w:lineRule="auto"/>
              <w:jc w:val="both"/>
            </w:pPr>
            <w:r>
              <w:t>………… VNĐ</w:t>
            </w:r>
          </w:p>
        </w:tc>
      </w:tr>
      <w:tr w:rsidR="00FD774D" w14:paraId="7F059C3D" w14:textId="77777777" w:rsidTr="00E172C7">
        <w:trPr>
          <w:trHeight w:val="660"/>
        </w:trPr>
        <w:tc>
          <w:tcPr>
            <w:tcW w:w="2385"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7486E707" w14:textId="77777777" w:rsidR="00FD774D" w:rsidRDefault="00000000">
            <w:pPr>
              <w:spacing w:line="264" w:lineRule="auto"/>
              <w:jc w:val="both"/>
            </w:pPr>
            <w:r>
              <w:t>…………………</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7659EEE7" w14:textId="77777777" w:rsidR="00FD774D" w:rsidRDefault="00000000">
            <w:pPr>
              <w:spacing w:line="264" w:lineRule="auto"/>
              <w:jc w:val="both"/>
            </w:pPr>
            <w:r>
              <w:t>………… VNĐ</w:t>
            </w:r>
          </w:p>
        </w:tc>
        <w:tc>
          <w:tcPr>
            <w:tcW w:w="2319" w:type="dxa"/>
            <w:tcBorders>
              <w:top w:val="nil"/>
              <w:left w:val="nil"/>
              <w:bottom w:val="single" w:sz="5" w:space="0" w:color="999999"/>
              <w:right w:val="single" w:sz="5" w:space="0" w:color="999999"/>
            </w:tcBorders>
            <w:tcMar>
              <w:top w:w="60" w:type="dxa"/>
              <w:left w:w="120" w:type="dxa"/>
              <w:bottom w:w="60" w:type="dxa"/>
              <w:right w:w="120" w:type="dxa"/>
            </w:tcMar>
          </w:tcPr>
          <w:p w14:paraId="732EFB64" w14:textId="77777777" w:rsidR="00FD774D" w:rsidRDefault="00000000">
            <w:pPr>
              <w:spacing w:line="264" w:lineRule="auto"/>
              <w:jc w:val="both"/>
            </w:pPr>
            <w:r>
              <w:t>………… VNĐ</w:t>
            </w:r>
          </w:p>
        </w:tc>
        <w:tc>
          <w:tcPr>
            <w:tcW w:w="2070" w:type="dxa"/>
            <w:tcBorders>
              <w:top w:val="nil"/>
              <w:left w:val="nil"/>
              <w:bottom w:val="single" w:sz="5" w:space="0" w:color="999999"/>
              <w:right w:val="single" w:sz="5" w:space="0" w:color="999999"/>
            </w:tcBorders>
            <w:tcMar>
              <w:top w:w="60" w:type="dxa"/>
              <w:left w:w="120" w:type="dxa"/>
              <w:bottom w:w="60" w:type="dxa"/>
              <w:right w:w="120" w:type="dxa"/>
            </w:tcMar>
          </w:tcPr>
          <w:p w14:paraId="6C6F25AF" w14:textId="77777777" w:rsidR="00FD774D" w:rsidRDefault="00000000">
            <w:pPr>
              <w:spacing w:line="264" w:lineRule="auto"/>
              <w:jc w:val="both"/>
            </w:pPr>
            <w:r>
              <w:t>………… VNĐ</w:t>
            </w:r>
          </w:p>
        </w:tc>
      </w:tr>
    </w:tbl>
    <w:p w14:paraId="7DC9B52D" w14:textId="77777777" w:rsidR="00E172C7" w:rsidRDefault="00E172C7" w:rsidP="00E172C7">
      <w:pPr>
        <w:spacing w:after="80" w:line="276" w:lineRule="auto"/>
        <w:ind w:left="720"/>
        <w:jc w:val="both"/>
        <w:rPr>
          <w:b/>
          <w:bCs/>
        </w:rPr>
      </w:pPr>
    </w:p>
    <w:p w14:paraId="1631F09D" w14:textId="7BEB730D" w:rsidR="00E172C7" w:rsidRDefault="00E172C7" w:rsidP="00E172C7">
      <w:pPr>
        <w:spacing w:after="80" w:line="276" w:lineRule="auto"/>
        <w:jc w:val="both"/>
        <w:rPr>
          <w:b/>
          <w:bCs/>
        </w:rPr>
      </w:pPr>
      <w:proofErr w:type="spellStart"/>
      <w:r>
        <w:rPr>
          <w:b/>
          <w:bCs/>
        </w:rPr>
        <w:t>Bảng</w:t>
      </w:r>
      <w:proofErr w:type="spellEnd"/>
      <w:r>
        <w:rPr>
          <w:b/>
          <w:bCs/>
        </w:rPr>
        <w:t xml:space="preserve"> </w:t>
      </w:r>
      <w:proofErr w:type="spellStart"/>
      <w:r>
        <w:rPr>
          <w:b/>
          <w:bCs/>
        </w:rPr>
        <w:t>giá</w:t>
      </w:r>
      <w:proofErr w:type="spellEnd"/>
      <w:r>
        <w:rPr>
          <w:b/>
          <w:bCs/>
        </w:rPr>
        <w:t xml:space="preserve"> </w:t>
      </w:r>
      <w:proofErr w:type="spellStart"/>
      <w:r>
        <w:rPr>
          <w:b/>
          <w:bCs/>
        </w:rPr>
        <w:t>chiết</w:t>
      </w:r>
      <w:proofErr w:type="spellEnd"/>
      <w:r>
        <w:rPr>
          <w:b/>
          <w:bCs/>
        </w:rPr>
        <w:t xml:space="preserve"> </w:t>
      </w:r>
      <w:proofErr w:type="spellStart"/>
      <w:r>
        <w:rPr>
          <w:b/>
          <w:bCs/>
        </w:rPr>
        <w:t>khấu</w:t>
      </w:r>
      <w:proofErr w:type="spellEnd"/>
      <w:r>
        <w:rPr>
          <w:b/>
          <w:bCs/>
        </w:rPr>
        <w:t>:</w:t>
      </w:r>
    </w:p>
    <w:tbl>
      <w:tblPr>
        <w:tblStyle w:val="a0"/>
        <w:tblW w:w="8449"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849"/>
        <w:gridCol w:w="3600"/>
      </w:tblGrid>
      <w:tr w:rsidR="00E172C7" w14:paraId="087403E2" w14:textId="77777777" w:rsidTr="00E172C7">
        <w:trPr>
          <w:trHeight w:val="346"/>
        </w:trPr>
        <w:tc>
          <w:tcPr>
            <w:tcW w:w="4849" w:type="dxa"/>
            <w:shd w:val="clear" w:color="auto" w:fill="D9E2F3"/>
            <w:tcMar>
              <w:top w:w="60" w:type="dxa"/>
              <w:left w:w="120" w:type="dxa"/>
              <w:bottom w:w="60" w:type="dxa"/>
              <w:right w:w="120" w:type="dxa"/>
            </w:tcMar>
          </w:tcPr>
          <w:p w14:paraId="647233D4" w14:textId="1ED22BD3" w:rsidR="00E172C7" w:rsidRDefault="00E172C7" w:rsidP="00650A14">
            <w:pPr>
              <w:spacing w:line="264" w:lineRule="auto"/>
              <w:jc w:val="both"/>
              <w:rPr>
                <w:b/>
                <w:bCs/>
              </w:rPr>
            </w:pPr>
            <w:proofErr w:type="spellStart"/>
            <w:r>
              <w:rPr>
                <w:b/>
                <w:bCs/>
              </w:rPr>
              <w:t>Số</w:t>
            </w:r>
            <w:proofErr w:type="spellEnd"/>
            <w:r>
              <w:rPr>
                <w:b/>
                <w:bCs/>
              </w:rPr>
              <w:t xml:space="preserve"> </w:t>
            </w:r>
            <w:proofErr w:type="spellStart"/>
            <w:r>
              <w:rPr>
                <w:b/>
                <w:bCs/>
              </w:rPr>
              <w:t>lượng</w:t>
            </w:r>
            <w:proofErr w:type="spellEnd"/>
            <w:r>
              <w:rPr>
                <w:b/>
                <w:bCs/>
              </w:rPr>
              <w:t xml:space="preserve"> </w:t>
            </w:r>
            <w:proofErr w:type="spellStart"/>
            <w:r>
              <w:rPr>
                <w:b/>
                <w:bCs/>
              </w:rPr>
              <w:t>đặt</w:t>
            </w:r>
            <w:proofErr w:type="spellEnd"/>
            <w:r>
              <w:rPr>
                <w:b/>
                <w:bCs/>
              </w:rPr>
              <w:t xml:space="preserve"> </w:t>
            </w:r>
            <w:proofErr w:type="spellStart"/>
            <w:r>
              <w:rPr>
                <w:b/>
                <w:bCs/>
              </w:rPr>
              <w:t>hàng</w:t>
            </w:r>
            <w:proofErr w:type="spellEnd"/>
            <w:r>
              <w:rPr>
                <w:b/>
                <w:bCs/>
              </w:rPr>
              <w:t xml:space="preserve"> </w:t>
            </w:r>
            <w:proofErr w:type="spellStart"/>
            <w:r>
              <w:rPr>
                <w:b/>
                <w:bCs/>
              </w:rPr>
              <w:t>quy</w:t>
            </w:r>
            <w:proofErr w:type="spellEnd"/>
            <w:r>
              <w:rPr>
                <w:b/>
                <w:bCs/>
              </w:rPr>
              <w:t xml:space="preserve"> </w:t>
            </w:r>
            <w:proofErr w:type="spellStart"/>
            <w:r>
              <w:rPr>
                <w:b/>
                <w:bCs/>
              </w:rPr>
              <w:t>định</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r>
              <w:rPr>
                <w:b/>
                <w:bCs/>
              </w:rPr>
              <w:t>)</w:t>
            </w:r>
          </w:p>
        </w:tc>
        <w:tc>
          <w:tcPr>
            <w:tcW w:w="3600" w:type="dxa"/>
            <w:shd w:val="clear" w:color="auto" w:fill="D9E2F3"/>
            <w:tcMar>
              <w:top w:w="60" w:type="dxa"/>
              <w:left w:w="120" w:type="dxa"/>
              <w:bottom w:w="60" w:type="dxa"/>
              <w:right w:w="120" w:type="dxa"/>
            </w:tcMar>
          </w:tcPr>
          <w:p w14:paraId="0C3B3B10" w14:textId="002F9847" w:rsidR="00E172C7" w:rsidRPr="007738CB" w:rsidRDefault="00E172C7" w:rsidP="00650A14">
            <w:pPr>
              <w:spacing w:line="264" w:lineRule="auto"/>
              <w:jc w:val="both"/>
              <w:rPr>
                <w:b/>
                <w:bCs/>
              </w:rPr>
            </w:pPr>
            <w:r w:rsidRPr="007738CB">
              <w:rPr>
                <w:b/>
                <w:bCs/>
              </w:rPr>
              <w:t xml:space="preserve">% </w:t>
            </w:r>
            <w:proofErr w:type="spellStart"/>
            <w:r w:rsidRPr="007738CB">
              <w:rPr>
                <w:b/>
                <w:bCs/>
              </w:rPr>
              <w:t>chiết</w:t>
            </w:r>
            <w:proofErr w:type="spellEnd"/>
            <w:r w:rsidRPr="007738CB">
              <w:rPr>
                <w:b/>
                <w:bCs/>
              </w:rPr>
              <w:t xml:space="preserve"> </w:t>
            </w:r>
            <w:proofErr w:type="spellStart"/>
            <w:r w:rsidRPr="007738CB">
              <w:rPr>
                <w:b/>
                <w:bCs/>
              </w:rPr>
              <w:t>khấu</w:t>
            </w:r>
            <w:proofErr w:type="spellEnd"/>
            <w:r w:rsidRPr="007738CB">
              <w:rPr>
                <w:b/>
                <w:bCs/>
              </w:rPr>
              <w:t xml:space="preserve"> </w:t>
            </w:r>
            <w:proofErr w:type="spellStart"/>
            <w:r w:rsidRPr="007738CB">
              <w:rPr>
                <w:b/>
                <w:bCs/>
              </w:rPr>
              <w:t>trên</w:t>
            </w:r>
            <w:proofErr w:type="spellEnd"/>
            <w:r w:rsidRPr="007738CB">
              <w:rPr>
                <w:b/>
                <w:bCs/>
              </w:rPr>
              <w:t xml:space="preserve"> </w:t>
            </w:r>
            <w:proofErr w:type="spellStart"/>
            <w:r w:rsidRPr="007738CB">
              <w:rPr>
                <w:b/>
                <w:bCs/>
              </w:rPr>
              <w:t>giá</w:t>
            </w:r>
            <w:proofErr w:type="spellEnd"/>
            <w:r w:rsidRPr="007738CB">
              <w:rPr>
                <w:b/>
                <w:bCs/>
              </w:rPr>
              <w:t xml:space="preserve"> </w:t>
            </w:r>
            <w:proofErr w:type="spellStart"/>
            <w:r w:rsidRPr="007738CB">
              <w:rPr>
                <w:b/>
                <w:bCs/>
              </w:rPr>
              <w:t>cấp</w:t>
            </w:r>
            <w:proofErr w:type="spellEnd"/>
            <w:r w:rsidRPr="007738CB">
              <w:rPr>
                <w:b/>
                <w:bCs/>
              </w:rPr>
              <w:t xml:space="preserve"> </w:t>
            </w:r>
            <w:proofErr w:type="spellStart"/>
            <w:r w:rsidRPr="007738CB">
              <w:rPr>
                <w:b/>
                <w:bCs/>
              </w:rPr>
              <w:t>cho</w:t>
            </w:r>
            <w:proofErr w:type="spellEnd"/>
            <w:r w:rsidRPr="007738CB">
              <w:rPr>
                <w:b/>
                <w:bCs/>
              </w:rPr>
              <w:t xml:space="preserve"> </w:t>
            </w:r>
            <w:proofErr w:type="spellStart"/>
            <w:r w:rsidRPr="007738CB">
              <w:rPr>
                <w:b/>
                <w:bCs/>
              </w:rPr>
              <w:t>Đại</w:t>
            </w:r>
            <w:proofErr w:type="spellEnd"/>
            <w:r w:rsidRPr="007738CB">
              <w:rPr>
                <w:b/>
                <w:bCs/>
              </w:rPr>
              <w:t xml:space="preserve"> </w:t>
            </w:r>
            <w:proofErr w:type="spellStart"/>
            <w:r w:rsidRPr="007738CB">
              <w:rPr>
                <w:b/>
                <w:bCs/>
              </w:rPr>
              <w:t>lý</w:t>
            </w:r>
            <w:proofErr w:type="spellEnd"/>
          </w:p>
        </w:tc>
      </w:tr>
      <w:tr w:rsidR="00E172C7" w14:paraId="164FE68F" w14:textId="77777777" w:rsidTr="00E172C7">
        <w:trPr>
          <w:trHeight w:val="660"/>
        </w:trPr>
        <w:tc>
          <w:tcPr>
            <w:tcW w:w="4849" w:type="dxa"/>
            <w:tcMar>
              <w:top w:w="60" w:type="dxa"/>
              <w:left w:w="120" w:type="dxa"/>
              <w:bottom w:w="60" w:type="dxa"/>
              <w:right w:w="120" w:type="dxa"/>
            </w:tcMar>
          </w:tcPr>
          <w:p w14:paraId="6D8768EA" w14:textId="5407DB36" w:rsidR="00E172C7" w:rsidRDefault="00E172C7" w:rsidP="00650A14">
            <w:pPr>
              <w:spacing w:line="264" w:lineRule="auto"/>
              <w:jc w:val="both"/>
            </w:pPr>
            <w:r>
              <w:t xml:space="preserve">50-99 </w:t>
            </w:r>
            <w:proofErr w:type="spellStart"/>
            <w:r>
              <w:t>eSIM</w:t>
            </w:r>
            <w:proofErr w:type="spellEnd"/>
          </w:p>
        </w:tc>
        <w:tc>
          <w:tcPr>
            <w:tcW w:w="3600" w:type="dxa"/>
            <w:tcMar>
              <w:top w:w="60" w:type="dxa"/>
              <w:left w:w="120" w:type="dxa"/>
              <w:bottom w:w="60" w:type="dxa"/>
              <w:right w:w="120" w:type="dxa"/>
            </w:tcMar>
          </w:tcPr>
          <w:p w14:paraId="7ED0CB45" w14:textId="27302B6F" w:rsidR="00E172C7" w:rsidRDefault="00E172C7" w:rsidP="00650A14">
            <w:pPr>
              <w:spacing w:line="264" w:lineRule="auto"/>
              <w:jc w:val="both"/>
            </w:pPr>
            <w:r>
              <w:t>5%</w:t>
            </w:r>
          </w:p>
        </w:tc>
      </w:tr>
      <w:tr w:rsidR="00E172C7" w14:paraId="2F310847" w14:textId="77777777" w:rsidTr="00E172C7">
        <w:trPr>
          <w:trHeight w:val="660"/>
        </w:trPr>
        <w:tc>
          <w:tcPr>
            <w:tcW w:w="4849" w:type="dxa"/>
            <w:tcMar>
              <w:top w:w="60" w:type="dxa"/>
              <w:left w:w="120" w:type="dxa"/>
              <w:bottom w:w="60" w:type="dxa"/>
              <w:right w:w="120" w:type="dxa"/>
            </w:tcMar>
          </w:tcPr>
          <w:p w14:paraId="22B09D3F" w14:textId="39C62974" w:rsidR="00E172C7" w:rsidRDefault="00E172C7" w:rsidP="00650A14">
            <w:pPr>
              <w:spacing w:line="264" w:lineRule="auto"/>
              <w:jc w:val="both"/>
            </w:pPr>
            <w:r>
              <w:t xml:space="preserve">100 </w:t>
            </w:r>
            <w:proofErr w:type="spellStart"/>
            <w:r>
              <w:t>eSIM</w:t>
            </w:r>
            <w:proofErr w:type="spellEnd"/>
          </w:p>
        </w:tc>
        <w:tc>
          <w:tcPr>
            <w:tcW w:w="3600" w:type="dxa"/>
            <w:tcMar>
              <w:top w:w="60" w:type="dxa"/>
              <w:left w:w="120" w:type="dxa"/>
              <w:bottom w:w="60" w:type="dxa"/>
              <w:right w:w="120" w:type="dxa"/>
            </w:tcMar>
          </w:tcPr>
          <w:p w14:paraId="6C8D3EF8" w14:textId="12EC45C2" w:rsidR="00E172C7" w:rsidRDefault="00E172C7" w:rsidP="00650A14">
            <w:pPr>
              <w:spacing w:line="264" w:lineRule="auto"/>
              <w:jc w:val="both"/>
            </w:pPr>
            <w:r>
              <w:t>10%</w:t>
            </w:r>
          </w:p>
        </w:tc>
      </w:tr>
    </w:tbl>
    <w:p w14:paraId="14B32665" w14:textId="1385A7E0" w:rsidR="00E172C7" w:rsidRDefault="00E172C7" w:rsidP="00E172C7">
      <w:pPr>
        <w:spacing w:after="80" w:line="276" w:lineRule="auto"/>
        <w:jc w:val="both"/>
        <w:rPr>
          <w:b/>
          <w:bCs/>
        </w:rPr>
      </w:pPr>
      <w:r>
        <w:rPr>
          <w:b/>
          <w:bCs/>
        </w:rPr>
        <w:t>*</w:t>
      </w:r>
      <w:proofErr w:type="spellStart"/>
      <w:r>
        <w:rPr>
          <w:b/>
          <w:bCs/>
        </w:rPr>
        <w:t>Áp</w:t>
      </w:r>
      <w:proofErr w:type="spellEnd"/>
      <w:r>
        <w:rPr>
          <w:b/>
          <w:bCs/>
        </w:rPr>
        <w:t xml:space="preserve"> </w:t>
      </w:r>
      <w:proofErr w:type="spellStart"/>
      <w:r>
        <w:rPr>
          <w:b/>
          <w:bCs/>
        </w:rPr>
        <w:t>dụng</w:t>
      </w:r>
      <w:proofErr w:type="spellEnd"/>
      <w:r>
        <w:rPr>
          <w:b/>
          <w:bCs/>
        </w:rPr>
        <w:t xml:space="preserve"> </w:t>
      </w:r>
      <w:proofErr w:type="spellStart"/>
      <w:r>
        <w:rPr>
          <w:b/>
          <w:bCs/>
        </w:rPr>
        <w:t>cho</w:t>
      </w:r>
      <w:proofErr w:type="spellEnd"/>
      <w:r>
        <w:rPr>
          <w:b/>
          <w:bCs/>
        </w:rPr>
        <w:t xml:space="preserve"> </w:t>
      </w:r>
      <w:proofErr w:type="spellStart"/>
      <w:r>
        <w:rPr>
          <w:b/>
          <w:bCs/>
        </w:rPr>
        <w:t>tất</w:t>
      </w:r>
      <w:proofErr w:type="spellEnd"/>
      <w:r>
        <w:rPr>
          <w:b/>
          <w:bCs/>
        </w:rPr>
        <w:t xml:space="preserve"> </w:t>
      </w:r>
      <w:proofErr w:type="spellStart"/>
      <w:r>
        <w:rPr>
          <w:b/>
          <w:bCs/>
        </w:rPr>
        <w:t>cả</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r>
        <w:rPr>
          <w:b/>
          <w:bCs/>
        </w:rPr>
        <w:t>/</w:t>
      </w:r>
      <w:proofErr w:type="spellStart"/>
      <w:r>
        <w:rPr>
          <w:b/>
          <w:bCs/>
        </w:rPr>
        <w:t>gói</w:t>
      </w:r>
      <w:proofErr w:type="spellEnd"/>
      <w:r>
        <w:rPr>
          <w:b/>
          <w:bCs/>
        </w:rPr>
        <w:t xml:space="preserve"> </w:t>
      </w:r>
      <w:proofErr w:type="spellStart"/>
      <w:r>
        <w:rPr>
          <w:b/>
          <w:bCs/>
        </w:rPr>
        <w:t>cước</w:t>
      </w:r>
      <w:proofErr w:type="spellEnd"/>
      <w:r>
        <w:rPr>
          <w:b/>
          <w:bCs/>
        </w:rPr>
        <w:t xml:space="preserve"> </w:t>
      </w:r>
    </w:p>
    <w:p>
      <w:pPr>
        <w:spacing w:after="80" w:line="276" w:lineRule="auto"/>
        <w:jc w:val="both"/>
        <w:rPr>
          <w:b/>
          <w:bCs/>
        </w:rPr>
      </w:pPr>
      <w:r>
        <w:rPr>
          <w:rFonts w:ascii="Times New Roman" w:hAnsi="Times New Roman"/>
          <w:sz w:val="26"/>
          <w:highlight w:val="yellow"/>
        </w:rPr>
        <w:t>Chính sách chiết khấu nêu trên áp dụng cho năm đầu tiên của Hợp đồng. Từ năm thứ hai trở đi, nếu Bên B không đạt doanh thu tối thiểu …… VNĐ/năm (hoặc mức sản lượng do Hai Bên thỏa thuận), Bên A có quyền xem xét, điều chỉnh lại tỷ lệ chiết khấu áp dụng cho Bên B.</w:t>
      </w:r>
    </w:p>
    <w:p w14:paraId="3502C17A" w14:textId="77777777" w:rsidR="00E172C7" w:rsidRDefault="00E172C7" w:rsidP="00E172C7">
      <w:pPr>
        <w:spacing w:after="80" w:line="276" w:lineRule="auto"/>
        <w:ind w:left="720"/>
        <w:jc w:val="both"/>
        <w:rPr>
          <w:b/>
          <w:bCs/>
        </w:rPr>
      </w:pPr>
    </w:p>
    <w:p w14:paraId="1547BF22" w14:textId="2EE447DB" w:rsidR="00FD774D" w:rsidRDefault="00000000">
      <w:pPr>
        <w:spacing w:before="140" w:after="80" w:line="276" w:lineRule="auto"/>
        <w:jc w:val="both"/>
        <w:rPr>
          <w:b/>
          <w:bCs/>
        </w:rPr>
      </w:pPr>
      <w:r>
        <w:rPr>
          <w:b/>
          <w:bCs/>
        </w:rPr>
        <w:t xml:space="preserve">2. Nguyên </w:t>
      </w:r>
      <w:proofErr w:type="spellStart"/>
      <w:r>
        <w:rPr>
          <w:b/>
          <w:bCs/>
        </w:rPr>
        <w:t>tắc</w:t>
      </w:r>
      <w:proofErr w:type="spellEnd"/>
      <w:r>
        <w:rPr>
          <w:b/>
          <w:bCs/>
        </w:rPr>
        <w:t xml:space="preserve"> </w:t>
      </w:r>
      <w:proofErr w:type="spellStart"/>
      <w:r>
        <w:rPr>
          <w:b/>
          <w:bCs/>
        </w:rPr>
        <w:t>giá</w:t>
      </w:r>
      <w:proofErr w:type="spellEnd"/>
    </w:p>
    <w:p w14:paraId="7C7C2F4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không</w:t>
      </w:r>
      <w:proofErr w:type="spellEnd"/>
      <w:r>
        <w:t xml:space="preserve"> </w:t>
      </w:r>
      <w:proofErr w:type="spellStart"/>
      <w:r>
        <w:t>công</w:t>
      </w:r>
      <w:proofErr w:type="spellEnd"/>
      <w:r>
        <w:t xml:space="preserve"> </w:t>
      </w:r>
      <w:proofErr w:type="spellStart"/>
      <w:r>
        <w:t>bố</w:t>
      </w:r>
      <w:proofErr w:type="spellEnd"/>
      <w:r>
        <w:t>/</w:t>
      </w:r>
      <w:proofErr w:type="spellStart"/>
      <w:r>
        <w:t>niêm</w:t>
      </w:r>
      <w:proofErr w:type="spellEnd"/>
      <w:r>
        <w:t xml:space="preserve"> </w:t>
      </w:r>
      <w:proofErr w:type="spellStart"/>
      <w:r>
        <w:t>yết</w:t>
      </w:r>
      <w:proofErr w:type="spellEnd"/>
      <w:r>
        <w:t xml:space="preserve"> </w:t>
      </w:r>
      <w:proofErr w:type="spellStart"/>
      <w:r>
        <w:t>công</w:t>
      </w:r>
      <w:proofErr w:type="spellEnd"/>
      <w:r>
        <w:t xml:space="preserve"> </w:t>
      </w:r>
      <w:proofErr w:type="spellStart"/>
      <w:r>
        <w:t>khai</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Giá</w:t>
      </w:r>
      <w:proofErr w:type="spellEnd"/>
      <w:r>
        <w:t xml:space="preserve"> </w:t>
      </w:r>
      <w:proofErr w:type="spellStart"/>
      <w:r>
        <w:t>Zalo</w:t>
      </w:r>
      <w:proofErr w:type="spellEnd"/>
      <w:r>
        <w:t xml:space="preserve"> Mini App </w:t>
      </w:r>
      <w:proofErr w:type="spellStart"/>
      <w:r>
        <w:t>của</w:t>
      </w:r>
      <w:proofErr w:type="spellEnd"/>
      <w:r>
        <w:t xml:space="preserve"> </w:t>
      </w:r>
      <w:proofErr w:type="spellStart"/>
      <w:r>
        <w:t>Bên</w:t>
      </w:r>
      <w:proofErr w:type="spellEnd"/>
      <w:r>
        <w:t xml:space="preserve"> A </w:t>
      </w:r>
      <w:proofErr w:type="spellStart"/>
      <w:r>
        <w:t>tại</w:t>
      </w:r>
      <w:proofErr w:type="spellEnd"/>
      <w:r>
        <w:t xml:space="preserve"> </w:t>
      </w:r>
      <w:proofErr w:type="spellStart"/>
      <w:r>
        <w:t>từng</w:t>
      </w:r>
      <w:proofErr w:type="spellEnd"/>
      <w:r>
        <w:t xml:space="preserve"> </w:t>
      </w:r>
      <w:proofErr w:type="spellStart"/>
      <w:r>
        <w:t>thời</w:t>
      </w:r>
      <w:proofErr w:type="spellEnd"/>
      <w:r>
        <w:t xml:space="preserve"> </w:t>
      </w:r>
      <w:proofErr w:type="spellStart"/>
      <w:r>
        <w:t>điểm</w:t>
      </w:r>
      <w:proofErr w:type="spellEnd"/>
      <w:r>
        <w:t>;</w:t>
      </w:r>
    </w:p>
    <w:p w14:paraId="432E8BE9"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Khuyến</w:t>
      </w:r>
      <w:proofErr w:type="spellEnd"/>
      <w:r>
        <w:t xml:space="preserve"> </w:t>
      </w:r>
      <w:proofErr w:type="spellStart"/>
      <w:r>
        <w:t>nghị</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Giá</w:t>
      </w:r>
      <w:proofErr w:type="spellEnd"/>
      <w:r>
        <w:t xml:space="preserve"> </w:t>
      </w:r>
      <w:proofErr w:type="spellStart"/>
      <w:r>
        <w:t>bán</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hiệu</w:t>
      </w:r>
      <w:proofErr w:type="spellEnd"/>
      <w:r>
        <w:t>;</w:t>
      </w:r>
    </w:p>
    <w:p w14:paraId="6BBA50A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Giá</w:t>
      </w:r>
      <w:proofErr w:type="spellEnd"/>
      <w:r>
        <w:t xml:space="preserve"> </w:t>
      </w:r>
      <w:proofErr w:type="spellStart"/>
      <w:r>
        <w:t>cấp</w:t>
      </w:r>
      <w:proofErr w:type="spellEnd"/>
      <w:r>
        <w:t xml:space="preserve"> </w:t>
      </w:r>
      <w:proofErr w:type="spellStart"/>
      <w:r>
        <w:t>cho</w:t>
      </w:r>
      <w:proofErr w:type="spellEnd"/>
      <w:r>
        <w:t xml:space="preserve"> </w:t>
      </w:r>
      <w:proofErr w:type="spellStart"/>
      <w:r>
        <w:t>Đại</w:t>
      </w:r>
      <w:proofErr w:type="spellEnd"/>
      <w:r>
        <w:t xml:space="preserve"> </w:t>
      </w:r>
      <w:proofErr w:type="spellStart"/>
      <w:r>
        <w:t>lý</w:t>
      </w:r>
      <w:proofErr w:type="spellEnd"/>
      <w:r>
        <w:t xml:space="preserve"> cam </w:t>
      </w:r>
      <w:proofErr w:type="spellStart"/>
      <w:r>
        <w:t>kết</w:t>
      </w:r>
      <w:proofErr w:type="spellEnd"/>
      <w:r>
        <w:t xml:space="preserve"> </w:t>
      </w:r>
      <w:proofErr w:type="spellStart"/>
      <w:r>
        <w:t>không</w:t>
      </w:r>
      <w:proofErr w:type="spellEnd"/>
      <w:r>
        <w:t xml:space="preserve"> </w:t>
      </w:r>
      <w:proofErr w:type="spellStart"/>
      <w:r>
        <w:t>đổi</w:t>
      </w:r>
      <w:proofErr w:type="spellEnd"/>
      <w:r>
        <w:t xml:space="preserve"> </w:t>
      </w:r>
      <w:proofErr w:type="spellStart"/>
      <w:r>
        <w:t>tối</w:t>
      </w:r>
      <w:proofErr w:type="spellEnd"/>
      <w:r>
        <w:t xml:space="preserve"> </w:t>
      </w:r>
      <w:proofErr w:type="spellStart"/>
      <w:r>
        <w:t>thiểu</w:t>
      </w:r>
      <w:proofErr w:type="spellEnd"/>
      <w:r>
        <w:t xml:space="preserve"> 90 </w:t>
      </w:r>
      <w:proofErr w:type="spellStart"/>
      <w:r>
        <w:t>ngày</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giá</w:t>
      </w:r>
      <w:proofErr w:type="spellEnd"/>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sau</w:t>
      </w:r>
      <w:proofErr w:type="spellEnd"/>
      <w:r>
        <w:t xml:space="preserve"> 30 </w:t>
      </w:r>
      <w:proofErr w:type="spellStart"/>
      <w:r>
        <w:t>ngày</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Bên</w:t>
      </w:r>
      <w:proofErr w:type="spellEnd"/>
      <w:r>
        <w:t xml:space="preserve"> A </w:t>
      </w:r>
      <w:proofErr w:type="spellStart"/>
      <w:r>
        <w:t>thông</w:t>
      </w:r>
      <w:proofErr w:type="spellEnd"/>
      <w:r>
        <w:t xml:space="preserve"> </w:t>
      </w:r>
      <w:proofErr w:type="spellStart"/>
      <w:r>
        <w:t>báo</w:t>
      </w:r>
      <w:proofErr w:type="spellEnd"/>
      <w:r>
        <w:t xml:space="preserve"> qua email/CMS.</w:t>
      </w:r>
    </w:p>
    <w:p w14:paraId="65B5A6F5" w14:textId="77777777" w:rsidR="00FD774D" w:rsidRDefault="00000000">
      <w:pPr>
        <w:spacing w:before="140" w:after="80" w:line="276" w:lineRule="auto"/>
        <w:jc w:val="both"/>
        <w:rPr>
          <w:b/>
          <w:bCs/>
        </w:rPr>
      </w:pPr>
      <w:r>
        <w:rPr>
          <w:b/>
          <w:bCs/>
        </w:rPr>
        <w:t xml:space="preserve">3. </w:t>
      </w:r>
      <w:proofErr w:type="spellStart"/>
      <w:r>
        <w:rPr>
          <w:b/>
          <w:bCs/>
        </w:rPr>
        <w:t>Đặt</w:t>
      </w:r>
      <w:proofErr w:type="spellEnd"/>
      <w:r>
        <w:rPr>
          <w:b/>
          <w:bCs/>
        </w:rPr>
        <w:t xml:space="preserve"> </w:t>
      </w:r>
      <w:proofErr w:type="spellStart"/>
      <w:r>
        <w:rPr>
          <w:b/>
          <w:bCs/>
        </w:rPr>
        <w:t>và</w:t>
      </w:r>
      <w:proofErr w:type="spellEnd"/>
      <w:r>
        <w:rPr>
          <w:b/>
          <w:bCs/>
        </w:rPr>
        <w:t xml:space="preserve"> </w:t>
      </w:r>
      <w:proofErr w:type="spellStart"/>
      <w:r>
        <w:rPr>
          <w:b/>
          <w:bCs/>
        </w:rPr>
        <w:t>thanh</w:t>
      </w:r>
      <w:proofErr w:type="spellEnd"/>
      <w:r>
        <w:rPr>
          <w:b/>
          <w:bCs/>
        </w:rPr>
        <w:t xml:space="preserve"> </w:t>
      </w:r>
      <w:proofErr w:type="spellStart"/>
      <w:r>
        <w:rPr>
          <w:b/>
          <w:bCs/>
        </w:rPr>
        <w:t>toán</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p>
    <w:p w14:paraId="04D2E22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đặt</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của</w:t>
      </w:r>
      <w:proofErr w:type="spellEnd"/>
      <w:r>
        <w:t xml:space="preserve"> </w:t>
      </w:r>
      <w:proofErr w:type="spellStart"/>
      <w:r>
        <w:t>Bên</w:t>
      </w:r>
      <w:proofErr w:type="spellEnd"/>
      <w:r>
        <w:t xml:space="preserve"> A;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chốt</w:t>
      </w:r>
      <w:proofErr w:type="spellEnd"/>
      <w:r>
        <w:t xml:space="preserve"> </w:t>
      </w:r>
      <w:proofErr w:type="spellStart"/>
      <w:r>
        <w:t>đơn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giao</w:t>
      </w:r>
      <w:proofErr w:type="spellEnd"/>
      <w:r>
        <w:t xml:space="preserve"> </w:t>
      </w:r>
      <w:proofErr w:type="spellStart"/>
      <w:r>
        <w:t>dịch</w:t>
      </w:r>
      <w:proofErr w:type="spellEnd"/>
      <w:r>
        <w:t>;</w:t>
      </w:r>
    </w:p>
    <w:p w14:paraId="293A5074"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thanh</w:t>
      </w:r>
      <w:proofErr w:type="spellEnd"/>
      <w:r>
        <w:t xml:space="preserve"> </w:t>
      </w:r>
      <w:proofErr w:type="spellStart"/>
      <w:r>
        <w:t>toán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trả</w:t>
      </w:r>
      <w:proofErr w:type="spellEnd"/>
      <w:r>
        <w:t xml:space="preserve"> </w:t>
      </w:r>
      <w:proofErr w:type="spellStart"/>
      <w:r>
        <w:t>trước</w:t>
      </w:r>
      <w:proofErr w:type="spellEnd"/>
      <w:r>
        <w:t xml:space="preserve">); </w:t>
      </w:r>
      <w:proofErr w:type="spellStart"/>
      <w:r>
        <w:t>Bên</w:t>
      </w:r>
      <w:proofErr w:type="spellEnd"/>
      <w:r>
        <w:t xml:space="preserve"> A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GTGT </w:t>
      </w:r>
      <w:proofErr w:type="spellStart"/>
      <w:r>
        <w:t>tương</w:t>
      </w:r>
      <w:proofErr w:type="spellEnd"/>
      <w:r>
        <w:t xml:space="preserve"> </w:t>
      </w:r>
      <w:proofErr w:type="spellStart"/>
      <w:r>
        <w:t>ứng</w:t>
      </w:r>
      <w:proofErr w:type="spellEnd"/>
      <w:r>
        <w:t xml:space="preserve"> </w:t>
      </w:r>
      <w:proofErr w:type="spellStart"/>
      <w:r>
        <w:t>từng</w:t>
      </w:r>
      <w:proofErr w:type="spellEnd"/>
      <w:r>
        <w:t xml:space="preserve"> </w:t>
      </w:r>
      <w:proofErr w:type="spellStart"/>
      <w:r>
        <w:t>đơn</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r>
        <w:t>;</w:t>
      </w:r>
    </w:p>
    <w:p w14:paraId="3D2D2FA8"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được</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hàng</w:t>
      </w:r>
      <w:proofErr w:type="spellEnd"/>
      <w:r>
        <w:t xml:space="preserve"> (</w:t>
      </w:r>
      <w:proofErr w:type="spellStart"/>
      <w:r>
        <w:t>mã</w:t>
      </w:r>
      <w:proofErr w:type="spellEnd"/>
      <w:r>
        <w:t xml:space="preserve"> </w:t>
      </w:r>
      <w:proofErr w:type="spellStart"/>
      <w:r>
        <w:t>đơn</w:t>
      </w:r>
      <w:proofErr w:type="spellEnd"/>
      <w:r>
        <w:t xml:space="preserve">, </w:t>
      </w:r>
      <w:proofErr w:type="spellStart"/>
      <w:r>
        <w:t>loại</w:t>
      </w:r>
      <w:proofErr w:type="spellEnd"/>
      <w:r>
        <w:t xml:space="preserve"> SIM, </w:t>
      </w:r>
      <w:proofErr w:type="spellStart"/>
      <w:r>
        <w:t>số</w:t>
      </w:r>
      <w:proofErr w:type="spellEnd"/>
      <w:r>
        <w:t xml:space="preserve"> </w:t>
      </w:r>
      <w:proofErr w:type="spellStart"/>
      <w:r>
        <w:t>lượng</w:t>
      </w:r>
      <w:proofErr w:type="spellEnd"/>
      <w:r>
        <w:t xml:space="preserve">, </w:t>
      </w:r>
      <w:proofErr w:type="spellStart"/>
      <w:r>
        <w:t>giá</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trên</w:t>
      </w:r>
      <w:proofErr w:type="spellEnd"/>
      <w:r>
        <w:t xml:space="preserve"> CMS </w:t>
      </w:r>
      <w:proofErr w:type="spellStart"/>
      <w:r>
        <w:t>trong</w:t>
      </w:r>
      <w:proofErr w:type="spellEnd"/>
      <w:r>
        <w:t xml:space="preserve"> </w:t>
      </w:r>
      <w:proofErr w:type="spellStart"/>
      <w:r>
        <w:t>suốt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hợp</w:t>
      </w:r>
      <w:proofErr w:type="spellEnd"/>
      <w:r>
        <w:t xml:space="preserve"> </w:t>
      </w:r>
      <w:proofErr w:type="spellStart"/>
      <w:r>
        <w:t>tác</w:t>
      </w:r>
      <w:proofErr w:type="spellEnd"/>
      <w:r>
        <w:t>.</w:t>
      </w:r>
    </w:p>
    <w:p w14:paraId="098A1EBF" w14:textId="77777777" w:rsidR="00FD774D" w:rsidRDefault="00000000">
      <w:pPr>
        <w:spacing w:after="60" w:line="276" w:lineRule="auto"/>
        <w:jc w:val="center"/>
        <w:rPr>
          <w:b/>
          <w:bCs/>
          <w:sz w:val="30"/>
          <w:szCs w:val="30"/>
        </w:rPr>
      </w:pPr>
      <w:r>
        <w:lastRenderedPageBreak/>
        <w:br w:type="page"/>
      </w:r>
    </w:p>
    <w:p w14:paraId="12CA2948" w14:textId="77777777" w:rsidR="00FD774D" w:rsidRDefault="00000000">
      <w:pPr>
        <w:spacing w:after="60" w:line="276" w:lineRule="auto"/>
        <w:jc w:val="center"/>
        <w:rPr>
          <w:b/>
          <w:bCs/>
          <w:sz w:val="30"/>
          <w:szCs w:val="30"/>
        </w:rPr>
      </w:pPr>
      <w:r>
        <w:rPr>
          <w:b/>
          <w:bCs/>
          <w:sz w:val="30"/>
          <w:szCs w:val="30"/>
        </w:rPr>
        <w:lastRenderedPageBreak/>
        <w:t>PHỤ LỤC 02</w:t>
      </w:r>
    </w:p>
    <w:p w14:paraId="709E62DB" w14:textId="77777777" w:rsidR="00FD774D" w:rsidRDefault="00000000">
      <w:pPr>
        <w:spacing w:after="160" w:line="276" w:lineRule="auto"/>
        <w:jc w:val="center"/>
        <w:rPr>
          <w:b/>
          <w:bCs/>
          <w:sz w:val="26"/>
          <w:szCs w:val="26"/>
        </w:rPr>
      </w:pPr>
      <w:r>
        <w:rPr>
          <w:b/>
          <w:bCs/>
          <w:sz w:val="26"/>
          <w:szCs w:val="26"/>
        </w:rPr>
        <w:t>QUY TRÌNH VẬN HÀNH VÀ HỖ TRỢ KHÁCH HÀNG</w:t>
      </w:r>
    </w:p>
    <w:p w14:paraId="07435224" w14:textId="77777777" w:rsidR="00FD774D" w:rsidRDefault="00000000">
      <w:pPr>
        <w:spacing w:after="80" w:line="276" w:lineRule="auto"/>
        <w:jc w:val="both"/>
        <w:rPr>
          <w:b/>
          <w:bCs/>
        </w:rPr>
      </w:pPr>
      <w:r>
        <w:rPr>
          <w:b/>
          <w:bCs/>
        </w:rPr>
        <w:t xml:space="preserve">1. Quy </w:t>
      </w:r>
      <w:proofErr w:type="spellStart"/>
      <w:r>
        <w:rPr>
          <w:b/>
          <w:bCs/>
        </w:rPr>
        <w:t>trình</w:t>
      </w:r>
      <w:proofErr w:type="spellEnd"/>
      <w:r>
        <w:rPr>
          <w:b/>
          <w:bCs/>
        </w:rPr>
        <w:t xml:space="preserve"> </w:t>
      </w:r>
      <w:proofErr w:type="spellStart"/>
      <w:r>
        <w:rPr>
          <w:b/>
          <w:bCs/>
        </w:rPr>
        <w:t>đặt</w:t>
      </w:r>
      <w:proofErr w:type="spellEnd"/>
      <w:r>
        <w:rPr>
          <w:b/>
          <w:bCs/>
        </w:rPr>
        <w:t xml:space="preserve"> – </w:t>
      </w:r>
      <w:proofErr w:type="spellStart"/>
      <w:r>
        <w:rPr>
          <w:b/>
          <w:bCs/>
        </w:rPr>
        <w:t>chốt</w:t>
      </w:r>
      <w:proofErr w:type="spellEnd"/>
      <w:r>
        <w:rPr>
          <w:b/>
          <w:bCs/>
        </w:rPr>
        <w:t xml:space="preserve"> – </w:t>
      </w:r>
      <w:proofErr w:type="spellStart"/>
      <w:r>
        <w:rPr>
          <w:b/>
          <w:bCs/>
        </w:rPr>
        <w:t>thanh</w:t>
      </w:r>
      <w:proofErr w:type="spellEnd"/>
      <w:r>
        <w:rPr>
          <w:b/>
          <w:bCs/>
        </w:rPr>
        <w:t xml:space="preserve"> </w:t>
      </w:r>
      <w:proofErr w:type="spellStart"/>
      <w:r>
        <w:rPr>
          <w:b/>
          <w:bCs/>
        </w:rPr>
        <w:t>toán</w:t>
      </w:r>
      <w:proofErr w:type="spellEnd"/>
      <w:r>
        <w:rPr>
          <w:b/>
          <w:bCs/>
        </w:rPr>
        <w:t xml:space="preserve"> – </w:t>
      </w:r>
      <w:proofErr w:type="spellStart"/>
      <w:r>
        <w:rPr>
          <w:b/>
          <w:bCs/>
        </w:rPr>
        <w:t>xuất</w:t>
      </w:r>
      <w:proofErr w:type="spellEnd"/>
      <w:r>
        <w:rPr>
          <w:b/>
          <w:bCs/>
        </w:rPr>
        <w:t xml:space="preserve"> </w:t>
      </w:r>
      <w:proofErr w:type="spellStart"/>
      <w:r>
        <w:rPr>
          <w:b/>
          <w:bCs/>
        </w:rPr>
        <w:t>hóa</w:t>
      </w:r>
      <w:proofErr w:type="spellEnd"/>
      <w:r>
        <w:rPr>
          <w:b/>
          <w:bCs/>
        </w:rPr>
        <w:t xml:space="preserve"> </w:t>
      </w:r>
      <w:proofErr w:type="spellStart"/>
      <w:r>
        <w:rPr>
          <w:b/>
          <w:bCs/>
        </w:rPr>
        <w:t>đơn</w:t>
      </w:r>
      <w:proofErr w:type="spellEnd"/>
    </w:p>
    <w:p w14:paraId="3CB2D5D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Bước</w:t>
      </w:r>
      <w:proofErr w:type="spellEnd"/>
      <w:r>
        <w:t xml:space="preserve"> 1: </w:t>
      </w:r>
      <w:proofErr w:type="spellStart"/>
      <w:r>
        <w:t>Khách</w:t>
      </w:r>
      <w:proofErr w:type="spellEnd"/>
      <w:r>
        <w:t xml:space="preserve"> </w:t>
      </w:r>
      <w:proofErr w:type="spellStart"/>
      <w:r>
        <w:t>hàng</w:t>
      </w:r>
      <w:proofErr w:type="spellEnd"/>
      <w:r>
        <w:t xml:space="preserve"> </w:t>
      </w:r>
      <w:proofErr w:type="spellStart"/>
      <w:r>
        <w:t>đặt</w:t>
      </w:r>
      <w:proofErr w:type="spellEnd"/>
      <w:r>
        <w:t xml:space="preserve"> </w:t>
      </w:r>
      <w:proofErr w:type="spellStart"/>
      <w:r>
        <w:t>Sản</w:t>
      </w:r>
      <w:proofErr w:type="spellEnd"/>
      <w:r>
        <w:t xml:space="preserve"> </w:t>
      </w:r>
      <w:proofErr w:type="spellStart"/>
      <w:r>
        <w:t>phẩm</w:t>
      </w:r>
      <w:proofErr w:type="spellEnd"/>
      <w:r>
        <w:t xml:space="preserve"> qua </w:t>
      </w:r>
      <w:proofErr w:type="spellStart"/>
      <w:r>
        <w:t>kênh</w:t>
      </w:r>
      <w:proofErr w:type="spellEnd"/>
      <w:r>
        <w:t xml:space="preserve"> </w:t>
      </w:r>
      <w:proofErr w:type="spellStart"/>
      <w:r>
        <w:t>bán</w:t>
      </w:r>
      <w:proofErr w:type="spellEnd"/>
      <w:r>
        <w:t xml:space="preserve"> </w:t>
      </w:r>
      <w:proofErr w:type="spellStart"/>
      <w:r>
        <w:t>của</w:t>
      </w:r>
      <w:proofErr w:type="spellEnd"/>
      <w:r>
        <w:t xml:space="preserve"> </w:t>
      </w:r>
      <w:proofErr w:type="spellStart"/>
      <w:r>
        <w:t>Bên</w:t>
      </w:r>
      <w:proofErr w:type="spellEnd"/>
      <w:r>
        <w:t xml:space="preserve"> B;</w:t>
      </w:r>
    </w:p>
    <w:p w14:paraId="33C1893F"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Bước</w:t>
      </w:r>
      <w:proofErr w:type="spellEnd"/>
      <w:r>
        <w:t xml:space="preserve"> 2: </w:t>
      </w:r>
      <w:proofErr w:type="spellStart"/>
      <w:r>
        <w:t>Bên</w:t>
      </w:r>
      <w:proofErr w:type="spellEnd"/>
      <w:r>
        <w:t xml:space="preserve"> B </w:t>
      </w:r>
      <w:proofErr w:type="spellStart"/>
      <w:r>
        <w:t>đặt</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của</w:t>
      </w:r>
      <w:proofErr w:type="spellEnd"/>
      <w:r>
        <w:t xml:space="preserve"> </w:t>
      </w:r>
      <w:proofErr w:type="spellStart"/>
      <w:r>
        <w:t>Bên</w:t>
      </w:r>
      <w:proofErr w:type="spellEnd"/>
      <w:r>
        <w:t xml:space="preserve"> A; </w:t>
      </w:r>
      <w:proofErr w:type="spellStart"/>
      <w:r>
        <w:t>hệ</w:t>
      </w:r>
      <w:proofErr w:type="spellEnd"/>
      <w:r>
        <w:t xml:space="preserve"> </w:t>
      </w:r>
      <w:proofErr w:type="spellStart"/>
      <w:r>
        <w:t>thống</w:t>
      </w:r>
      <w:proofErr w:type="spellEnd"/>
      <w:r>
        <w:t xml:space="preserve"> </w:t>
      </w:r>
      <w:proofErr w:type="spellStart"/>
      <w:r>
        <w:t>chốt</w:t>
      </w:r>
      <w:proofErr w:type="spellEnd"/>
      <w:r>
        <w:t xml:space="preserve"> </w:t>
      </w:r>
      <w:proofErr w:type="spellStart"/>
      <w:r>
        <w:t>đơn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giao</w:t>
      </w:r>
      <w:proofErr w:type="spellEnd"/>
      <w:r>
        <w:t xml:space="preserve"> </w:t>
      </w:r>
      <w:proofErr w:type="spellStart"/>
      <w:r>
        <w:t>dịch</w:t>
      </w:r>
      <w:proofErr w:type="spellEnd"/>
      <w:r>
        <w:t>;</w:t>
      </w:r>
    </w:p>
    <w:p w14:paraId="22BAF2F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Bước</w:t>
      </w:r>
      <w:proofErr w:type="spellEnd"/>
      <w:r>
        <w:t xml:space="preserve"> 3: </w:t>
      </w:r>
      <w:proofErr w:type="spellStart"/>
      <w:r>
        <w:t>Bên</w:t>
      </w:r>
      <w:proofErr w:type="spellEnd"/>
      <w:r>
        <w:t xml:space="preserve"> B </w:t>
      </w:r>
      <w:proofErr w:type="spellStart"/>
      <w:r>
        <w:t>thanh</w:t>
      </w:r>
      <w:proofErr w:type="spellEnd"/>
      <w:r>
        <w:t xml:space="preserve"> </w:t>
      </w:r>
      <w:proofErr w:type="spellStart"/>
      <w:r>
        <w:t>toán</w:t>
      </w:r>
      <w:proofErr w:type="spellEnd"/>
      <w:r>
        <w:t xml:space="preserve"> </w:t>
      </w:r>
      <w:proofErr w:type="spellStart"/>
      <w:r>
        <w:t>cho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trả</w:t>
      </w:r>
      <w:proofErr w:type="spellEnd"/>
      <w:r>
        <w:t xml:space="preserve"> </w:t>
      </w:r>
      <w:proofErr w:type="spellStart"/>
      <w:r>
        <w:t>trước</w:t>
      </w:r>
      <w:proofErr w:type="spellEnd"/>
      <w:r>
        <w:t xml:space="preserve"> </w:t>
      </w:r>
      <w:proofErr w:type="spellStart"/>
      <w:r>
        <w:t>theo</w:t>
      </w:r>
      <w:proofErr w:type="spellEnd"/>
      <w:r>
        <w:t xml:space="preserve"> </w:t>
      </w:r>
      <w:proofErr w:type="spellStart"/>
      <w:r>
        <w:t>đơn</w:t>
      </w:r>
      <w:proofErr w:type="spellEnd"/>
      <w:r>
        <w:t xml:space="preserve">); </w:t>
      </w:r>
      <w:proofErr w:type="spellStart"/>
      <w:r>
        <w:t>Bên</w:t>
      </w:r>
      <w:proofErr w:type="spellEnd"/>
      <w:r>
        <w:t xml:space="preserve"> A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cấp</w:t>
      </w:r>
      <w:proofErr w:type="spellEnd"/>
      <w:r>
        <w:t xml:space="preserve"> </w:t>
      </w:r>
      <w:proofErr w:type="spellStart"/>
      <w:r>
        <w:t>Sản</w:t>
      </w:r>
      <w:proofErr w:type="spellEnd"/>
      <w:r>
        <w:t xml:space="preserve"> </w:t>
      </w:r>
      <w:proofErr w:type="spellStart"/>
      <w:r>
        <w:t>phẩm</w:t>
      </w:r>
      <w:proofErr w:type="spellEnd"/>
      <w:r>
        <w:t>;</w:t>
      </w:r>
    </w:p>
    <w:p w14:paraId="790755E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Bước</w:t>
      </w:r>
      <w:proofErr w:type="spellEnd"/>
      <w:r>
        <w:t xml:space="preserve"> 4: </w:t>
      </w:r>
      <w:proofErr w:type="spellStart"/>
      <w:r>
        <w:t>Bên</w:t>
      </w:r>
      <w:proofErr w:type="spellEnd"/>
      <w:r>
        <w:t xml:space="preserve"> A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GTGT </w:t>
      </w:r>
      <w:proofErr w:type="spellStart"/>
      <w:r>
        <w:t>tương</w:t>
      </w:r>
      <w:proofErr w:type="spellEnd"/>
      <w:r>
        <w:t xml:space="preserve"> </w:t>
      </w:r>
      <w:proofErr w:type="spellStart"/>
      <w:r>
        <w:t>ứng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Bên</w:t>
      </w:r>
      <w:proofErr w:type="spellEnd"/>
      <w:r>
        <w:t xml:space="preserve"> B </w:t>
      </w:r>
      <w:proofErr w:type="spellStart"/>
      <w:r>
        <w:t>bàn</w:t>
      </w:r>
      <w:proofErr w:type="spellEnd"/>
      <w:r>
        <w:t xml:space="preserve"> </w:t>
      </w:r>
      <w:proofErr w:type="spellStart"/>
      <w:r>
        <w:t>giao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kích</w:t>
      </w:r>
      <w:proofErr w:type="spellEnd"/>
      <w:r>
        <w:t xml:space="preserve"> </w:t>
      </w:r>
      <w:proofErr w:type="spellStart"/>
      <w:r>
        <w:t>hoạt</w:t>
      </w:r>
      <w:proofErr w:type="spellEnd"/>
      <w:r>
        <w:t>.</w:t>
      </w:r>
    </w:p>
    <w:p w14:paraId="297761E6" w14:textId="77777777" w:rsidR="00FD774D" w:rsidRDefault="00000000">
      <w:pPr>
        <w:spacing w:before="140" w:after="80" w:line="276" w:lineRule="auto"/>
        <w:jc w:val="both"/>
        <w:rPr>
          <w:b/>
          <w:bCs/>
        </w:rPr>
      </w:pPr>
      <w:r>
        <w:rPr>
          <w:b/>
          <w:bCs/>
        </w:rPr>
        <w:t xml:space="preserve">2. </w:t>
      </w:r>
      <w:proofErr w:type="spellStart"/>
      <w:r>
        <w:rPr>
          <w:b/>
          <w:bCs/>
        </w:rPr>
        <w:t>Vận</w:t>
      </w:r>
      <w:proofErr w:type="spellEnd"/>
      <w:r>
        <w:rPr>
          <w:b/>
          <w:bCs/>
        </w:rPr>
        <w:t xml:space="preserve"> </w:t>
      </w:r>
      <w:proofErr w:type="spellStart"/>
      <w:r>
        <w:rPr>
          <w:b/>
          <w:bCs/>
        </w:rPr>
        <w:t>hành</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r>
        <w:rPr>
          <w:b/>
          <w:bCs/>
        </w:rPr>
        <w:t xml:space="preserve"> </w:t>
      </w:r>
      <w:proofErr w:type="spellStart"/>
      <w:r>
        <w:rPr>
          <w:b/>
          <w:bCs/>
        </w:rPr>
        <w:t>và</w:t>
      </w:r>
      <w:proofErr w:type="spellEnd"/>
      <w:r>
        <w:rPr>
          <w:b/>
          <w:bCs/>
        </w:rPr>
        <w:t xml:space="preserve"> </w:t>
      </w: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lỗi</w:t>
      </w:r>
      <w:proofErr w:type="spellEnd"/>
      <w:r>
        <w:rPr>
          <w:b/>
          <w:bCs/>
        </w:rPr>
        <w:t xml:space="preserve"> </w:t>
      </w:r>
      <w:proofErr w:type="spellStart"/>
      <w:r>
        <w:rPr>
          <w:b/>
          <w:bCs/>
        </w:rPr>
        <w:t>kỹ</w:t>
      </w:r>
      <w:proofErr w:type="spellEnd"/>
      <w:r>
        <w:rPr>
          <w:b/>
          <w:bCs/>
        </w:rPr>
        <w:t xml:space="preserve"> </w:t>
      </w:r>
      <w:proofErr w:type="spellStart"/>
      <w:r>
        <w:rPr>
          <w:b/>
          <w:bCs/>
        </w:rPr>
        <w:t>thuật</w:t>
      </w:r>
      <w:proofErr w:type="spellEnd"/>
    </w:p>
    <w:p w14:paraId="63F38C7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A </w:t>
      </w:r>
      <w:proofErr w:type="spellStart"/>
      <w:r>
        <w:t>bảo</w:t>
      </w:r>
      <w:proofErr w:type="spellEnd"/>
      <w:r>
        <w:t xml:space="preserve"> </w:t>
      </w:r>
      <w:proofErr w:type="spellStart"/>
      <w:r>
        <w:t>đảm</w:t>
      </w:r>
      <w:proofErr w:type="spellEnd"/>
      <w:r>
        <w:t xml:space="preserve"> </w:t>
      </w:r>
      <w:proofErr w:type="spellStart"/>
      <w:r>
        <w:t>hệ</w:t>
      </w:r>
      <w:proofErr w:type="spellEnd"/>
      <w:r>
        <w:t xml:space="preserve"> </w:t>
      </w:r>
      <w:proofErr w:type="spellStart"/>
      <w:r>
        <w:t>thống</w:t>
      </w:r>
      <w:proofErr w:type="spellEnd"/>
      <w:r>
        <w:t xml:space="preserve"> CMS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thông</w:t>
      </w:r>
      <w:proofErr w:type="spellEnd"/>
      <w:r>
        <w:t xml:space="preserve"> </w:t>
      </w:r>
      <w:proofErr w:type="spellStart"/>
      <w:r>
        <w:t>suốt</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lỗi</w:t>
      </w:r>
      <w:proofErr w:type="spellEnd"/>
      <w:r>
        <w:t xml:space="preserve"> </w:t>
      </w:r>
      <w:proofErr w:type="spellStart"/>
      <w:r>
        <w:t>và</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kỹ</w:t>
      </w:r>
      <w:proofErr w:type="spellEnd"/>
      <w:r>
        <w:t xml:space="preserve"> </w:t>
      </w:r>
      <w:proofErr w:type="spellStart"/>
      <w:r>
        <w:t>thuật</w:t>
      </w:r>
      <w:proofErr w:type="spellEnd"/>
      <w:r>
        <w:t>;</w:t>
      </w:r>
    </w:p>
    <w:p w14:paraId="115FCDB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Lỗi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nhận</w:t>
      </w:r>
      <w:proofErr w:type="spellEnd"/>
      <w:r>
        <w:t xml:space="preserve"> qua </w:t>
      </w:r>
      <w:proofErr w:type="spellStart"/>
      <w:r>
        <w:t>đường</w:t>
      </w:r>
      <w:proofErr w:type="spellEnd"/>
      <w:r>
        <w:t xml:space="preserve"> </w:t>
      </w:r>
      <w:proofErr w:type="spellStart"/>
      <w:r>
        <w:t>dây</w:t>
      </w:r>
      <w:proofErr w:type="spellEnd"/>
      <w:r>
        <w:t xml:space="preserve"> helpdesk </w:t>
      </w:r>
      <w:proofErr w:type="spellStart"/>
      <w:r>
        <w:t>của</w:t>
      </w:r>
      <w:proofErr w:type="spellEnd"/>
      <w:r>
        <w:t xml:space="preserve"> </w:t>
      </w:r>
      <w:proofErr w:type="spellStart"/>
      <w:r>
        <w:t>Bên</w:t>
      </w:r>
      <w:proofErr w:type="spellEnd"/>
      <w:r>
        <w:t xml:space="preserve"> A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hợp</w:t>
      </w:r>
      <w:proofErr w:type="spellEnd"/>
      <w:r>
        <w:t xml:space="preserve"> </w:t>
      </w:r>
      <w:proofErr w:type="spellStart"/>
      <w:r>
        <w:t>lý</w:t>
      </w:r>
      <w:proofErr w:type="spellEnd"/>
      <w:r>
        <w:t xml:space="preserve"> </w:t>
      </w:r>
      <w:proofErr w:type="spellStart"/>
      <w:r>
        <w:t>theo</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sự</w:t>
      </w:r>
      <w:proofErr w:type="spellEnd"/>
      <w:r>
        <w:t xml:space="preserve"> </w:t>
      </w:r>
      <w:proofErr w:type="spellStart"/>
      <w:r>
        <w:t>cố</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đặt</w:t>
      </w:r>
      <w:proofErr w:type="spellEnd"/>
      <w:r>
        <w:t xml:space="preserve"> </w:t>
      </w:r>
      <w:proofErr w:type="spellStart"/>
      <w:r>
        <w:t>hàng</w:t>
      </w:r>
      <w:proofErr w:type="spellEnd"/>
      <w:r>
        <w:t>/</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sớm</w:t>
      </w:r>
      <w:proofErr w:type="spellEnd"/>
      <w:r>
        <w:t xml:space="preserve"> </w:t>
      </w:r>
      <w:proofErr w:type="spellStart"/>
      <w:r>
        <w:t>nhất</w:t>
      </w:r>
      <w:proofErr w:type="spellEnd"/>
      <w:r>
        <w:t>;</w:t>
      </w:r>
    </w:p>
    <w:p w14:paraId="23642A0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Trường </w:t>
      </w:r>
      <w:proofErr w:type="spellStart"/>
      <w:r>
        <w:t>hợp</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xác</w:t>
      </w:r>
      <w:proofErr w:type="spellEnd"/>
      <w:r>
        <w:t xml:space="preserve"> </w:t>
      </w:r>
      <w:proofErr w:type="spellStart"/>
      <w:r>
        <w:t>minh</w:t>
      </w:r>
      <w:proofErr w:type="spellEnd"/>
      <w:r>
        <w:t xml:space="preserve">, </w:t>
      </w:r>
      <w:proofErr w:type="spellStart"/>
      <w:r>
        <w:t>Bên</w:t>
      </w:r>
      <w:proofErr w:type="spellEnd"/>
      <w:r>
        <w:t xml:space="preserve"> A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Bên</w:t>
      </w:r>
      <w:proofErr w:type="spellEnd"/>
      <w:r>
        <w:t xml:space="preserve"> B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khắc</w:t>
      </w:r>
      <w:proofErr w:type="spellEnd"/>
      <w:r>
        <w:t xml:space="preserve"> </w:t>
      </w:r>
      <w:proofErr w:type="spellStart"/>
      <w:r>
        <w:t>phục</w:t>
      </w:r>
      <w:proofErr w:type="spellEnd"/>
      <w:r>
        <w:t>.</w:t>
      </w:r>
    </w:p>
    <w:p w14:paraId="54ACC64D" w14:textId="77777777" w:rsidR="00FD774D" w:rsidRDefault="00000000">
      <w:pPr>
        <w:spacing w:before="140" w:after="80" w:line="276" w:lineRule="auto"/>
        <w:jc w:val="both"/>
        <w:rPr>
          <w:b/>
          <w:bCs/>
        </w:rPr>
      </w:pPr>
      <w:r>
        <w:rPr>
          <w:b/>
          <w:bCs/>
        </w:rPr>
        <w:t xml:space="preserve">3. </w:t>
      </w:r>
      <w:proofErr w:type="spellStart"/>
      <w:r>
        <w:rPr>
          <w:b/>
          <w:bCs/>
        </w:rPr>
        <w:t>Hỗ</w:t>
      </w:r>
      <w:proofErr w:type="spellEnd"/>
      <w:r>
        <w:rPr>
          <w:b/>
          <w:bCs/>
        </w:rPr>
        <w:t xml:space="preserve"> </w:t>
      </w:r>
      <w:proofErr w:type="spellStart"/>
      <w:r>
        <w:rPr>
          <w:b/>
          <w:bCs/>
        </w:rPr>
        <w:t>trợ</w:t>
      </w:r>
      <w:proofErr w:type="spellEnd"/>
      <w:r>
        <w:rPr>
          <w:b/>
          <w:bCs/>
        </w:rPr>
        <w:t xml:space="preserve"> </w:t>
      </w:r>
      <w:proofErr w:type="spellStart"/>
      <w:r>
        <w:rPr>
          <w:b/>
          <w:bCs/>
        </w:rPr>
        <w:t>khách</w:t>
      </w:r>
      <w:proofErr w:type="spellEnd"/>
      <w:r>
        <w:rPr>
          <w:b/>
          <w:bCs/>
        </w:rPr>
        <w:t xml:space="preserve"> </w:t>
      </w:r>
      <w:proofErr w:type="spellStart"/>
      <w:r>
        <w:rPr>
          <w:b/>
          <w:bCs/>
        </w:rPr>
        <w:t>hàng</w:t>
      </w:r>
      <w:proofErr w:type="spellEnd"/>
      <w:r>
        <w:rPr>
          <w:b/>
          <w:bCs/>
        </w:rPr>
        <w:t xml:space="preserve"> (CSKH)</w:t>
      </w:r>
    </w:p>
    <w:p w14:paraId="0340529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B </w:t>
      </w:r>
      <w:proofErr w:type="spellStart"/>
      <w:r>
        <w:t>bố</w:t>
      </w:r>
      <w:proofErr w:type="spellEnd"/>
      <w:r>
        <w:t xml:space="preserve"> </w:t>
      </w:r>
      <w:proofErr w:type="spellStart"/>
      <w:r>
        <w:t>trí</w:t>
      </w:r>
      <w:proofErr w:type="spellEnd"/>
      <w:r>
        <w:t xml:space="preserve"> </w:t>
      </w:r>
      <w:proofErr w:type="spellStart"/>
      <w:r>
        <w:t>tối</w:t>
      </w:r>
      <w:proofErr w:type="spellEnd"/>
      <w:r>
        <w:t xml:space="preserve"> </w:t>
      </w:r>
      <w:proofErr w:type="spellStart"/>
      <w:r>
        <w:t>thiểu</w:t>
      </w:r>
      <w:proofErr w:type="spellEnd"/>
      <w:r>
        <w:t xml:space="preserve"> 01 </w:t>
      </w:r>
      <w:proofErr w:type="spellStart"/>
      <w:r>
        <w:t>nhân</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mối</w:t>
      </w:r>
      <w:proofErr w:type="spellEnd"/>
      <w:r>
        <w:t xml:space="preserve"> CSKH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Bên</w:t>
      </w:r>
      <w:proofErr w:type="spellEnd"/>
      <w:r>
        <w:t xml:space="preserve"> A: </w:t>
      </w:r>
      <w:proofErr w:type="spellStart"/>
      <w:r>
        <w:t>hỗ</w:t>
      </w:r>
      <w:proofErr w:type="spellEnd"/>
      <w:r>
        <w:t xml:space="preserve"> </w:t>
      </w:r>
      <w:proofErr w:type="spellStart"/>
      <w:r>
        <w:t>trợ</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cuối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w:t>
      </w:r>
      <w:proofErr w:type="spellStart"/>
      <w:r>
        <w:t>khiếu</w:t>
      </w:r>
      <w:proofErr w:type="spellEnd"/>
      <w:r>
        <w:t xml:space="preserve"> </w:t>
      </w:r>
      <w:proofErr w:type="spellStart"/>
      <w:r>
        <w:t>nại</w:t>
      </w:r>
      <w:proofErr w:type="spellEnd"/>
      <w:r>
        <w:t xml:space="preserve"> </w:t>
      </w:r>
      <w:proofErr w:type="spellStart"/>
      <w:r>
        <w:t>đến</w:t>
      </w:r>
      <w:proofErr w:type="spellEnd"/>
      <w:r>
        <w:t xml:space="preserve"> </w:t>
      </w:r>
      <w:proofErr w:type="spellStart"/>
      <w:r>
        <w:t>Bên</w:t>
      </w:r>
      <w:proofErr w:type="spellEnd"/>
      <w:r>
        <w:t xml:space="preserve"> A </w:t>
      </w:r>
      <w:proofErr w:type="spellStart"/>
      <w:r>
        <w:t>khi</w:t>
      </w:r>
      <w:proofErr w:type="spellEnd"/>
      <w:r>
        <w:t xml:space="preserve"> </w:t>
      </w:r>
      <w:proofErr w:type="spellStart"/>
      <w:r>
        <w:t>cần</w:t>
      </w:r>
      <w:proofErr w:type="spellEnd"/>
      <w:r>
        <w:t>;</w:t>
      </w:r>
    </w:p>
    <w:p w14:paraId="55AC28F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Bên</w:t>
      </w:r>
      <w:proofErr w:type="spellEnd"/>
      <w:r>
        <w:t xml:space="preserve"> A </w:t>
      </w:r>
      <w:proofErr w:type="spellStart"/>
      <w:r>
        <w:t>cung</w:t>
      </w:r>
      <w:proofErr w:type="spellEnd"/>
      <w:r>
        <w:t xml:space="preserve"> </w:t>
      </w:r>
      <w:proofErr w:type="spellStart"/>
      <w:r>
        <w:t>cấp</w:t>
      </w:r>
      <w:proofErr w:type="spellEnd"/>
      <w:r>
        <w:t xml:space="preserve"> </w:t>
      </w:r>
      <w:proofErr w:type="spellStart"/>
      <w:r>
        <w:t>đường</w:t>
      </w:r>
      <w:proofErr w:type="spellEnd"/>
      <w:r>
        <w:t xml:space="preserve"> </w:t>
      </w:r>
      <w:proofErr w:type="spellStart"/>
      <w:r>
        <w:t>dây</w:t>
      </w:r>
      <w:proofErr w:type="spellEnd"/>
      <w:r>
        <w:t xml:space="preserve"> helpdesk </w:t>
      </w:r>
      <w:proofErr w:type="spellStart"/>
      <w:r>
        <w:t>hỗ</w:t>
      </w:r>
      <w:proofErr w:type="spellEnd"/>
      <w:r>
        <w:t xml:space="preserve"> </w:t>
      </w:r>
      <w:proofErr w:type="spellStart"/>
      <w:r>
        <w:t>trợ</w:t>
      </w:r>
      <w:proofErr w:type="spellEnd"/>
      <w:r>
        <w:t xml:space="preserve"> qua </w:t>
      </w:r>
      <w:proofErr w:type="spellStart"/>
      <w:r>
        <w:t>Zalo</w:t>
      </w:r>
      <w:proofErr w:type="spellEnd"/>
      <w:r>
        <w:t xml:space="preserve"> </w:t>
      </w:r>
      <w:proofErr w:type="spellStart"/>
      <w:r>
        <w:t>cho</w:t>
      </w:r>
      <w:proofErr w:type="spellEnd"/>
      <w:r>
        <w:t xml:space="preserve"> </w:t>
      </w:r>
      <w:proofErr w:type="spellStart"/>
      <w:r>
        <w:t>Bên</w:t>
      </w:r>
      <w:proofErr w:type="spellEnd"/>
      <w:r>
        <w:t xml:space="preserve"> B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w:t>
      </w:r>
    </w:p>
    <w:p w14:paraId="48AB7C18"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SLA </w:t>
      </w:r>
      <w:proofErr w:type="spellStart"/>
      <w:r>
        <w:t>hỗ</w:t>
      </w:r>
      <w:proofErr w:type="spellEnd"/>
      <w:r>
        <w:t xml:space="preserve"> </w:t>
      </w:r>
      <w:proofErr w:type="spellStart"/>
      <w:r>
        <w:t>trợ</w:t>
      </w:r>
      <w:proofErr w:type="spellEnd"/>
      <w:r>
        <w:t xml:space="preserve"> </w:t>
      </w:r>
      <w:proofErr w:type="spellStart"/>
      <w:r>
        <w:t>của</w:t>
      </w:r>
      <w:proofErr w:type="spellEnd"/>
      <w:r>
        <w:t xml:space="preserve"> </w:t>
      </w:r>
      <w:proofErr w:type="spellStart"/>
      <w:r>
        <w:t>Bên</w:t>
      </w:r>
      <w:proofErr w:type="spellEnd"/>
      <w:r>
        <w:t xml:space="preserve"> A: </w:t>
      </w:r>
      <w:proofErr w:type="spellStart"/>
      <w:r>
        <w:t>phản</w:t>
      </w:r>
      <w:proofErr w:type="spellEnd"/>
      <w:r>
        <w:t xml:space="preserve"> </w:t>
      </w:r>
      <w:proofErr w:type="spellStart"/>
      <w:r>
        <w:t>hồi</w:t>
      </w:r>
      <w:proofErr w:type="spellEnd"/>
      <w:r>
        <w:t xml:space="preserve"> ban </w:t>
      </w:r>
      <w:proofErr w:type="spellStart"/>
      <w:r>
        <w:t>đầu</w:t>
      </w:r>
      <w:proofErr w:type="spellEnd"/>
      <w:r>
        <w:t xml:space="preserve"> ≤ 24 </w:t>
      </w:r>
      <w:proofErr w:type="spellStart"/>
      <w:r>
        <w:t>giờ</w:t>
      </w:r>
      <w:proofErr w:type="spellEnd"/>
      <w:r>
        <w:t xml:space="preserve">; </w:t>
      </w:r>
      <w:proofErr w:type="spellStart"/>
      <w:r>
        <w:t>xử</w:t>
      </w:r>
      <w:proofErr w:type="spellEnd"/>
      <w:r>
        <w:t xml:space="preserve"> </w:t>
      </w:r>
      <w:proofErr w:type="spellStart"/>
      <w:r>
        <w:t>lý</w:t>
      </w:r>
      <w:proofErr w:type="spellEnd"/>
      <w:r>
        <w:t xml:space="preserve"> ≤ 02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kể</w:t>
      </w:r>
      <w:proofErr w:type="spellEnd"/>
      <w:r>
        <w:t xml:space="preserve"> </w:t>
      </w:r>
      <w:proofErr w:type="spellStart"/>
      <w:r>
        <w:t>từ</w:t>
      </w:r>
      <w:proofErr w:type="spellEnd"/>
      <w:r>
        <w:t xml:space="preserve"> </w:t>
      </w:r>
      <w:proofErr w:type="spellStart"/>
      <w:r>
        <w:t>khi</w:t>
      </w:r>
      <w:proofErr w:type="spellEnd"/>
      <w:r>
        <w:t xml:space="preserve"> </w:t>
      </w:r>
      <w:proofErr w:type="spellStart"/>
      <w:r>
        <w:t>nhận</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trừ</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hoặc</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w:t>
      </w:r>
    </w:p>
    <w:p w14:paraId="75C48DB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r>
        <w:t>Thời</w:t>
      </w:r>
      <w:proofErr w:type="spellEnd"/>
      <w:r>
        <w:t xml:space="preserve"> </w:t>
      </w:r>
      <w:proofErr w:type="spellStart"/>
      <w:r>
        <w:t>gian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từ</w:t>
      </w:r>
      <w:proofErr w:type="spellEnd"/>
      <w:r>
        <w:t xml:space="preserve"> 08h30 </w:t>
      </w:r>
      <w:proofErr w:type="spellStart"/>
      <w:r>
        <w:t>đến</w:t>
      </w:r>
      <w:proofErr w:type="spellEnd"/>
      <w:r>
        <w:t xml:space="preserve"> 20h00 </w:t>
      </w:r>
      <w:proofErr w:type="spellStart"/>
      <w:r>
        <w:t>các</w:t>
      </w:r>
      <w:proofErr w:type="spellEnd"/>
      <w:r>
        <w:t xml:space="preserve"> </w:t>
      </w:r>
      <w:proofErr w:type="spellStart"/>
      <w:r>
        <w:t>ngày</w:t>
      </w:r>
      <w:proofErr w:type="spellEnd"/>
      <w:r>
        <w:t xml:space="preserve"> </w:t>
      </w:r>
      <w:proofErr w:type="spellStart"/>
      <w:r>
        <w:t>trong</w:t>
      </w:r>
      <w:proofErr w:type="spellEnd"/>
      <w:r>
        <w:t xml:space="preserve"> </w:t>
      </w:r>
      <w:proofErr w:type="spellStart"/>
      <w:r>
        <w:t>tuần</w:t>
      </w:r>
      <w:proofErr w:type="spellEnd"/>
      <w:r>
        <w:t xml:space="preserve"> (</w:t>
      </w:r>
      <w:proofErr w:type="spellStart"/>
      <w:r>
        <w:t>hoặc</w:t>
      </w:r>
      <w:proofErr w:type="spellEnd"/>
      <w:r>
        <w:t xml:space="preserve"> </w:t>
      </w:r>
      <w:proofErr w:type="spellStart"/>
      <w:r>
        <w:t>theo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của</w:t>
      </w:r>
      <w:proofErr w:type="spellEnd"/>
      <w:r>
        <w:t xml:space="preserve"> </w:t>
      </w:r>
      <w:proofErr w:type="spellStart"/>
      <w:r>
        <w:t>Bên</w:t>
      </w:r>
      <w:proofErr w:type="spellEnd"/>
      <w:r>
        <w:t xml:space="preserve"> A).</w:t>
      </w:r>
    </w:p>
    <w:p w14:paraId="107CAB80" w14:textId="77777777" w:rsidR="00FD774D" w:rsidRDefault="00000000">
      <w:pPr>
        <w:spacing w:before="140" w:after="80" w:line="276" w:lineRule="auto"/>
        <w:jc w:val="both"/>
        <w:rPr>
          <w:b/>
          <w:bCs/>
        </w:rPr>
      </w:pPr>
      <w:r>
        <w:rPr>
          <w:b/>
          <w:bCs/>
        </w:rPr>
        <w:t xml:space="preserve">4. </w:t>
      </w:r>
      <w:proofErr w:type="spellStart"/>
      <w:r>
        <w:rPr>
          <w:b/>
          <w:bCs/>
        </w:rPr>
        <w:t>Đầu</w:t>
      </w:r>
      <w:proofErr w:type="spellEnd"/>
      <w:r>
        <w:rPr>
          <w:b/>
          <w:bCs/>
        </w:rPr>
        <w:t xml:space="preserve"> </w:t>
      </w:r>
      <w:proofErr w:type="spellStart"/>
      <w:r>
        <w:rPr>
          <w:b/>
          <w:bCs/>
        </w:rPr>
        <w:t>mối</w:t>
      </w:r>
      <w:proofErr w:type="spellEnd"/>
      <w:r>
        <w:rPr>
          <w:b/>
          <w:bCs/>
        </w:rPr>
        <w:t xml:space="preserve"> </w:t>
      </w:r>
      <w:proofErr w:type="spellStart"/>
      <w:r>
        <w:rPr>
          <w:b/>
          <w:bCs/>
        </w:rPr>
        <w:t>liên</w:t>
      </w:r>
      <w:proofErr w:type="spellEnd"/>
      <w:r>
        <w:rPr>
          <w:b/>
          <w:bCs/>
        </w:rPr>
        <w:t xml:space="preserve"> </w:t>
      </w:r>
      <w:proofErr w:type="spellStart"/>
      <w:r>
        <w:rPr>
          <w:b/>
          <w:bCs/>
        </w:rPr>
        <w:t>hệ</w:t>
      </w:r>
      <w:proofErr w:type="spellEnd"/>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475"/>
        <w:gridCol w:w="2790"/>
        <w:gridCol w:w="2880"/>
      </w:tblGrid>
      <w:tr w:rsidR="00FD774D" w14:paraId="2582336A" w14:textId="77777777">
        <w:trPr>
          <w:trHeight w:val="390"/>
        </w:trPr>
        <w:tc>
          <w:tcPr>
            <w:tcW w:w="870" w:type="dxa"/>
            <w:tcBorders>
              <w:top w:val="single" w:sz="5" w:space="0" w:color="999999"/>
              <w:left w:val="single" w:sz="5" w:space="0" w:color="999999"/>
              <w:bottom w:val="single" w:sz="5" w:space="0" w:color="999999"/>
              <w:right w:val="single" w:sz="5" w:space="0" w:color="999999"/>
            </w:tcBorders>
            <w:shd w:val="clear" w:color="auto" w:fill="D9E2F3"/>
            <w:tcMar>
              <w:top w:w="60" w:type="dxa"/>
              <w:left w:w="120" w:type="dxa"/>
              <w:bottom w:w="60" w:type="dxa"/>
              <w:right w:w="120" w:type="dxa"/>
            </w:tcMar>
          </w:tcPr>
          <w:p w14:paraId="19CC0C11" w14:textId="77777777" w:rsidR="00FD774D" w:rsidRDefault="00000000">
            <w:pPr>
              <w:spacing w:line="264" w:lineRule="auto"/>
              <w:jc w:val="both"/>
              <w:rPr>
                <w:b/>
                <w:bCs/>
              </w:rPr>
            </w:pPr>
            <w:r>
              <w:rPr>
                <w:b/>
                <w:bCs/>
              </w:rPr>
              <w:t>STT</w:t>
            </w:r>
          </w:p>
        </w:tc>
        <w:tc>
          <w:tcPr>
            <w:tcW w:w="2475"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43F7B55A" w14:textId="77777777" w:rsidR="00FD774D" w:rsidRDefault="00000000">
            <w:pPr>
              <w:spacing w:line="264" w:lineRule="auto"/>
              <w:jc w:val="both"/>
              <w:rPr>
                <w:b/>
                <w:bCs/>
              </w:rPr>
            </w:pPr>
            <w:proofErr w:type="spellStart"/>
            <w:r>
              <w:rPr>
                <w:b/>
                <w:bCs/>
              </w:rPr>
              <w:t>Nội</w:t>
            </w:r>
            <w:proofErr w:type="spellEnd"/>
            <w:r>
              <w:rPr>
                <w:b/>
                <w:bCs/>
              </w:rPr>
              <w:t xml:space="preserve"> dung</w:t>
            </w:r>
          </w:p>
        </w:tc>
        <w:tc>
          <w:tcPr>
            <w:tcW w:w="279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10F51AFC" w14:textId="77777777" w:rsidR="00FD774D" w:rsidRDefault="00000000">
            <w:pPr>
              <w:spacing w:line="264" w:lineRule="auto"/>
              <w:jc w:val="both"/>
              <w:rPr>
                <w:b/>
                <w:bCs/>
              </w:rPr>
            </w:pPr>
            <w:proofErr w:type="spellStart"/>
            <w:r>
              <w:rPr>
                <w:b/>
                <w:bCs/>
              </w:rPr>
              <w:t>Bên</w:t>
            </w:r>
            <w:proofErr w:type="spellEnd"/>
            <w:r>
              <w:rPr>
                <w:b/>
                <w:bCs/>
              </w:rPr>
              <w:t xml:space="preserve"> A</w:t>
            </w:r>
          </w:p>
        </w:tc>
        <w:tc>
          <w:tcPr>
            <w:tcW w:w="288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2618EE7F" w14:textId="77777777" w:rsidR="00FD774D" w:rsidRDefault="00000000">
            <w:pPr>
              <w:spacing w:line="264" w:lineRule="auto"/>
              <w:jc w:val="both"/>
              <w:rPr>
                <w:b/>
                <w:bCs/>
              </w:rPr>
            </w:pPr>
            <w:proofErr w:type="spellStart"/>
            <w:r>
              <w:rPr>
                <w:b/>
                <w:bCs/>
              </w:rPr>
              <w:t>Bên</w:t>
            </w:r>
            <w:proofErr w:type="spellEnd"/>
            <w:r>
              <w:rPr>
                <w:b/>
                <w:bCs/>
              </w:rPr>
              <w:t xml:space="preserve"> B</w:t>
            </w:r>
          </w:p>
        </w:tc>
      </w:tr>
      <w:tr w:rsidR="00FD774D" w14:paraId="129F751C" w14:textId="77777777">
        <w:trPr>
          <w:trHeight w:val="930"/>
        </w:trPr>
        <w:tc>
          <w:tcPr>
            <w:tcW w:w="870"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0EFB229B" w14:textId="77777777" w:rsidR="00FD774D" w:rsidRDefault="00000000">
            <w:pPr>
              <w:spacing w:line="264" w:lineRule="auto"/>
              <w:jc w:val="both"/>
            </w:pPr>
            <w:r>
              <w:t>1</w:t>
            </w:r>
          </w:p>
        </w:tc>
        <w:tc>
          <w:tcPr>
            <w:tcW w:w="2475" w:type="dxa"/>
            <w:tcBorders>
              <w:top w:val="nil"/>
              <w:left w:val="nil"/>
              <w:bottom w:val="single" w:sz="5" w:space="0" w:color="999999"/>
              <w:right w:val="single" w:sz="5" w:space="0" w:color="999999"/>
            </w:tcBorders>
            <w:tcMar>
              <w:top w:w="60" w:type="dxa"/>
              <w:left w:w="120" w:type="dxa"/>
              <w:bottom w:w="60" w:type="dxa"/>
              <w:right w:w="120" w:type="dxa"/>
            </w:tcMar>
          </w:tcPr>
          <w:p w14:paraId="536B5785" w14:textId="77777777" w:rsidR="00FD774D" w:rsidRDefault="00000000">
            <w:pPr>
              <w:spacing w:line="264" w:lineRule="auto"/>
              <w:jc w:val="both"/>
            </w:pPr>
            <w:r>
              <w:t xml:space="preserve">Kinh </w:t>
            </w:r>
            <w:proofErr w:type="spellStart"/>
            <w:r>
              <w:t>doanh</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chính</w:t>
            </w:r>
            <w:proofErr w:type="spellEnd"/>
            <w:r>
              <w:t>)</w:t>
            </w:r>
          </w:p>
        </w:tc>
        <w:tc>
          <w:tcPr>
            <w:tcW w:w="2790" w:type="dxa"/>
            <w:tcBorders>
              <w:top w:val="nil"/>
              <w:left w:val="nil"/>
              <w:bottom w:val="single" w:sz="5" w:space="0" w:color="999999"/>
              <w:right w:val="single" w:sz="5" w:space="0" w:color="999999"/>
            </w:tcBorders>
            <w:tcMar>
              <w:top w:w="60" w:type="dxa"/>
              <w:left w:w="120" w:type="dxa"/>
              <w:bottom w:w="60" w:type="dxa"/>
              <w:right w:w="120" w:type="dxa"/>
            </w:tcMar>
          </w:tcPr>
          <w:p w14:paraId="58096088" w14:textId="77777777" w:rsidR="00FD774D" w:rsidRDefault="00000000">
            <w:pPr>
              <w:spacing w:line="264" w:lineRule="auto"/>
              <w:jc w:val="both"/>
            </w:pPr>
            <w:proofErr w:type="spellStart"/>
            <w:r>
              <w:t>Bà</w:t>
            </w:r>
            <w:proofErr w:type="spellEnd"/>
            <w:r>
              <w:t xml:space="preserve"> Đỗ Thị Dung – 0388871115 – dungdt@gapit.com.vn</w:t>
            </w:r>
          </w:p>
        </w:tc>
        <w:tc>
          <w:tcPr>
            <w:tcW w:w="2880" w:type="dxa"/>
            <w:tcBorders>
              <w:top w:val="nil"/>
              <w:left w:val="nil"/>
              <w:bottom w:val="single" w:sz="5" w:space="0" w:color="999999"/>
              <w:right w:val="single" w:sz="5" w:space="0" w:color="999999"/>
            </w:tcBorders>
            <w:tcMar>
              <w:top w:w="60" w:type="dxa"/>
              <w:left w:w="120" w:type="dxa"/>
              <w:bottom w:w="60" w:type="dxa"/>
              <w:right w:w="120" w:type="dxa"/>
            </w:tcMar>
          </w:tcPr>
          <w:p w14:paraId="7AC92BBA" w14:textId="77777777" w:rsidR="00FD774D" w:rsidRDefault="00000000">
            <w:pPr>
              <w:spacing w:line="264" w:lineRule="auto"/>
              <w:jc w:val="both"/>
            </w:pPr>
            <w:r>
              <w:t>……………………………</w:t>
            </w:r>
          </w:p>
        </w:tc>
      </w:tr>
      <w:tr w:rsidR="00FD774D" w14:paraId="3E6BB21E" w14:textId="77777777">
        <w:trPr>
          <w:trHeight w:val="1710"/>
        </w:trPr>
        <w:tc>
          <w:tcPr>
            <w:tcW w:w="870"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0A5C7470" w14:textId="77777777" w:rsidR="00FD774D" w:rsidRDefault="00000000">
            <w:pPr>
              <w:spacing w:line="264" w:lineRule="auto"/>
              <w:jc w:val="both"/>
            </w:pPr>
            <w:r>
              <w:lastRenderedPageBreak/>
              <w:t>2</w:t>
            </w:r>
          </w:p>
        </w:tc>
        <w:tc>
          <w:tcPr>
            <w:tcW w:w="2475" w:type="dxa"/>
            <w:tcBorders>
              <w:top w:val="nil"/>
              <w:left w:val="nil"/>
              <w:bottom w:val="single" w:sz="5" w:space="0" w:color="999999"/>
              <w:right w:val="single" w:sz="5" w:space="0" w:color="999999"/>
            </w:tcBorders>
            <w:tcMar>
              <w:top w:w="60" w:type="dxa"/>
              <w:left w:w="120" w:type="dxa"/>
              <w:bottom w:w="60" w:type="dxa"/>
              <w:right w:w="120" w:type="dxa"/>
            </w:tcMar>
          </w:tcPr>
          <w:p w14:paraId="17EBA82F" w14:textId="77777777" w:rsidR="00FD774D" w:rsidRDefault="00000000">
            <w:pPr>
              <w:spacing w:line="264" w:lineRule="auto"/>
              <w:jc w:val="both"/>
            </w:pPr>
            <w:proofErr w:type="spellStart"/>
            <w:r>
              <w:t>Chăm</w:t>
            </w:r>
            <w:proofErr w:type="spellEnd"/>
            <w:r>
              <w:t xml:space="preserve"> </w:t>
            </w:r>
            <w:proofErr w:type="spellStart"/>
            <w:r>
              <w:t>sóc</w:t>
            </w:r>
            <w:proofErr w:type="spellEnd"/>
            <w:r>
              <w:t xml:space="preserve"> </w:t>
            </w:r>
            <w:proofErr w:type="spellStart"/>
            <w:r>
              <w:t>khách</w:t>
            </w:r>
            <w:proofErr w:type="spellEnd"/>
            <w:r>
              <w:t xml:space="preserve"> </w:t>
            </w:r>
            <w:proofErr w:type="spellStart"/>
            <w:r>
              <w:t>hàng</w:t>
            </w:r>
            <w:proofErr w:type="spellEnd"/>
            <w:r>
              <w:t xml:space="preserve"> (CSKH)/Helpdesk </w:t>
            </w:r>
            <w:proofErr w:type="spellStart"/>
            <w:r>
              <w:t>Zalo</w:t>
            </w:r>
            <w:proofErr w:type="spellEnd"/>
          </w:p>
        </w:tc>
        <w:tc>
          <w:tcPr>
            <w:tcW w:w="2790" w:type="dxa"/>
            <w:tcBorders>
              <w:top w:val="nil"/>
              <w:left w:val="nil"/>
              <w:bottom w:val="single" w:sz="5" w:space="0" w:color="999999"/>
              <w:right w:val="single" w:sz="5" w:space="0" w:color="999999"/>
            </w:tcBorders>
            <w:tcMar>
              <w:top w:w="60" w:type="dxa"/>
              <w:left w:w="120" w:type="dxa"/>
              <w:bottom w:w="60" w:type="dxa"/>
              <w:right w:w="120" w:type="dxa"/>
            </w:tcMar>
          </w:tcPr>
          <w:p w14:paraId="469FCF17" w14:textId="77777777" w:rsidR="00FD774D" w:rsidRPr="00B72377" w:rsidRDefault="00000000">
            <w:pPr>
              <w:spacing w:line="264" w:lineRule="auto"/>
              <w:jc w:val="both"/>
              <w:rPr>
                <w:lang w:val="nl-NL"/>
              </w:rPr>
            </w:pPr>
            <w:r w:rsidRPr="00B72377">
              <w:rPr>
                <w:lang w:val="nl-NL"/>
              </w:rPr>
              <w:t>Helpdesk: helpdesk@gapit.com.vn – 02435121928</w:t>
            </w:r>
          </w:p>
        </w:tc>
        <w:tc>
          <w:tcPr>
            <w:tcW w:w="2880" w:type="dxa"/>
            <w:tcBorders>
              <w:top w:val="nil"/>
              <w:left w:val="nil"/>
              <w:bottom w:val="single" w:sz="5" w:space="0" w:color="999999"/>
              <w:right w:val="single" w:sz="5" w:space="0" w:color="999999"/>
            </w:tcBorders>
            <w:tcMar>
              <w:top w:w="60" w:type="dxa"/>
              <w:left w:w="120" w:type="dxa"/>
              <w:bottom w:w="60" w:type="dxa"/>
              <w:right w:w="120" w:type="dxa"/>
            </w:tcMar>
          </w:tcPr>
          <w:p w14:paraId="7BD89226" w14:textId="77777777" w:rsidR="00FD774D" w:rsidRDefault="00000000">
            <w:pPr>
              <w:spacing w:line="264" w:lineRule="auto"/>
              <w:jc w:val="both"/>
            </w:pPr>
            <w:r>
              <w:t>……………………………</w:t>
            </w:r>
          </w:p>
        </w:tc>
      </w:tr>
    </w:tbl>
    <w:p w14:paraId="449CFB8B" w14:textId="77777777" w:rsidR="00FD774D" w:rsidRDefault="00000000">
      <w:pPr>
        <w:spacing w:line="276" w:lineRule="auto"/>
        <w:jc w:val="both"/>
      </w:pPr>
      <w:r>
        <w:t xml:space="preserve"> </w:t>
      </w:r>
    </w:p>
    <w:p w14:paraId="556AEABF" w14:textId="77777777" w:rsidR="00FD774D" w:rsidRDefault="00FD774D">
      <w:pPr>
        <w:spacing w:before="120" w:after="120" w:line="276" w:lineRule="auto"/>
        <w:jc w:val="both"/>
        <w:rPr>
          <w:b/>
          <w:bCs/>
        </w:rPr>
      </w:pPr>
    </w:p>
    <w:sectPr w:rsidR="00FD774D">
      <w:pgSz w:w="11906" w:h="16838"/>
      <w:pgMar w:top="1276" w:right="1276" w:bottom="1276" w:left="1418"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iht" w:date="2026-06-10T15:56:00Z" w:initials="m">
    <w:p w14:paraId="3D141204" w14:textId="7E048F21" w:rsidR="00B72377" w:rsidRDefault="00B72377">
      <w:pPr>
        <w:pStyle w:val="CommentText"/>
      </w:pPr>
      <w:r>
        <w:rPr>
          <w:rStyle w:val="CommentReference"/>
        </w:rPr>
        <w:annotationRef/>
      </w:r>
      <w:proofErr w:type="spellStart"/>
      <w:r>
        <w:t>Bổ</w:t>
      </w:r>
      <w:proofErr w:type="spellEnd"/>
      <w:r>
        <w:t xml:space="preserve"> sung: </w:t>
      </w:r>
      <w:r w:rsidRPr="00B72377">
        <w:t xml:space="preserve">Sau </w:t>
      </w:r>
      <w:proofErr w:type="spellStart"/>
      <w:r w:rsidRPr="00B72377">
        <w:t>khi</w:t>
      </w:r>
      <w:proofErr w:type="spellEnd"/>
      <w:r w:rsidRPr="00B72377">
        <w:t xml:space="preserve"> </w:t>
      </w:r>
      <w:proofErr w:type="spellStart"/>
      <w:r w:rsidRPr="00B72377">
        <w:t>eSIM</w:t>
      </w:r>
      <w:proofErr w:type="spellEnd"/>
      <w:r w:rsidRPr="00B72377">
        <w:t xml:space="preserve"> </w:t>
      </w:r>
      <w:proofErr w:type="spellStart"/>
      <w:r w:rsidRPr="00B72377">
        <w:t>đã</w:t>
      </w:r>
      <w:proofErr w:type="spellEnd"/>
      <w:r w:rsidRPr="00B72377">
        <w:t xml:space="preserve"> </w:t>
      </w:r>
      <w:proofErr w:type="spellStart"/>
      <w:r w:rsidRPr="00B72377">
        <w:t>được</w:t>
      </w:r>
      <w:proofErr w:type="spellEnd"/>
      <w:r w:rsidRPr="00B72377">
        <w:t xml:space="preserve"> </w:t>
      </w:r>
      <w:proofErr w:type="spellStart"/>
      <w:r w:rsidRPr="00B72377">
        <w:t>cấp</w:t>
      </w:r>
      <w:proofErr w:type="spellEnd"/>
      <w:r w:rsidRPr="00B72377">
        <w:t xml:space="preserve"> </w:t>
      </w:r>
      <w:proofErr w:type="spellStart"/>
      <w:r w:rsidRPr="00B72377">
        <w:t>mã</w:t>
      </w:r>
      <w:proofErr w:type="spellEnd"/>
      <w:r w:rsidRPr="00B72377">
        <w:t xml:space="preserve"> QR </w:t>
      </w:r>
      <w:proofErr w:type="spellStart"/>
      <w:r w:rsidRPr="00B72377">
        <w:t>hoặc</w:t>
      </w:r>
      <w:proofErr w:type="spellEnd"/>
      <w:r w:rsidRPr="00B72377">
        <w:t xml:space="preserve"> </w:t>
      </w:r>
      <w:proofErr w:type="spellStart"/>
      <w:r w:rsidRPr="00B72377">
        <w:t>thông</w:t>
      </w:r>
      <w:proofErr w:type="spellEnd"/>
      <w:r w:rsidRPr="00B72377">
        <w:t xml:space="preserve"> tin </w:t>
      </w:r>
      <w:proofErr w:type="spellStart"/>
      <w:r w:rsidRPr="00B72377">
        <w:t>kích</w:t>
      </w:r>
      <w:proofErr w:type="spellEnd"/>
      <w:r w:rsidRPr="00B72377">
        <w:t xml:space="preserve"> </w:t>
      </w:r>
      <w:proofErr w:type="spellStart"/>
      <w:r w:rsidRPr="00B72377">
        <w:t>hoạt</w:t>
      </w:r>
      <w:proofErr w:type="spellEnd"/>
      <w:r w:rsidRPr="00B72377">
        <w:t xml:space="preserve">, </w:t>
      </w:r>
      <w:proofErr w:type="spellStart"/>
      <w:r w:rsidRPr="00B72377">
        <w:t>đơn</w:t>
      </w:r>
      <w:proofErr w:type="spellEnd"/>
      <w:r w:rsidRPr="00B72377">
        <w:t xml:space="preserve"> </w:t>
      </w:r>
      <w:proofErr w:type="spellStart"/>
      <w:r w:rsidRPr="00B72377">
        <w:t>hàng</w:t>
      </w:r>
      <w:proofErr w:type="spellEnd"/>
      <w:r w:rsidRPr="00B72377">
        <w:t xml:space="preserve"> </w:t>
      </w:r>
      <w:proofErr w:type="spellStart"/>
      <w:r w:rsidRPr="00B72377">
        <w:t>không</w:t>
      </w:r>
      <w:proofErr w:type="spellEnd"/>
      <w:r w:rsidRPr="00B72377">
        <w:t xml:space="preserve"> </w:t>
      </w:r>
      <w:proofErr w:type="spellStart"/>
      <w:r w:rsidRPr="00B72377">
        <w:t>được</w:t>
      </w:r>
      <w:proofErr w:type="spellEnd"/>
      <w:r w:rsidRPr="00B72377">
        <w:t xml:space="preserve"> </w:t>
      </w:r>
      <w:proofErr w:type="spellStart"/>
      <w:r w:rsidRPr="00B72377">
        <w:t>hủy</w:t>
      </w:r>
      <w:proofErr w:type="spellEnd"/>
      <w:r w:rsidRPr="00B72377">
        <w:t xml:space="preserve"> </w:t>
      </w:r>
      <w:proofErr w:type="spellStart"/>
      <w:r w:rsidRPr="00B72377">
        <w:t>hoặc</w:t>
      </w:r>
      <w:proofErr w:type="spellEnd"/>
      <w:r w:rsidRPr="00B72377">
        <w:t xml:space="preserve"> </w:t>
      </w:r>
      <w:proofErr w:type="spellStart"/>
      <w:r w:rsidRPr="00B72377">
        <w:t>hoàn</w:t>
      </w:r>
      <w:proofErr w:type="spellEnd"/>
      <w:r w:rsidRPr="00B72377">
        <w:t xml:space="preserve"> </w:t>
      </w:r>
      <w:proofErr w:type="spellStart"/>
      <w:r w:rsidRPr="00B72377">
        <w:t>tiền</w:t>
      </w:r>
      <w:proofErr w:type="spellEnd"/>
      <w:r w:rsidRPr="00B72377">
        <w:t xml:space="preserve">, </w:t>
      </w:r>
      <w:proofErr w:type="spellStart"/>
      <w:r w:rsidRPr="00B72377">
        <w:t>trừ</w:t>
      </w:r>
      <w:proofErr w:type="spellEnd"/>
      <w:r w:rsidRPr="00B72377">
        <w:t xml:space="preserve"> </w:t>
      </w:r>
      <w:proofErr w:type="spellStart"/>
      <w:r w:rsidRPr="00B72377">
        <w:t>trường</w:t>
      </w:r>
      <w:proofErr w:type="spellEnd"/>
      <w:r w:rsidRPr="00B72377">
        <w:t xml:space="preserve"> </w:t>
      </w:r>
      <w:proofErr w:type="spellStart"/>
      <w:r w:rsidRPr="00B72377">
        <w:t>hợp</w:t>
      </w:r>
      <w:proofErr w:type="spellEnd"/>
      <w:r w:rsidRPr="00B72377">
        <w:t xml:space="preserve"> </w:t>
      </w:r>
      <w:proofErr w:type="spellStart"/>
      <w:r w:rsidRPr="00B72377">
        <w:t>lỗi</w:t>
      </w:r>
      <w:proofErr w:type="spellEnd"/>
      <w:r w:rsidRPr="00B72377">
        <w:t xml:space="preserve"> </w:t>
      </w:r>
      <w:proofErr w:type="spellStart"/>
      <w:r w:rsidRPr="00B72377">
        <w:t>được</w:t>
      </w:r>
      <w:proofErr w:type="spellEnd"/>
      <w:r w:rsidRPr="00B72377">
        <w:t xml:space="preserve"> </w:t>
      </w:r>
      <w:proofErr w:type="spellStart"/>
      <w:r w:rsidRPr="00B72377">
        <w:t>xác</w:t>
      </w:r>
      <w:proofErr w:type="spellEnd"/>
      <w:r w:rsidRPr="00B72377">
        <w:t xml:space="preserve"> </w:t>
      </w:r>
      <w:proofErr w:type="spellStart"/>
      <w:r w:rsidRPr="00B72377">
        <w:t>định</w:t>
      </w:r>
      <w:proofErr w:type="spellEnd"/>
      <w:r w:rsidRPr="00B72377">
        <w:t xml:space="preserve"> </w:t>
      </w:r>
      <w:proofErr w:type="spellStart"/>
      <w:r w:rsidRPr="00B72377">
        <w:t>thuộc</w:t>
      </w:r>
      <w:proofErr w:type="spellEnd"/>
      <w:r w:rsidRPr="00B72377">
        <w:t xml:space="preserve"> </w:t>
      </w:r>
      <w:proofErr w:type="spellStart"/>
      <w:r w:rsidRPr="00B72377">
        <w:t>trách</w:t>
      </w:r>
      <w:proofErr w:type="spellEnd"/>
      <w:r w:rsidRPr="00B72377">
        <w:t xml:space="preserve"> </w:t>
      </w:r>
      <w:proofErr w:type="spellStart"/>
      <w:r w:rsidRPr="00B72377">
        <w:t>nhiệm</w:t>
      </w:r>
      <w:proofErr w:type="spellEnd"/>
      <w:r w:rsidRPr="00B72377">
        <w:t xml:space="preserve"> </w:t>
      </w:r>
      <w:proofErr w:type="spellStart"/>
      <w:r w:rsidRPr="00B72377">
        <w:t>của</w:t>
      </w:r>
      <w:proofErr w:type="spellEnd"/>
      <w:r w:rsidRPr="00B72377">
        <w:t xml:space="preserve"> </w:t>
      </w:r>
      <w:proofErr w:type="spellStart"/>
      <w:r w:rsidRPr="00B72377">
        <w:t>Bên</w:t>
      </w:r>
      <w:proofErr w:type="spellEnd"/>
      <w:r w:rsidRPr="00B72377">
        <w:t xml:space="preserve"> A.</w:t>
      </w:r>
    </w:p>
  </w:comment>
  <w:comment w:id="1" w:author="maiht" w:date="2026-06-10T16:23:00Z" w:initials="m">
    <w:p w14:paraId="15854433" w14:textId="2E28EC16" w:rsidR="00474AB7" w:rsidRDefault="00474AB7">
      <w:pPr>
        <w:pStyle w:val="CommentText"/>
      </w:pPr>
      <w:r>
        <w:rPr>
          <w:rStyle w:val="CommentReference"/>
        </w:rPr>
        <w:annotationRef/>
      </w:r>
      <w:r>
        <w:t xml:space="preserve">Như </w:t>
      </w:r>
      <w:proofErr w:type="spellStart"/>
      <w:r>
        <w:t>thế</w:t>
      </w:r>
      <w:proofErr w:type="spellEnd"/>
      <w:r>
        <w:t xml:space="preserve"> </w:t>
      </w:r>
      <w:proofErr w:type="spellStart"/>
      <w:r>
        <w:t>nào</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t>phức</w:t>
      </w:r>
      <w:proofErr w:type="spellEnd"/>
      <w:r>
        <w:t xml:space="preserve"> </w:t>
      </w:r>
      <w:proofErr w:type="spellStart"/>
      <w:r>
        <w:t>tạp</w:t>
      </w:r>
      <w:proofErr w:type="spellEnd"/>
      <w:r>
        <w:t xml:space="preserve">, SLA </w:t>
      </w:r>
      <w:proofErr w:type="spellStart"/>
      <w:r>
        <w:t>cần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nhất</w:t>
      </w:r>
      <w:proofErr w:type="spellEnd"/>
      <w:r>
        <w:t xml:space="preserve"> </w:t>
      </w:r>
      <w:proofErr w:type="spellStart"/>
      <w:r>
        <w:t>có</w:t>
      </w:r>
      <w:proofErr w:type="spellEnd"/>
      <w:r>
        <w:t xml:space="preserve"> </w:t>
      </w:r>
      <w:proofErr w:type="spellStart"/>
      <w:r>
        <w:t>thể</w:t>
      </w:r>
      <w:proofErr w:type="spellEnd"/>
    </w:p>
  </w:comment>
  <w:comment w:id="2" w:author="maiht" w:date="2026-06-10T15:55:00Z" w:initials="m">
    <w:p w14:paraId="4CECE001" w14:textId="36C5EC93" w:rsidR="00B72377" w:rsidRDefault="00B72377">
      <w:pPr>
        <w:pStyle w:val="CommentText"/>
      </w:pPr>
      <w:r>
        <w:rPr>
          <w:rStyle w:val="CommentReference"/>
        </w:rPr>
        <w:annotationRef/>
      </w:r>
      <w:proofErr w:type="spellStart"/>
      <w:r w:rsidRPr="00B72377">
        <w:t>Bên</w:t>
      </w:r>
      <w:proofErr w:type="spellEnd"/>
      <w:r w:rsidRPr="00B72377">
        <w:t xml:space="preserve"> A </w:t>
      </w:r>
      <w:proofErr w:type="spellStart"/>
      <w:r w:rsidRPr="00B72377">
        <w:t>là</w:t>
      </w:r>
      <w:proofErr w:type="spellEnd"/>
      <w:r w:rsidRPr="00B72377">
        <w:t xml:space="preserve"> </w:t>
      </w:r>
      <w:proofErr w:type="spellStart"/>
      <w:r w:rsidRPr="00B72377">
        <w:t>đơn</w:t>
      </w:r>
      <w:proofErr w:type="spellEnd"/>
      <w:r w:rsidRPr="00B72377">
        <w:t xml:space="preserve"> </w:t>
      </w:r>
      <w:proofErr w:type="spellStart"/>
      <w:r w:rsidRPr="00B72377">
        <w:t>vị</w:t>
      </w:r>
      <w:proofErr w:type="spellEnd"/>
      <w:r w:rsidRPr="00B72377">
        <w:t xml:space="preserve"> </w:t>
      </w:r>
      <w:proofErr w:type="spellStart"/>
      <w:r w:rsidRPr="00B72377">
        <w:t>phân</w:t>
      </w:r>
      <w:proofErr w:type="spellEnd"/>
      <w:r w:rsidRPr="00B72377">
        <w:t xml:space="preserve"> </w:t>
      </w:r>
      <w:proofErr w:type="spellStart"/>
      <w:r w:rsidRPr="00B72377">
        <w:t>phối</w:t>
      </w:r>
      <w:proofErr w:type="spellEnd"/>
      <w:r w:rsidRPr="00B72377">
        <w:t xml:space="preserve"> </w:t>
      </w:r>
      <w:proofErr w:type="spellStart"/>
      <w:r w:rsidRPr="00B72377">
        <w:t>sản</w:t>
      </w:r>
      <w:proofErr w:type="spellEnd"/>
      <w:r w:rsidRPr="00B72377">
        <w:t xml:space="preserve"> </w:t>
      </w:r>
      <w:proofErr w:type="spellStart"/>
      <w:r w:rsidRPr="00B72377">
        <w:t>phẩm</w:t>
      </w:r>
      <w:proofErr w:type="spellEnd"/>
      <w:r w:rsidRPr="00B72377">
        <w:t xml:space="preserve"> </w:t>
      </w:r>
      <w:proofErr w:type="spellStart"/>
      <w:r w:rsidRPr="00B72377">
        <w:t>và</w:t>
      </w:r>
      <w:proofErr w:type="spellEnd"/>
      <w:r w:rsidRPr="00B72377">
        <w:t xml:space="preserve"> </w:t>
      </w:r>
      <w:proofErr w:type="spellStart"/>
      <w:r w:rsidRPr="00B72377">
        <w:t>không</w:t>
      </w:r>
      <w:proofErr w:type="spellEnd"/>
      <w:r w:rsidRPr="00B72377">
        <w:t xml:space="preserve"> </w:t>
      </w:r>
      <w:proofErr w:type="spellStart"/>
      <w:r w:rsidRPr="00B72377">
        <w:t>phải</w:t>
      </w:r>
      <w:proofErr w:type="spellEnd"/>
      <w:r w:rsidRPr="00B72377">
        <w:t xml:space="preserve"> </w:t>
      </w:r>
      <w:proofErr w:type="spellStart"/>
      <w:r w:rsidRPr="00B72377">
        <w:t>là</w:t>
      </w:r>
      <w:proofErr w:type="spellEnd"/>
      <w:r w:rsidRPr="00B72377">
        <w:t xml:space="preserve"> </w:t>
      </w:r>
      <w:proofErr w:type="spellStart"/>
      <w:r w:rsidRPr="00B72377">
        <w:t>nhà</w:t>
      </w:r>
      <w:proofErr w:type="spellEnd"/>
      <w:r w:rsidRPr="00B72377">
        <w:t xml:space="preserve"> </w:t>
      </w:r>
      <w:proofErr w:type="spellStart"/>
      <w:r w:rsidRPr="00B72377">
        <w:t>khai</w:t>
      </w:r>
      <w:proofErr w:type="spellEnd"/>
      <w:r w:rsidRPr="00B72377">
        <w:t xml:space="preserve"> </w:t>
      </w:r>
      <w:proofErr w:type="spellStart"/>
      <w:r w:rsidRPr="00B72377">
        <w:t>thác</w:t>
      </w:r>
      <w:proofErr w:type="spellEnd"/>
      <w:r w:rsidRPr="00B72377">
        <w:t xml:space="preserve"> </w:t>
      </w:r>
      <w:proofErr w:type="spellStart"/>
      <w:r w:rsidRPr="00B72377">
        <w:t>viễn</w:t>
      </w:r>
      <w:proofErr w:type="spellEnd"/>
      <w:r w:rsidRPr="00B72377">
        <w:t xml:space="preserve"> </w:t>
      </w:r>
      <w:proofErr w:type="spellStart"/>
      <w:r w:rsidRPr="00B72377">
        <w:t>thông</w:t>
      </w:r>
      <w:proofErr w:type="spellEnd"/>
      <w:r w:rsidRPr="00B72377">
        <w:t xml:space="preserve"> </w:t>
      </w:r>
      <w:proofErr w:type="spellStart"/>
      <w:r w:rsidRPr="00B72377">
        <w:t>tại</w:t>
      </w:r>
      <w:proofErr w:type="spellEnd"/>
      <w:r w:rsidRPr="00B72377">
        <w:t xml:space="preserve"> </w:t>
      </w:r>
      <w:proofErr w:type="spellStart"/>
      <w:r w:rsidRPr="00B72377">
        <w:t>quốc</w:t>
      </w:r>
      <w:proofErr w:type="spellEnd"/>
      <w:r w:rsidRPr="00B72377">
        <w:t xml:space="preserve"> </w:t>
      </w:r>
      <w:proofErr w:type="spellStart"/>
      <w:r w:rsidRPr="00B72377">
        <w:t>gia</w:t>
      </w:r>
      <w:proofErr w:type="spellEnd"/>
      <w:r w:rsidRPr="00B72377">
        <w:t xml:space="preserve"> </w:t>
      </w:r>
      <w:proofErr w:type="spellStart"/>
      <w:r w:rsidRPr="00B72377">
        <w:t>đích</w:t>
      </w:r>
      <w:proofErr w:type="spellEnd"/>
      <w:r w:rsidRPr="00B72377">
        <w:t xml:space="preserve">. </w:t>
      </w:r>
      <w:proofErr w:type="spellStart"/>
      <w:r w:rsidRPr="00B72377">
        <w:t>Bên</w:t>
      </w:r>
      <w:proofErr w:type="spellEnd"/>
      <w:r w:rsidRPr="00B72377">
        <w:t xml:space="preserve"> A </w:t>
      </w:r>
      <w:proofErr w:type="spellStart"/>
      <w:r w:rsidRPr="00B72377">
        <w:t>không</w:t>
      </w:r>
      <w:proofErr w:type="spellEnd"/>
      <w:r w:rsidRPr="00B72377">
        <w:t xml:space="preserve"> </w:t>
      </w:r>
      <w:proofErr w:type="spellStart"/>
      <w:r w:rsidRPr="00B72377">
        <w:t>chịu</w:t>
      </w:r>
      <w:proofErr w:type="spellEnd"/>
      <w:r w:rsidRPr="00B72377">
        <w:t xml:space="preserve"> </w:t>
      </w:r>
      <w:proofErr w:type="spellStart"/>
      <w:r w:rsidRPr="00B72377">
        <w:t>trách</w:t>
      </w:r>
      <w:proofErr w:type="spellEnd"/>
      <w:r w:rsidRPr="00B72377">
        <w:t xml:space="preserve"> </w:t>
      </w:r>
      <w:proofErr w:type="spellStart"/>
      <w:r w:rsidRPr="00B72377">
        <w:t>nhiệm</w:t>
      </w:r>
      <w:proofErr w:type="spellEnd"/>
      <w:r w:rsidRPr="00B72377">
        <w:t xml:space="preserve"> </w:t>
      </w:r>
      <w:proofErr w:type="spellStart"/>
      <w:r w:rsidRPr="00B72377">
        <w:t>đối</w:t>
      </w:r>
      <w:proofErr w:type="spellEnd"/>
      <w:r w:rsidRPr="00B72377">
        <w:t xml:space="preserve"> </w:t>
      </w:r>
      <w:proofErr w:type="spellStart"/>
      <w:r w:rsidRPr="00B72377">
        <w:t>với</w:t>
      </w:r>
      <w:proofErr w:type="spellEnd"/>
      <w:r w:rsidRPr="00B72377">
        <w:t xml:space="preserve"> </w:t>
      </w:r>
      <w:proofErr w:type="spellStart"/>
      <w:r w:rsidRPr="00B72377">
        <w:t>việc</w:t>
      </w:r>
      <w:proofErr w:type="spellEnd"/>
      <w:r w:rsidRPr="00B72377">
        <w:t xml:space="preserve"> </w:t>
      </w:r>
      <w:proofErr w:type="spellStart"/>
      <w:r w:rsidRPr="00B72377">
        <w:t>suy</w:t>
      </w:r>
      <w:proofErr w:type="spellEnd"/>
      <w:r w:rsidRPr="00B72377">
        <w:t xml:space="preserve"> </w:t>
      </w:r>
      <w:proofErr w:type="spellStart"/>
      <w:r w:rsidRPr="00B72377">
        <w:t>giảm</w:t>
      </w:r>
      <w:proofErr w:type="spellEnd"/>
      <w:r w:rsidRPr="00B72377">
        <w:t xml:space="preserve"> </w:t>
      </w:r>
      <w:proofErr w:type="spellStart"/>
      <w:r w:rsidRPr="00B72377">
        <w:t>chất</w:t>
      </w:r>
      <w:proofErr w:type="spellEnd"/>
      <w:r w:rsidRPr="00B72377">
        <w:t xml:space="preserve"> </w:t>
      </w:r>
      <w:proofErr w:type="spellStart"/>
      <w:r w:rsidRPr="00B72377">
        <w:t>lượng</w:t>
      </w:r>
      <w:proofErr w:type="spellEnd"/>
      <w:r w:rsidRPr="00B72377">
        <w:t xml:space="preserve"> </w:t>
      </w:r>
      <w:proofErr w:type="spellStart"/>
      <w:r w:rsidRPr="00B72377">
        <w:t>dịch</w:t>
      </w:r>
      <w:proofErr w:type="spellEnd"/>
      <w:r w:rsidRPr="00B72377">
        <w:t xml:space="preserve"> </w:t>
      </w:r>
      <w:proofErr w:type="spellStart"/>
      <w:r w:rsidRPr="00B72377">
        <w:t>vụ</w:t>
      </w:r>
      <w:proofErr w:type="spellEnd"/>
      <w:r w:rsidRPr="00B72377">
        <w:t xml:space="preserve">, </w:t>
      </w:r>
      <w:proofErr w:type="spellStart"/>
      <w:r w:rsidRPr="00B72377">
        <w:t>gián</w:t>
      </w:r>
      <w:proofErr w:type="spellEnd"/>
      <w:r w:rsidRPr="00B72377">
        <w:t xml:space="preserve"> </w:t>
      </w:r>
      <w:proofErr w:type="spellStart"/>
      <w:r w:rsidRPr="00B72377">
        <w:t>đoạn</w:t>
      </w:r>
      <w:proofErr w:type="spellEnd"/>
      <w:r w:rsidRPr="00B72377">
        <w:t xml:space="preserve"> </w:t>
      </w:r>
      <w:proofErr w:type="spellStart"/>
      <w:r w:rsidRPr="00B72377">
        <w:t>kết</w:t>
      </w:r>
      <w:proofErr w:type="spellEnd"/>
      <w:r w:rsidRPr="00B72377">
        <w:t xml:space="preserve"> </w:t>
      </w:r>
      <w:proofErr w:type="spellStart"/>
      <w:r w:rsidRPr="00B72377">
        <w:t>nối</w:t>
      </w:r>
      <w:proofErr w:type="spellEnd"/>
      <w:r w:rsidRPr="00B72377">
        <w:t xml:space="preserve">, </w:t>
      </w:r>
      <w:proofErr w:type="spellStart"/>
      <w:r w:rsidRPr="00B72377">
        <w:t>thay</w:t>
      </w:r>
      <w:proofErr w:type="spellEnd"/>
      <w:r w:rsidRPr="00B72377">
        <w:t xml:space="preserve"> </w:t>
      </w:r>
      <w:proofErr w:type="spellStart"/>
      <w:r w:rsidRPr="00B72377">
        <w:t>đổi</w:t>
      </w:r>
      <w:proofErr w:type="spellEnd"/>
      <w:r w:rsidRPr="00B72377">
        <w:t xml:space="preserve"> </w:t>
      </w:r>
      <w:proofErr w:type="spellStart"/>
      <w:r w:rsidRPr="00B72377">
        <w:t>chính</w:t>
      </w:r>
      <w:proofErr w:type="spellEnd"/>
      <w:r w:rsidRPr="00B72377">
        <w:t xml:space="preserve"> </w:t>
      </w:r>
      <w:proofErr w:type="spellStart"/>
      <w:r w:rsidRPr="00B72377">
        <w:t>sách</w:t>
      </w:r>
      <w:proofErr w:type="spellEnd"/>
      <w:r w:rsidRPr="00B72377">
        <w:t xml:space="preserve"> </w:t>
      </w:r>
      <w:proofErr w:type="spellStart"/>
      <w:r w:rsidRPr="00B72377">
        <w:t>của</w:t>
      </w:r>
      <w:proofErr w:type="spellEnd"/>
      <w:r w:rsidRPr="00B72377">
        <w:t xml:space="preserve"> </w:t>
      </w:r>
      <w:proofErr w:type="spellStart"/>
      <w:r w:rsidRPr="00B72377">
        <w:t>nhà</w:t>
      </w:r>
      <w:proofErr w:type="spellEnd"/>
      <w:r w:rsidRPr="00B72377">
        <w:t xml:space="preserve"> </w:t>
      </w:r>
      <w:proofErr w:type="spellStart"/>
      <w:r w:rsidRPr="00B72377">
        <w:t>mạng</w:t>
      </w:r>
      <w:proofErr w:type="spellEnd"/>
      <w:r w:rsidRPr="00B72377">
        <w:t xml:space="preserve">, </w:t>
      </w:r>
      <w:proofErr w:type="spellStart"/>
      <w:r w:rsidRPr="00B72377">
        <w:t>cơ</w:t>
      </w:r>
      <w:proofErr w:type="spellEnd"/>
      <w:r w:rsidRPr="00B72377">
        <w:t xml:space="preserve"> </w:t>
      </w:r>
      <w:proofErr w:type="spellStart"/>
      <w:r w:rsidRPr="00B72377">
        <w:t>quan</w:t>
      </w:r>
      <w:proofErr w:type="spellEnd"/>
      <w:r w:rsidRPr="00B72377">
        <w:t xml:space="preserve"> </w:t>
      </w:r>
      <w:proofErr w:type="spellStart"/>
      <w:r w:rsidRPr="00B72377">
        <w:t>quản</w:t>
      </w:r>
      <w:proofErr w:type="spellEnd"/>
      <w:r w:rsidRPr="00B72377">
        <w:t xml:space="preserve"> </w:t>
      </w:r>
      <w:proofErr w:type="spellStart"/>
      <w:r w:rsidRPr="00B72377">
        <w:t>lý</w:t>
      </w:r>
      <w:proofErr w:type="spellEnd"/>
      <w:r w:rsidRPr="00B72377">
        <w:t xml:space="preserve"> </w:t>
      </w:r>
      <w:proofErr w:type="spellStart"/>
      <w:r w:rsidRPr="00B72377">
        <w:t>hoặc</w:t>
      </w:r>
      <w:proofErr w:type="spellEnd"/>
      <w:r w:rsidRPr="00B72377">
        <w:t xml:space="preserve"> </w:t>
      </w:r>
      <w:proofErr w:type="spellStart"/>
      <w:r w:rsidRPr="00B72377">
        <w:t>đối</w:t>
      </w:r>
      <w:proofErr w:type="spellEnd"/>
      <w:r w:rsidRPr="00B72377">
        <w:t xml:space="preserve"> </w:t>
      </w:r>
      <w:proofErr w:type="spellStart"/>
      <w:r w:rsidRPr="00B72377">
        <w:t>tác</w:t>
      </w:r>
      <w:proofErr w:type="spellEnd"/>
      <w:r w:rsidRPr="00B72377">
        <w:t xml:space="preserve"> </w:t>
      </w:r>
      <w:proofErr w:type="spellStart"/>
      <w:r w:rsidRPr="00B72377">
        <w:t>cung</w:t>
      </w:r>
      <w:proofErr w:type="spellEnd"/>
      <w:r w:rsidRPr="00B72377">
        <w:t xml:space="preserve"> </w:t>
      </w:r>
      <w:proofErr w:type="spellStart"/>
      <w:r w:rsidRPr="00B72377">
        <w:t>cấp</w:t>
      </w:r>
      <w:proofErr w:type="spellEnd"/>
      <w:r w:rsidRPr="00B72377">
        <w:t xml:space="preserve"> </w:t>
      </w:r>
      <w:proofErr w:type="spellStart"/>
      <w:r w:rsidRPr="00B72377">
        <w:t>dịch</w:t>
      </w:r>
      <w:proofErr w:type="spellEnd"/>
      <w:r w:rsidRPr="00B72377">
        <w:t xml:space="preserve"> </w:t>
      </w:r>
      <w:proofErr w:type="spellStart"/>
      <w:r w:rsidRPr="00B72377">
        <w:t>vụ</w:t>
      </w:r>
      <w:proofErr w:type="spellEnd"/>
      <w:r w:rsidRPr="00B72377">
        <w:t xml:space="preserve"> ở </w:t>
      </w:r>
      <w:proofErr w:type="spellStart"/>
      <w:r w:rsidRPr="00B72377">
        <w:t>nước</w:t>
      </w:r>
      <w:proofErr w:type="spellEnd"/>
      <w:r w:rsidRPr="00B72377">
        <w:t xml:space="preserve"> </w:t>
      </w:r>
      <w:proofErr w:type="spellStart"/>
      <w:r w:rsidRPr="00B72377">
        <w:t>ngoài</w:t>
      </w:r>
      <w:proofErr w:type="spellEnd"/>
      <w:r w:rsidRPr="00B72377">
        <w:t xml:space="preserve"> </w:t>
      </w:r>
      <w:proofErr w:type="spellStart"/>
      <w:r w:rsidRPr="00B72377">
        <w:t>ngoài</w:t>
      </w:r>
      <w:proofErr w:type="spellEnd"/>
      <w:r w:rsidRPr="00B72377">
        <w:t xml:space="preserve"> </w:t>
      </w:r>
      <w:proofErr w:type="spellStart"/>
      <w:r w:rsidRPr="00B72377">
        <w:t>khả</w:t>
      </w:r>
      <w:proofErr w:type="spellEnd"/>
      <w:r w:rsidRPr="00B72377">
        <w:t xml:space="preserve"> </w:t>
      </w:r>
      <w:proofErr w:type="spellStart"/>
      <w:r w:rsidRPr="00B72377">
        <w:t>năng</w:t>
      </w:r>
      <w:proofErr w:type="spellEnd"/>
      <w:r w:rsidRPr="00B72377">
        <w:t xml:space="preserve"> </w:t>
      </w:r>
      <w:proofErr w:type="spellStart"/>
      <w:r w:rsidRPr="00B72377">
        <w:t>kiểm</w:t>
      </w:r>
      <w:proofErr w:type="spellEnd"/>
      <w:r w:rsidRPr="00B72377">
        <w:t xml:space="preserve"> </w:t>
      </w:r>
      <w:proofErr w:type="spellStart"/>
      <w:r w:rsidRPr="00B72377">
        <w:t>soát</w:t>
      </w:r>
      <w:proofErr w:type="spellEnd"/>
      <w:r w:rsidRPr="00B72377">
        <w:t xml:space="preserve"> </w:t>
      </w:r>
      <w:proofErr w:type="spellStart"/>
      <w:r w:rsidRPr="00B72377">
        <w:t>hợp</w:t>
      </w:r>
      <w:proofErr w:type="spellEnd"/>
      <w:r w:rsidRPr="00B72377">
        <w:t xml:space="preserve"> </w:t>
      </w:r>
      <w:proofErr w:type="spellStart"/>
      <w:r w:rsidRPr="00B72377">
        <w:t>lý</w:t>
      </w:r>
      <w:proofErr w:type="spellEnd"/>
      <w:r w:rsidRPr="00B72377">
        <w:t xml:space="preserve"> </w:t>
      </w:r>
      <w:proofErr w:type="spellStart"/>
      <w:r w:rsidRPr="00B72377">
        <w:t>của</w:t>
      </w:r>
      <w:proofErr w:type="spellEnd"/>
      <w:r w:rsidRPr="00B72377">
        <w:t xml:space="preserve"> </w:t>
      </w:r>
      <w:proofErr w:type="spellStart"/>
      <w:r w:rsidRPr="00B72377">
        <w:t>Bên</w:t>
      </w:r>
      <w:proofErr w:type="spellEnd"/>
      <w:r w:rsidRPr="00B72377">
        <w:t xml:space="preserve"> A.</w:t>
      </w:r>
    </w:p>
  </w:comment>
  <w:comment w:id="3" w:author="maiht" w:date="2026-06-10T16:11:00Z" w:initials="m">
    <w:p w14:paraId="08AF7860" w14:textId="2E94630A" w:rsidR="004D07B0" w:rsidRDefault="004D07B0">
      <w:pPr>
        <w:pStyle w:val="CommentText"/>
      </w:pPr>
      <w:r>
        <w:rPr>
          <w:rStyle w:val="CommentReference"/>
        </w:rPr>
        <w:annotationRef/>
      </w:r>
      <w:proofErr w:type="spellStart"/>
      <w:r>
        <w:t>Yêu</w:t>
      </w:r>
      <w:proofErr w:type="spellEnd"/>
      <w:r>
        <w:t xml:space="preserve"> </w:t>
      </w:r>
      <w:proofErr w:type="spellStart"/>
      <w:r>
        <w:t>cầu</w:t>
      </w:r>
      <w:proofErr w:type="spellEnd"/>
      <w:r>
        <w:t xml:space="preserve"> sales </w:t>
      </w:r>
      <w:proofErr w:type="spellStart"/>
      <w:r>
        <w:t>mô</w:t>
      </w:r>
      <w:proofErr w:type="spellEnd"/>
      <w:r>
        <w:t xml:space="preserve"> </w:t>
      </w:r>
      <w:proofErr w:type="spellStart"/>
      <w:r>
        <w:t>tả</w:t>
      </w:r>
      <w:proofErr w:type="spellEnd"/>
      <w:r>
        <w:t xml:space="preserve"> </w:t>
      </w:r>
      <w:proofErr w:type="spellStart"/>
      <w:r>
        <w:t>lại</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B2B </w:t>
      </w:r>
      <w:proofErr w:type="spellStart"/>
      <w:r>
        <w:t>này</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p>
  </w:comment>
  <w:comment w:id="4" w:author="maiht" w:date="2026-06-10T16:14:00Z" w:initials="m">
    <w:p w14:paraId="3FD4280D" w14:textId="77777777" w:rsidR="004D07B0" w:rsidRDefault="004D07B0">
      <w:pPr>
        <w:pStyle w:val="CommentText"/>
      </w:pPr>
      <w:r>
        <w:rPr>
          <w:rStyle w:val="CommentReference"/>
        </w:rPr>
        <w:annotationRef/>
      </w:r>
      <w:proofErr w:type="spellStart"/>
      <w:r>
        <w:t>Điều</w:t>
      </w:r>
      <w:proofErr w:type="spellEnd"/>
      <w:r>
        <w:t xml:space="preserve"> </w:t>
      </w:r>
      <w:proofErr w:type="spellStart"/>
      <w:r>
        <w:t>khoản</w:t>
      </w:r>
      <w:proofErr w:type="spellEnd"/>
      <w:r>
        <w:t xml:space="preserve"> </w:t>
      </w:r>
      <w:proofErr w:type="spellStart"/>
      <w:r>
        <w:t>này</w:t>
      </w:r>
      <w:proofErr w:type="spellEnd"/>
      <w:r>
        <w:t xml:space="preserve"> </w:t>
      </w:r>
      <w:proofErr w:type="spellStart"/>
      <w:r>
        <w:t>nếu</w:t>
      </w:r>
      <w:proofErr w:type="spellEnd"/>
      <w:r>
        <w:t xml:space="preserve"> </w:t>
      </w:r>
      <w:proofErr w:type="spellStart"/>
      <w:r>
        <w:t>xảy</w:t>
      </w:r>
      <w:proofErr w:type="spellEnd"/>
      <w:r>
        <w:t xml:space="preserve"> </w:t>
      </w:r>
      <w:proofErr w:type="spellStart"/>
      <w:r>
        <w:t>ra</w:t>
      </w:r>
      <w:proofErr w:type="spellEnd"/>
      <w:r>
        <w:t xml:space="preserve"> </w:t>
      </w:r>
      <w:proofErr w:type="spellStart"/>
      <w:r>
        <w:t>tranh</w:t>
      </w:r>
      <w:proofErr w:type="spellEnd"/>
      <w:r>
        <w:t xml:space="preserve"> </w:t>
      </w:r>
      <w:proofErr w:type="spellStart"/>
      <w:r>
        <w:t>chấp</w:t>
      </w:r>
      <w:proofErr w:type="spellEnd"/>
      <w:r>
        <w:t xml:space="preserve"> </w:t>
      </w:r>
      <w:proofErr w:type="spellStart"/>
      <w:r>
        <w:t>thì</w:t>
      </w:r>
      <w:proofErr w:type="spellEnd"/>
      <w:r>
        <w:t xml:space="preserve"> </w:t>
      </w:r>
      <w:proofErr w:type="spellStart"/>
      <w:r>
        <w:t>tỷ</w:t>
      </w:r>
      <w:proofErr w:type="spellEnd"/>
      <w:r>
        <w:t xml:space="preserve"> </w:t>
      </w:r>
      <w:proofErr w:type="spellStart"/>
      <w:r>
        <w:t>lệ</w:t>
      </w:r>
      <w:proofErr w:type="spellEnd"/>
      <w:r>
        <w:t xml:space="preserve"> GAPIT </w:t>
      </w:r>
      <w:proofErr w:type="spellStart"/>
      <w:r>
        <w:t>thắng</w:t>
      </w:r>
      <w:proofErr w:type="spellEnd"/>
      <w:r>
        <w:t xml:space="preserve"> </w:t>
      </w:r>
      <w:proofErr w:type="spellStart"/>
      <w:r>
        <w:t>kiện</w:t>
      </w:r>
      <w:proofErr w:type="spellEnd"/>
      <w:r>
        <w:t xml:space="preserve"> </w:t>
      </w:r>
      <w:proofErr w:type="spellStart"/>
      <w:r>
        <w:t>rất</w:t>
      </w:r>
      <w:proofErr w:type="spellEnd"/>
      <w:r>
        <w:t xml:space="preserve"> </w:t>
      </w:r>
      <w:proofErr w:type="spellStart"/>
      <w:r>
        <w:t>thấp</w:t>
      </w:r>
      <w:proofErr w:type="spellEnd"/>
      <w:r>
        <w:t xml:space="preserve">, </w:t>
      </w:r>
      <w:proofErr w:type="spellStart"/>
      <w:r>
        <w:t>vì</w:t>
      </w:r>
      <w:proofErr w:type="spellEnd"/>
      <w:r>
        <w:t xml:space="preserve"> </w:t>
      </w:r>
      <w:proofErr w:type="spellStart"/>
      <w:r>
        <w:t>phạm</w:t>
      </w:r>
      <w:proofErr w:type="spellEnd"/>
      <w:r>
        <w:t xml:space="preserve"> vi </w:t>
      </w:r>
      <w:proofErr w:type="spellStart"/>
      <w:r>
        <w:t>hạn</w:t>
      </w:r>
      <w:proofErr w:type="spellEnd"/>
      <w:r>
        <w:t xml:space="preserve"> </w:t>
      </w:r>
      <w:proofErr w:type="spellStart"/>
      <w:r>
        <w:t>chế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quá</w:t>
      </w:r>
      <w:proofErr w:type="spellEnd"/>
      <w:r>
        <w:t xml:space="preserve"> </w:t>
      </w:r>
      <w:proofErr w:type="spellStart"/>
      <w:r>
        <w:t>rộng</w:t>
      </w:r>
      <w:proofErr w:type="spellEnd"/>
      <w:r>
        <w:t xml:space="preserve">. 100% </w:t>
      </w:r>
      <w:proofErr w:type="spellStart"/>
      <w:r>
        <w:t>khi</w:t>
      </w:r>
      <w:proofErr w:type="spellEnd"/>
      <w:r>
        <w:t xml:space="preserve"> legal </w:t>
      </w:r>
      <w:proofErr w:type="spellStart"/>
      <w:r>
        <w:t>các</w:t>
      </w:r>
      <w:proofErr w:type="spellEnd"/>
      <w:r>
        <w:t xml:space="preserve"> </w:t>
      </w:r>
      <w:proofErr w:type="spellStart"/>
      <w:r>
        <w:t>bên</w:t>
      </w:r>
      <w:proofErr w:type="spellEnd"/>
      <w:r>
        <w:t xml:space="preserve"> review </w:t>
      </w:r>
      <w:proofErr w:type="spellStart"/>
      <w:r>
        <w:t>cũng</w:t>
      </w:r>
      <w:proofErr w:type="spellEnd"/>
      <w:r>
        <w:t xml:space="preserve"> </w:t>
      </w:r>
      <w:proofErr w:type="spellStart"/>
      <w:r>
        <w:t>sẽ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sửa</w:t>
      </w:r>
      <w:proofErr w:type="spellEnd"/>
      <w:r>
        <w:t>.</w:t>
      </w:r>
    </w:p>
    <w:p w14:paraId="700AFB7F" w14:textId="77777777" w:rsidR="004D07B0" w:rsidRDefault="00474AB7">
      <w:pPr>
        <w:pStyle w:val="CommentText"/>
      </w:pPr>
      <w:r w:rsidRPr="00474AB7">
        <w:t xml:space="preserve">Thay </w:t>
      </w:r>
      <w:proofErr w:type="spellStart"/>
      <w:r w:rsidRPr="00474AB7">
        <w:t>vào</w:t>
      </w:r>
      <w:proofErr w:type="spellEnd"/>
      <w:r w:rsidRPr="00474AB7">
        <w:t xml:space="preserve"> </w:t>
      </w:r>
      <w:proofErr w:type="spellStart"/>
      <w:r w:rsidRPr="00474AB7">
        <w:t>đó</w:t>
      </w:r>
      <w:proofErr w:type="spellEnd"/>
      <w:r w:rsidRPr="00474AB7">
        <w:t xml:space="preserve">, </w:t>
      </w:r>
      <w:proofErr w:type="spellStart"/>
      <w:r w:rsidRPr="00474AB7">
        <w:t>em</w:t>
      </w:r>
      <w:proofErr w:type="spellEnd"/>
      <w:r w:rsidRPr="00474AB7">
        <w:t xml:space="preserve"> </w:t>
      </w:r>
      <w:proofErr w:type="spellStart"/>
      <w:r w:rsidRPr="00474AB7">
        <w:t>có</w:t>
      </w:r>
      <w:proofErr w:type="spellEnd"/>
      <w:r w:rsidRPr="00474AB7">
        <w:t xml:space="preserve"> </w:t>
      </w:r>
      <w:proofErr w:type="spellStart"/>
      <w:r w:rsidRPr="00474AB7">
        <w:t>thể</w:t>
      </w:r>
      <w:proofErr w:type="spellEnd"/>
      <w:r w:rsidRPr="00474AB7">
        <w:t xml:space="preserve"> </w:t>
      </w:r>
      <w:proofErr w:type="spellStart"/>
      <w:r w:rsidRPr="00474AB7">
        <w:t>cân</w:t>
      </w:r>
      <w:proofErr w:type="spellEnd"/>
      <w:r w:rsidRPr="00474AB7">
        <w:t xml:space="preserve"> </w:t>
      </w:r>
      <w:proofErr w:type="spellStart"/>
      <w:r w:rsidRPr="00474AB7">
        <w:t>nhắc</w:t>
      </w:r>
      <w:proofErr w:type="spellEnd"/>
      <w:r w:rsidRPr="00474AB7">
        <w:t xml:space="preserve"> </w:t>
      </w:r>
      <w:proofErr w:type="spellStart"/>
      <w:r w:rsidRPr="00474AB7">
        <w:t>cơ</w:t>
      </w:r>
      <w:proofErr w:type="spellEnd"/>
      <w:r w:rsidRPr="00474AB7">
        <w:t xml:space="preserve"> </w:t>
      </w:r>
      <w:proofErr w:type="spellStart"/>
      <w:r w:rsidRPr="00474AB7">
        <w:t>chế</w:t>
      </w:r>
      <w:proofErr w:type="spellEnd"/>
      <w:r w:rsidRPr="00474AB7">
        <w:t xml:space="preserve"> </w:t>
      </w:r>
      <w:proofErr w:type="spellStart"/>
      <w:r w:rsidRPr="00474AB7">
        <w:t>ràng</w:t>
      </w:r>
      <w:proofErr w:type="spellEnd"/>
      <w:r w:rsidRPr="00474AB7">
        <w:t xml:space="preserve"> </w:t>
      </w:r>
      <w:proofErr w:type="spellStart"/>
      <w:r w:rsidRPr="00474AB7">
        <w:t>buộc</w:t>
      </w:r>
      <w:proofErr w:type="spellEnd"/>
      <w:r w:rsidRPr="00474AB7">
        <w:t xml:space="preserve"> </w:t>
      </w:r>
      <w:proofErr w:type="spellStart"/>
      <w:r w:rsidRPr="00474AB7">
        <w:t>lợi</w:t>
      </w:r>
      <w:proofErr w:type="spellEnd"/>
      <w:r w:rsidRPr="00474AB7">
        <w:t xml:space="preserve"> </w:t>
      </w:r>
      <w:proofErr w:type="spellStart"/>
      <w:r w:rsidRPr="00474AB7">
        <w:t>ích</w:t>
      </w:r>
      <w:proofErr w:type="spellEnd"/>
      <w:r w:rsidRPr="00474AB7">
        <w:t xml:space="preserve"> </w:t>
      </w:r>
      <w:proofErr w:type="spellStart"/>
      <w:r w:rsidRPr="00474AB7">
        <w:t>kinh</w:t>
      </w:r>
      <w:proofErr w:type="spellEnd"/>
      <w:r w:rsidRPr="00474AB7">
        <w:t xml:space="preserve"> </w:t>
      </w:r>
      <w:proofErr w:type="spellStart"/>
      <w:r w:rsidRPr="00474AB7">
        <w:t>tế</w:t>
      </w:r>
      <w:proofErr w:type="spellEnd"/>
      <w:r>
        <w:t xml:space="preserve">. </w:t>
      </w:r>
      <w:proofErr w:type="spellStart"/>
      <w:r>
        <w:t>Ví</w:t>
      </w:r>
      <w:proofErr w:type="spellEnd"/>
      <w:r>
        <w:t xml:space="preserve"> </w:t>
      </w:r>
      <w:proofErr w:type="spellStart"/>
      <w:r>
        <w:t>dụ</w:t>
      </w:r>
      <w:proofErr w:type="spellEnd"/>
      <w:r>
        <w:t xml:space="preserve">: </w:t>
      </w:r>
    </w:p>
    <w:p w14:paraId="09A04C1D" w14:textId="5E479FBB" w:rsidR="00474AB7" w:rsidRPr="00474AB7" w:rsidRDefault="00474AB7">
      <w:pPr>
        <w:pStyle w:val="CommentText"/>
      </w:pPr>
      <w:proofErr w:type="spellStart"/>
      <w:r>
        <w:t>Không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nhưng</w:t>
      </w:r>
      <w:proofErr w:type="spellEnd"/>
      <w:r>
        <w:t xml:space="preserve"> </w:t>
      </w:r>
      <w:proofErr w:type="spellStart"/>
      <w:r>
        <w:t>đ</w:t>
      </w:r>
      <w:r w:rsidRPr="00474AB7">
        <w:t>ể</w:t>
      </w:r>
      <w:proofErr w:type="spellEnd"/>
      <w:r w:rsidRPr="00474AB7">
        <w:t xml:space="preserve"> </w:t>
      </w:r>
      <w:proofErr w:type="spellStart"/>
      <w:r w:rsidRPr="00474AB7">
        <w:t>duy</w:t>
      </w:r>
      <w:proofErr w:type="spellEnd"/>
      <w:r w:rsidRPr="00474AB7">
        <w:t xml:space="preserve"> </w:t>
      </w:r>
      <w:proofErr w:type="spellStart"/>
      <w:r w:rsidRPr="00474AB7">
        <w:t>trì</w:t>
      </w:r>
      <w:proofErr w:type="spellEnd"/>
      <w:r w:rsidRPr="00474AB7">
        <w:t xml:space="preserve"> </w:t>
      </w:r>
      <w:proofErr w:type="spellStart"/>
      <w:r w:rsidRPr="00474AB7">
        <w:t>các</w:t>
      </w:r>
      <w:proofErr w:type="spellEnd"/>
      <w:r w:rsidRPr="00474AB7">
        <w:t xml:space="preserve"> </w:t>
      </w:r>
      <w:proofErr w:type="spellStart"/>
      <w:r w:rsidRPr="00474AB7">
        <w:t>chính</w:t>
      </w:r>
      <w:proofErr w:type="spellEnd"/>
      <w:r w:rsidRPr="00474AB7">
        <w:t xml:space="preserve"> </w:t>
      </w:r>
      <w:proofErr w:type="spellStart"/>
      <w:r w:rsidRPr="00474AB7">
        <w:t>sách</w:t>
      </w:r>
      <w:proofErr w:type="spellEnd"/>
      <w:r w:rsidRPr="00474AB7">
        <w:t xml:space="preserve"> </w:t>
      </w:r>
      <w:proofErr w:type="spellStart"/>
      <w:r w:rsidRPr="00474AB7">
        <w:t>giá</w:t>
      </w:r>
      <w:proofErr w:type="spellEnd"/>
      <w:r w:rsidRPr="00474AB7">
        <w:t xml:space="preserve">, </w:t>
      </w:r>
      <w:proofErr w:type="spellStart"/>
      <w:r w:rsidRPr="00474AB7">
        <w:t>chiết</w:t>
      </w:r>
      <w:proofErr w:type="spellEnd"/>
      <w:r w:rsidRPr="00474AB7">
        <w:t xml:space="preserve"> </w:t>
      </w:r>
      <w:proofErr w:type="spellStart"/>
      <w:r w:rsidRPr="00474AB7">
        <w:t>khấu</w:t>
      </w:r>
      <w:proofErr w:type="spellEnd"/>
      <w:r w:rsidRPr="00474AB7">
        <w:t xml:space="preserve"> </w:t>
      </w:r>
      <w:proofErr w:type="spellStart"/>
      <w:r w:rsidRPr="00474AB7">
        <w:t>và</w:t>
      </w:r>
      <w:proofErr w:type="spellEnd"/>
      <w:r w:rsidRPr="00474AB7">
        <w:t xml:space="preserve"> </w:t>
      </w:r>
      <w:proofErr w:type="spellStart"/>
      <w:r w:rsidRPr="00474AB7">
        <w:t>ưu</w:t>
      </w:r>
      <w:proofErr w:type="spellEnd"/>
      <w:r w:rsidRPr="00474AB7">
        <w:t xml:space="preserve"> </w:t>
      </w:r>
      <w:proofErr w:type="spellStart"/>
      <w:r w:rsidRPr="00474AB7">
        <w:t>đãi</w:t>
      </w:r>
      <w:proofErr w:type="spellEnd"/>
      <w:r w:rsidRPr="00474AB7">
        <w:t xml:space="preserve"> </w:t>
      </w:r>
      <w:proofErr w:type="spellStart"/>
      <w:r w:rsidRPr="00474AB7">
        <w:t>của</w:t>
      </w:r>
      <w:proofErr w:type="spellEnd"/>
      <w:r w:rsidRPr="00474AB7">
        <w:t xml:space="preserve"> </w:t>
      </w:r>
      <w:proofErr w:type="spellStart"/>
      <w:r w:rsidRPr="00474AB7">
        <w:t>Bên</w:t>
      </w:r>
      <w:proofErr w:type="spellEnd"/>
      <w:r w:rsidRPr="00474AB7">
        <w:t xml:space="preserve"> A, </w:t>
      </w:r>
      <w:proofErr w:type="spellStart"/>
      <w:r w:rsidRPr="00474AB7">
        <w:t>Bên</w:t>
      </w:r>
      <w:proofErr w:type="spellEnd"/>
      <w:r w:rsidRPr="00474AB7">
        <w:t xml:space="preserve"> B </w:t>
      </w:r>
      <w:proofErr w:type="spellStart"/>
      <w:r w:rsidRPr="00474AB7">
        <w:t>phải</w:t>
      </w:r>
      <w:proofErr w:type="spellEnd"/>
      <w:r w:rsidRPr="00474AB7">
        <w:t xml:space="preserve"> </w:t>
      </w:r>
      <w:proofErr w:type="spellStart"/>
      <w:r w:rsidRPr="00474AB7">
        <w:t>đạt</w:t>
      </w:r>
      <w:proofErr w:type="spellEnd"/>
      <w:r w:rsidRPr="00474AB7">
        <w:t xml:space="preserve"> </w:t>
      </w:r>
      <w:proofErr w:type="spellStart"/>
      <w:r w:rsidRPr="00474AB7">
        <w:t>doanh</w:t>
      </w:r>
      <w:proofErr w:type="spellEnd"/>
      <w:r w:rsidRPr="00474AB7">
        <w:t xml:space="preserve"> </w:t>
      </w:r>
      <w:proofErr w:type="spellStart"/>
      <w:r w:rsidRPr="00474AB7">
        <w:t>số</w:t>
      </w:r>
      <w:proofErr w:type="spellEnd"/>
      <w:r w:rsidRPr="00474AB7">
        <w:t xml:space="preserve"> </w:t>
      </w:r>
      <w:proofErr w:type="spellStart"/>
      <w:r w:rsidRPr="00474AB7">
        <w:t>tối</w:t>
      </w:r>
      <w:proofErr w:type="spellEnd"/>
      <w:r w:rsidRPr="00474AB7">
        <w:t xml:space="preserve"> </w:t>
      </w:r>
      <w:proofErr w:type="spellStart"/>
      <w:r w:rsidRPr="00474AB7">
        <w:t>thiểu</w:t>
      </w:r>
      <w:proofErr w:type="spellEnd"/>
      <w:r w:rsidRPr="00474AB7">
        <w:t xml:space="preserve"> ... VNĐ </w:t>
      </w:r>
      <w:proofErr w:type="spellStart"/>
      <w:r w:rsidRPr="00474AB7">
        <w:t>hoặc</w:t>
      </w:r>
      <w:proofErr w:type="spellEnd"/>
      <w:r w:rsidRPr="00474AB7">
        <w:t xml:space="preserve"> ... </w:t>
      </w:r>
      <w:proofErr w:type="spellStart"/>
      <w:r w:rsidRPr="00474AB7">
        <w:t>sản</w:t>
      </w:r>
      <w:proofErr w:type="spellEnd"/>
      <w:r w:rsidRPr="00474AB7">
        <w:t xml:space="preserve"> </w:t>
      </w:r>
      <w:proofErr w:type="spellStart"/>
      <w:r w:rsidRPr="00474AB7">
        <w:t>phẩm</w:t>
      </w:r>
      <w:proofErr w:type="spellEnd"/>
      <w:r w:rsidRPr="00474AB7">
        <w:t>/</w:t>
      </w:r>
      <w:proofErr w:type="spellStart"/>
      <w:r w:rsidRPr="00474AB7">
        <w:t>tháng</w:t>
      </w:r>
      <w:proofErr w:type="spellEnd"/>
      <w:r w:rsidRPr="00474AB7">
        <w:t>/</w:t>
      </w:r>
      <w:proofErr w:type="spellStart"/>
      <w:r w:rsidRPr="00474AB7">
        <w:t>quý</w:t>
      </w:r>
      <w:proofErr w:type="spellEnd"/>
      <w:r w:rsidRPr="00474AB7">
        <w:t>.</w:t>
      </w:r>
    </w:p>
  </w:comment>
  <w:comment w:id="5" w:author="maiht" w:date="2026-06-23T14:36:00Z" w:initials="m">
    <w:p w14:paraId="09D85061" w14:textId="5BC5B580" w:rsidR="007738CB" w:rsidRDefault="007738CB">
      <w:pPr>
        <w:pStyle w:val="CommentText"/>
      </w:pPr>
      <w:r>
        <w:rPr>
          <w:rStyle w:val="CommentReference"/>
        </w:rPr>
        <w:annotationRef/>
      </w:r>
      <w:proofErr w:type="spellStart"/>
      <w:r>
        <w:t>Phần</w:t>
      </w:r>
      <w:proofErr w:type="spellEnd"/>
      <w:r>
        <w:t xml:space="preserve"> </w:t>
      </w:r>
      <w:proofErr w:type="spellStart"/>
      <w:r>
        <w:t>này</w:t>
      </w:r>
      <w:proofErr w:type="spellEnd"/>
      <w:r>
        <w:t xml:space="preserve"> </w:t>
      </w:r>
      <w:proofErr w:type="spellStart"/>
      <w:r>
        <w:t>viết</w:t>
      </w:r>
      <w:proofErr w:type="spellEnd"/>
      <w:r>
        <w:t xml:space="preserve"> </w:t>
      </w:r>
      <w:proofErr w:type="spellStart"/>
      <w:r>
        <w:t>thế</w:t>
      </w:r>
      <w:proofErr w:type="spellEnd"/>
      <w:r>
        <w:t xml:space="preserve"> </w:t>
      </w:r>
      <w:proofErr w:type="spellStart"/>
      <w:r>
        <w:t>này</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khéo</w:t>
      </w:r>
      <w:proofErr w:type="spellEnd"/>
      <w:r>
        <w:t xml:space="preserve">. Theo ý </w:t>
      </w:r>
      <w:proofErr w:type="spellStart"/>
      <w:r>
        <w:t>kiến</w:t>
      </w:r>
      <w:proofErr w:type="spellEnd"/>
      <w:r>
        <w:t xml:space="preserve"> </w:t>
      </w:r>
      <w:proofErr w:type="spellStart"/>
      <w:r>
        <w:t>của</w:t>
      </w:r>
      <w:proofErr w:type="spellEnd"/>
      <w:r>
        <w:t xml:space="preserve"> </w:t>
      </w:r>
      <w:proofErr w:type="spellStart"/>
      <w:r>
        <w:t>chị</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mình</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nhắc</w:t>
      </w:r>
      <w:proofErr w:type="spellEnd"/>
      <w:r>
        <w:t xml:space="preserve"> </w:t>
      </w:r>
      <w:proofErr w:type="spellStart"/>
      <w:r>
        <w:t>tới</w:t>
      </w:r>
      <w:proofErr w:type="spellEnd"/>
      <w:r>
        <w:t xml:space="preserve">. Thay </w:t>
      </w:r>
      <w:proofErr w:type="spellStart"/>
      <w:r>
        <w:t>vào</w:t>
      </w:r>
      <w:proofErr w:type="spellEnd"/>
      <w:r>
        <w:t xml:space="preserve"> </w:t>
      </w:r>
      <w:proofErr w:type="spellStart"/>
      <w:r>
        <w:t>đó</w:t>
      </w:r>
      <w:proofErr w:type="spellEnd"/>
      <w:r>
        <w:t xml:space="preserve"> ở </w:t>
      </w:r>
      <w:proofErr w:type="spellStart"/>
      <w:r>
        <w:t>phần</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em</w:t>
      </w:r>
      <w:proofErr w:type="spellEnd"/>
      <w:r>
        <w:t xml:space="preserve"> note ở </w:t>
      </w:r>
      <w:proofErr w:type="spellStart"/>
      <w:r>
        <w:t>đó</w:t>
      </w:r>
      <w:proofErr w:type="spellEnd"/>
      <w:r>
        <w:t xml:space="preserve"> </w:t>
      </w:r>
      <w:proofErr w:type="spellStart"/>
      <w:r>
        <w:t>là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chiết</w:t>
      </w:r>
      <w:proofErr w:type="spellEnd"/>
      <w:r>
        <w:t xml:space="preserve"> </w:t>
      </w:r>
      <w:proofErr w:type="spellStart"/>
      <w:r>
        <w:t>khấu</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năm</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các</w:t>
      </w:r>
      <w:proofErr w:type="spellEnd"/>
      <w:r>
        <w:t xml:space="preserve"> </w:t>
      </w:r>
      <w:proofErr w:type="spellStart"/>
      <w:r>
        <w:t>năm</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đạt</w:t>
      </w:r>
      <w:proofErr w:type="spellEnd"/>
      <w:r>
        <w:t xml:space="preserve"> </w:t>
      </w:r>
      <w:proofErr w:type="spellStart"/>
      <w:r>
        <w:t>doanh</w:t>
      </w:r>
      <w:proofErr w:type="spellEnd"/>
      <w:r>
        <w:t xml:space="preserve"> </w:t>
      </w:r>
      <w:proofErr w:type="spellStart"/>
      <w:r>
        <w:t>thu</w:t>
      </w:r>
      <w:proofErr w:type="spellEnd"/>
      <w:r>
        <w:t xml:space="preserve"> …VNĐ </w:t>
      </w:r>
      <w:proofErr w:type="spellStart"/>
      <w:r>
        <w:t>thì</w:t>
      </w:r>
      <w:proofErr w:type="spellEnd"/>
      <w:r>
        <w:t xml:space="preserve"> </w:t>
      </w:r>
      <w:proofErr w:type="spellStart"/>
      <w:r>
        <w:t>Bên</w:t>
      </w:r>
      <w:proofErr w:type="spellEnd"/>
      <w:r>
        <w:t xml:space="preserve"> A </w:t>
      </w:r>
      <w:proofErr w:type="spellStart"/>
      <w:r>
        <w:t>có</w:t>
      </w:r>
      <w:proofErr w:type="spellEnd"/>
      <w:r>
        <w:t xml:space="preserve"> </w:t>
      </w:r>
      <w:proofErr w:type="spellStart"/>
      <w:r>
        <w:t>quyền</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lại</w:t>
      </w:r>
      <w:proofErr w:type="spellEnd"/>
      <w:r>
        <w:t xml:space="preserve"> </w:t>
      </w:r>
      <w:proofErr w:type="spellStart"/>
      <w:r>
        <w:t>về</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chiết</w:t>
      </w:r>
      <w:proofErr w:type="spellEnd"/>
      <w:r>
        <w:t xml:space="preserve"> </w:t>
      </w:r>
      <w:proofErr w:type="spellStart"/>
      <w:r>
        <w:t>khấu</w:t>
      </w:r>
      <w:proofErr w:type="spellEnd"/>
      <w:r>
        <w:t>.</w:t>
      </w:r>
    </w:p>
  </w:comment>
  <w:comment w:id="10" w:author="maiht" w:date="2026-06-10T15:54:00Z" w:initials="m">
    <w:p w14:paraId="3C54AEFD" w14:textId="182335EF" w:rsidR="00B72377" w:rsidRPr="007738CB" w:rsidRDefault="00B72377" w:rsidP="00B72377">
      <w:pPr>
        <w:pStyle w:val="CommentText"/>
      </w:pPr>
      <w:r>
        <w:rPr>
          <w:rStyle w:val="CommentReference"/>
        </w:rPr>
        <w:annotationRef/>
      </w:r>
      <w:proofErr w:type="spellStart"/>
      <w:r w:rsidRPr="007738CB">
        <w:t>Xét</w:t>
      </w:r>
      <w:proofErr w:type="spellEnd"/>
      <w:r w:rsidRPr="007738CB">
        <w:t xml:space="preserve"> </w:t>
      </w:r>
      <w:proofErr w:type="spellStart"/>
      <w:r w:rsidRPr="007738CB">
        <w:t>về</w:t>
      </w:r>
      <w:proofErr w:type="spellEnd"/>
      <w:r w:rsidRPr="007738CB">
        <w:t xml:space="preserve"> </w:t>
      </w:r>
      <w:proofErr w:type="spellStart"/>
      <w:r w:rsidRPr="007738CB">
        <w:t>vai</w:t>
      </w:r>
      <w:proofErr w:type="spellEnd"/>
      <w:r w:rsidRPr="007738CB">
        <w:t xml:space="preserve"> </w:t>
      </w:r>
      <w:proofErr w:type="spellStart"/>
      <w:r w:rsidRPr="007738CB">
        <w:t>trò</w:t>
      </w:r>
      <w:proofErr w:type="spellEnd"/>
      <w:r w:rsidRPr="007738CB">
        <w:t xml:space="preserve"> </w:t>
      </w:r>
      <w:proofErr w:type="spellStart"/>
      <w:r w:rsidRPr="007738CB">
        <w:t>thì</w:t>
      </w:r>
      <w:proofErr w:type="spellEnd"/>
      <w:r w:rsidRPr="007738CB">
        <w:t xml:space="preserve"> GAPIT </w:t>
      </w:r>
      <w:proofErr w:type="spellStart"/>
      <w:r w:rsidRPr="007738CB">
        <w:t>phải</w:t>
      </w:r>
      <w:proofErr w:type="spellEnd"/>
      <w:r w:rsidRPr="007738CB">
        <w:t xml:space="preserve"> cam </w:t>
      </w:r>
      <w:proofErr w:type="spellStart"/>
      <w:r w:rsidRPr="007738CB">
        <w:t>kết</w:t>
      </w:r>
      <w:proofErr w:type="spellEnd"/>
      <w:r w:rsidRPr="007738CB">
        <w:t xml:space="preserve"> </w:t>
      </w:r>
      <w:proofErr w:type="spellStart"/>
      <w:r w:rsidRPr="007738CB">
        <w:t>nhiều</w:t>
      </w:r>
      <w:proofErr w:type="spellEnd"/>
      <w:r w:rsidRPr="007738CB">
        <w:t xml:space="preserve"> </w:t>
      </w:r>
      <w:proofErr w:type="spellStart"/>
      <w:r w:rsidRPr="007738CB">
        <w:t>hơn</w:t>
      </w:r>
      <w:proofErr w:type="spellEnd"/>
      <w:r w:rsidRPr="007738CB">
        <w:t xml:space="preserve"> </w:t>
      </w:r>
      <w:proofErr w:type="spellStart"/>
      <w:r w:rsidRPr="007738CB">
        <w:t>về</w:t>
      </w:r>
      <w:proofErr w:type="spellEnd"/>
      <w:r w:rsidRPr="007738CB">
        <w:t xml:space="preserve"> </w:t>
      </w:r>
      <w:proofErr w:type="spellStart"/>
      <w:r w:rsidRPr="007738CB">
        <w:t>phận</w:t>
      </w:r>
      <w:proofErr w:type="spellEnd"/>
      <w:r w:rsidRPr="007738CB">
        <w:t xml:space="preserve"> </w:t>
      </w:r>
      <w:proofErr w:type="spellStart"/>
      <w:r w:rsidRPr="007738CB">
        <w:t>vận</w:t>
      </w:r>
      <w:proofErr w:type="spellEnd"/>
      <w:r w:rsidRPr="007738CB">
        <w:t xml:space="preserve"> </w:t>
      </w:r>
      <w:proofErr w:type="spellStart"/>
      <w:r w:rsidRPr="007738CB">
        <w:t>hành</w:t>
      </w:r>
      <w:proofErr w:type="spellEnd"/>
      <w:r w:rsidRPr="007738CB">
        <w:t xml:space="preserve"> =&gt; </w:t>
      </w:r>
      <w:proofErr w:type="spellStart"/>
      <w:r w:rsidRPr="007738CB">
        <w:t>Nên</w:t>
      </w:r>
      <w:proofErr w:type="spellEnd"/>
      <w:r w:rsidRPr="007738CB">
        <w:t xml:space="preserve"> </w:t>
      </w:r>
      <w:proofErr w:type="spellStart"/>
      <w:r w:rsidRPr="007738CB">
        <w:t>có</w:t>
      </w:r>
      <w:proofErr w:type="spellEnd"/>
      <w:r w:rsidRPr="007738CB">
        <w:t xml:space="preserve"> </w:t>
      </w:r>
      <w:proofErr w:type="spellStart"/>
      <w:r w:rsidRPr="007738CB">
        <w:t>điều</w:t>
      </w:r>
      <w:proofErr w:type="spellEnd"/>
      <w:r w:rsidRPr="007738CB">
        <w:t xml:space="preserve"> </w:t>
      </w:r>
      <w:proofErr w:type="spellStart"/>
      <w:r w:rsidRPr="007738CB">
        <w:t>khoản</w:t>
      </w:r>
      <w:proofErr w:type="spellEnd"/>
      <w:r w:rsidRPr="007738CB">
        <w:t xml:space="preserve"> </w:t>
      </w:r>
      <w:proofErr w:type="spellStart"/>
      <w:r w:rsidRPr="007738CB">
        <w:t>giới</w:t>
      </w:r>
      <w:proofErr w:type="spellEnd"/>
      <w:r w:rsidRPr="007738CB">
        <w:t xml:space="preserve"> </w:t>
      </w:r>
      <w:proofErr w:type="spellStart"/>
      <w:r w:rsidRPr="007738CB">
        <w:t>hạn</w:t>
      </w:r>
      <w:proofErr w:type="spellEnd"/>
      <w:r w:rsidRPr="007738CB">
        <w:t xml:space="preserve"> </w:t>
      </w:r>
      <w:proofErr w:type="spellStart"/>
      <w:r w:rsidRPr="007738CB">
        <w:t>trách</w:t>
      </w:r>
      <w:proofErr w:type="spellEnd"/>
      <w:r w:rsidRPr="007738CB">
        <w:t xml:space="preserve"> </w:t>
      </w:r>
      <w:proofErr w:type="spellStart"/>
      <w:r w:rsidRPr="007738CB">
        <w:t>nhiệm</w:t>
      </w:r>
      <w:proofErr w:type="spellEnd"/>
      <w:r w:rsidRPr="007738CB">
        <w:t xml:space="preserve"> </w:t>
      </w:r>
      <w:proofErr w:type="spellStart"/>
      <w:r w:rsidRPr="007738CB">
        <w:t>bồi</w:t>
      </w:r>
      <w:proofErr w:type="spellEnd"/>
      <w:r w:rsidRPr="007738CB">
        <w:t xml:space="preserve"> </w:t>
      </w:r>
      <w:proofErr w:type="spellStart"/>
      <w:r w:rsidRPr="007738CB">
        <w:t>thường</w:t>
      </w:r>
      <w:proofErr w:type="spellEnd"/>
      <w:r w:rsidRPr="007738CB">
        <w:t xml:space="preserve"> </w:t>
      </w:r>
      <w:proofErr w:type="spellStart"/>
      <w:r w:rsidRPr="007738CB">
        <w:t>thiệt</w:t>
      </w:r>
      <w:proofErr w:type="spellEnd"/>
      <w:r w:rsidRPr="007738CB">
        <w:t xml:space="preserve"> </w:t>
      </w:r>
      <w:proofErr w:type="spellStart"/>
      <w:r w:rsidRPr="007738CB">
        <w:t>hại</w:t>
      </w:r>
      <w:proofErr w:type="spellEnd"/>
    </w:p>
    <w:p w14:paraId="1DCF6B2E" w14:textId="6EBBF937" w:rsidR="00B72377" w:rsidRPr="00B72377" w:rsidRDefault="00B72377" w:rsidP="00B72377">
      <w:pPr>
        <w:pStyle w:val="CommentText"/>
        <w:rPr>
          <w:lang w:val="en-US"/>
        </w:rPr>
      </w:pPr>
      <w:proofErr w:type="spellStart"/>
      <w:r w:rsidRPr="00B72377">
        <w:rPr>
          <w:lang w:val="en-US"/>
        </w:rPr>
        <w:t>Đề</w:t>
      </w:r>
      <w:proofErr w:type="spellEnd"/>
      <w:r w:rsidRPr="00B72377">
        <w:rPr>
          <w:lang w:val="en-US"/>
        </w:rPr>
        <w:t xml:space="preserve"> </w:t>
      </w:r>
      <w:proofErr w:type="spellStart"/>
      <w:r w:rsidRPr="00B72377">
        <w:rPr>
          <w:lang w:val="en-US"/>
        </w:rPr>
        <w:t>xuất</w:t>
      </w:r>
      <w:proofErr w:type="spellEnd"/>
      <w:r w:rsidRPr="00B72377">
        <w:rPr>
          <w:lang w:val="en-US"/>
        </w:rPr>
        <w:t xml:space="preserve"> </w:t>
      </w:r>
      <w:proofErr w:type="spellStart"/>
      <w:r w:rsidRPr="00B72377">
        <w:rPr>
          <w:lang w:val="en-US"/>
        </w:rPr>
        <w:t>bổ</w:t>
      </w:r>
      <w:proofErr w:type="spellEnd"/>
      <w:r w:rsidRPr="00B72377">
        <w:rPr>
          <w:lang w:val="en-US"/>
        </w:rPr>
        <w:t xml:space="preserve"> sung:</w:t>
      </w:r>
    </w:p>
    <w:p w14:paraId="394F86FF" w14:textId="77777777" w:rsidR="00B72377" w:rsidRPr="00B72377" w:rsidRDefault="00B72377" w:rsidP="00B72377">
      <w:pPr>
        <w:pStyle w:val="CommentText"/>
        <w:rPr>
          <w:lang w:val="en-US"/>
        </w:rPr>
      </w:pPr>
      <w:r w:rsidRPr="00B72377">
        <w:rPr>
          <w:lang w:val="en-US"/>
        </w:rPr>
        <w:t xml:space="preserve">Trong </w:t>
      </w:r>
      <w:proofErr w:type="spellStart"/>
      <w:r w:rsidRPr="00B72377">
        <w:rPr>
          <w:lang w:val="en-US"/>
        </w:rPr>
        <w:t>mọi</w:t>
      </w:r>
      <w:proofErr w:type="spellEnd"/>
      <w:r w:rsidRPr="00B72377">
        <w:rPr>
          <w:lang w:val="en-US"/>
        </w:rPr>
        <w:t xml:space="preserve"> </w:t>
      </w:r>
      <w:proofErr w:type="spellStart"/>
      <w:r w:rsidRPr="00B72377">
        <w:rPr>
          <w:lang w:val="en-US"/>
        </w:rPr>
        <w:t>trường</w:t>
      </w:r>
      <w:proofErr w:type="spellEnd"/>
      <w:r w:rsidRPr="00B72377">
        <w:rPr>
          <w:lang w:val="en-US"/>
        </w:rPr>
        <w:t xml:space="preserve"> </w:t>
      </w:r>
      <w:proofErr w:type="spellStart"/>
      <w:r w:rsidRPr="00B72377">
        <w:rPr>
          <w:lang w:val="en-US"/>
        </w:rPr>
        <w:t>hợp</w:t>
      </w:r>
      <w:proofErr w:type="spellEnd"/>
      <w:r w:rsidRPr="00B72377">
        <w:rPr>
          <w:lang w:val="en-US"/>
        </w:rPr>
        <w:t xml:space="preserve">, </w:t>
      </w:r>
      <w:proofErr w:type="spellStart"/>
      <w:r w:rsidRPr="00B72377">
        <w:rPr>
          <w:lang w:val="en-US"/>
        </w:rPr>
        <w:t>tổng</w:t>
      </w:r>
      <w:proofErr w:type="spellEnd"/>
      <w:r w:rsidRPr="00B72377">
        <w:rPr>
          <w:lang w:val="en-US"/>
        </w:rPr>
        <w:t xml:space="preserve"> </w:t>
      </w:r>
      <w:proofErr w:type="spellStart"/>
      <w:r w:rsidRPr="00B72377">
        <w:rPr>
          <w:lang w:val="en-US"/>
        </w:rPr>
        <w:t>trách</w:t>
      </w:r>
      <w:proofErr w:type="spellEnd"/>
      <w:r w:rsidRPr="00B72377">
        <w:rPr>
          <w:lang w:val="en-US"/>
        </w:rPr>
        <w:t xml:space="preserve"> </w:t>
      </w:r>
      <w:proofErr w:type="spellStart"/>
      <w:r w:rsidRPr="00B72377">
        <w:rPr>
          <w:lang w:val="en-US"/>
        </w:rPr>
        <w:t>nhiệm</w:t>
      </w:r>
      <w:proofErr w:type="spellEnd"/>
      <w:r w:rsidRPr="00B72377">
        <w:rPr>
          <w:lang w:val="en-US"/>
        </w:rPr>
        <w:t xml:space="preserve"> </w:t>
      </w:r>
      <w:proofErr w:type="spellStart"/>
      <w:r w:rsidRPr="00B72377">
        <w:rPr>
          <w:lang w:val="en-US"/>
        </w:rPr>
        <w:t>của</w:t>
      </w:r>
      <w:proofErr w:type="spellEnd"/>
      <w:r w:rsidRPr="00B72377">
        <w:rPr>
          <w:lang w:val="en-US"/>
        </w:rPr>
        <w:t xml:space="preserve"> </w:t>
      </w:r>
      <w:proofErr w:type="spellStart"/>
      <w:r w:rsidRPr="00B72377">
        <w:rPr>
          <w:lang w:val="en-US"/>
        </w:rPr>
        <w:t>Bên</w:t>
      </w:r>
      <w:proofErr w:type="spellEnd"/>
      <w:r w:rsidRPr="00B72377">
        <w:rPr>
          <w:lang w:val="en-US"/>
        </w:rPr>
        <w:t xml:space="preserve"> A </w:t>
      </w:r>
      <w:proofErr w:type="spellStart"/>
      <w:r w:rsidRPr="00B72377">
        <w:rPr>
          <w:lang w:val="en-US"/>
        </w:rPr>
        <w:t>phát</w:t>
      </w:r>
      <w:proofErr w:type="spellEnd"/>
      <w:r w:rsidRPr="00B72377">
        <w:rPr>
          <w:lang w:val="en-US"/>
        </w:rPr>
        <w:t xml:space="preserve"> </w:t>
      </w:r>
      <w:proofErr w:type="spellStart"/>
      <w:r w:rsidRPr="00B72377">
        <w:rPr>
          <w:lang w:val="en-US"/>
        </w:rPr>
        <w:t>sinh</w:t>
      </w:r>
      <w:proofErr w:type="spellEnd"/>
      <w:r w:rsidRPr="00B72377">
        <w:rPr>
          <w:lang w:val="en-US"/>
        </w:rPr>
        <w:t xml:space="preserve"> </w:t>
      </w:r>
      <w:proofErr w:type="spellStart"/>
      <w:r w:rsidRPr="00B72377">
        <w:rPr>
          <w:lang w:val="en-US"/>
        </w:rPr>
        <w:t>từ</w:t>
      </w:r>
      <w:proofErr w:type="spellEnd"/>
      <w:r w:rsidRPr="00B72377">
        <w:rPr>
          <w:lang w:val="en-US"/>
        </w:rPr>
        <w:t xml:space="preserve"> </w:t>
      </w:r>
      <w:proofErr w:type="spellStart"/>
      <w:r w:rsidRPr="00B72377">
        <w:rPr>
          <w:lang w:val="en-US"/>
        </w:rPr>
        <w:t>hoặc</w:t>
      </w:r>
      <w:proofErr w:type="spellEnd"/>
      <w:r w:rsidRPr="00B72377">
        <w:rPr>
          <w:lang w:val="en-US"/>
        </w:rPr>
        <w:t xml:space="preserve"> </w:t>
      </w:r>
      <w:proofErr w:type="spellStart"/>
      <w:r w:rsidRPr="00B72377">
        <w:rPr>
          <w:lang w:val="en-US"/>
        </w:rPr>
        <w:t>liên</w:t>
      </w:r>
      <w:proofErr w:type="spellEnd"/>
      <w:r w:rsidRPr="00B72377">
        <w:rPr>
          <w:lang w:val="en-US"/>
        </w:rPr>
        <w:t xml:space="preserve"> </w:t>
      </w:r>
      <w:proofErr w:type="spellStart"/>
      <w:r w:rsidRPr="00B72377">
        <w:rPr>
          <w:lang w:val="en-US"/>
        </w:rPr>
        <w:t>quan</w:t>
      </w:r>
      <w:proofErr w:type="spellEnd"/>
      <w:r w:rsidRPr="00B72377">
        <w:rPr>
          <w:lang w:val="en-US"/>
        </w:rPr>
        <w:t xml:space="preserve"> </w:t>
      </w:r>
      <w:proofErr w:type="spellStart"/>
      <w:r w:rsidRPr="00B72377">
        <w:rPr>
          <w:lang w:val="en-US"/>
        </w:rPr>
        <w:t>đến</w:t>
      </w:r>
      <w:proofErr w:type="spellEnd"/>
      <w:r w:rsidRPr="00B72377">
        <w:rPr>
          <w:lang w:val="en-US"/>
        </w:rPr>
        <w:t xml:space="preserve"> </w:t>
      </w:r>
      <w:proofErr w:type="spellStart"/>
      <w:r w:rsidRPr="00B72377">
        <w:rPr>
          <w:lang w:val="en-US"/>
        </w:rPr>
        <w:t>Hợp</w:t>
      </w:r>
      <w:proofErr w:type="spellEnd"/>
      <w:r w:rsidRPr="00B72377">
        <w:rPr>
          <w:lang w:val="en-US"/>
        </w:rPr>
        <w:t xml:space="preserve"> </w:t>
      </w:r>
      <w:proofErr w:type="spellStart"/>
      <w:r w:rsidRPr="00B72377">
        <w:rPr>
          <w:lang w:val="en-US"/>
        </w:rPr>
        <w:t>đồng</w:t>
      </w:r>
      <w:proofErr w:type="spellEnd"/>
      <w:r w:rsidRPr="00B72377">
        <w:rPr>
          <w:lang w:val="en-US"/>
        </w:rPr>
        <w:t xml:space="preserve"> </w:t>
      </w:r>
      <w:proofErr w:type="spellStart"/>
      <w:r w:rsidRPr="00B72377">
        <w:rPr>
          <w:lang w:val="en-US"/>
        </w:rPr>
        <w:t>này</w:t>
      </w:r>
      <w:proofErr w:type="spellEnd"/>
      <w:r w:rsidRPr="00B72377">
        <w:rPr>
          <w:lang w:val="en-US"/>
        </w:rPr>
        <w:t xml:space="preserve"> </w:t>
      </w:r>
      <w:proofErr w:type="spellStart"/>
      <w:r w:rsidRPr="00B72377">
        <w:rPr>
          <w:lang w:val="en-US"/>
        </w:rPr>
        <w:t>không</w:t>
      </w:r>
      <w:proofErr w:type="spellEnd"/>
      <w:r w:rsidRPr="00B72377">
        <w:rPr>
          <w:lang w:val="en-US"/>
        </w:rPr>
        <w:t xml:space="preserve"> </w:t>
      </w:r>
      <w:proofErr w:type="spellStart"/>
      <w:r w:rsidRPr="00B72377">
        <w:rPr>
          <w:lang w:val="en-US"/>
        </w:rPr>
        <w:t>vượt</w:t>
      </w:r>
      <w:proofErr w:type="spellEnd"/>
      <w:r w:rsidRPr="00B72377">
        <w:rPr>
          <w:lang w:val="en-US"/>
        </w:rPr>
        <w:t xml:space="preserve"> </w:t>
      </w:r>
      <w:proofErr w:type="spellStart"/>
      <w:r w:rsidRPr="00B72377">
        <w:rPr>
          <w:lang w:val="en-US"/>
        </w:rPr>
        <w:t>quá</w:t>
      </w:r>
      <w:proofErr w:type="spellEnd"/>
      <w:r w:rsidRPr="00B72377">
        <w:rPr>
          <w:lang w:val="en-US"/>
        </w:rPr>
        <w:t xml:space="preserve"> </w:t>
      </w:r>
      <w:proofErr w:type="spellStart"/>
      <w:r w:rsidRPr="00B72377">
        <w:rPr>
          <w:lang w:val="en-US"/>
        </w:rPr>
        <w:t>tổng</w:t>
      </w:r>
      <w:proofErr w:type="spellEnd"/>
      <w:r w:rsidRPr="00B72377">
        <w:rPr>
          <w:lang w:val="en-US"/>
        </w:rPr>
        <w:t xml:space="preserve"> </w:t>
      </w:r>
      <w:proofErr w:type="spellStart"/>
      <w:r w:rsidRPr="00B72377">
        <w:rPr>
          <w:lang w:val="en-US"/>
        </w:rPr>
        <w:t>giá</w:t>
      </w:r>
      <w:proofErr w:type="spellEnd"/>
      <w:r w:rsidRPr="00B72377">
        <w:rPr>
          <w:lang w:val="en-US"/>
        </w:rPr>
        <w:t xml:space="preserve"> </w:t>
      </w:r>
      <w:proofErr w:type="spellStart"/>
      <w:r w:rsidRPr="00B72377">
        <w:rPr>
          <w:lang w:val="en-US"/>
        </w:rPr>
        <w:t>trị</w:t>
      </w:r>
      <w:proofErr w:type="spellEnd"/>
      <w:r w:rsidRPr="00B72377">
        <w:rPr>
          <w:lang w:val="en-US"/>
        </w:rPr>
        <w:t xml:space="preserve"> </w:t>
      </w:r>
      <w:proofErr w:type="spellStart"/>
      <w:r w:rsidRPr="00B72377">
        <w:rPr>
          <w:lang w:val="en-US"/>
        </w:rPr>
        <w:t>các</w:t>
      </w:r>
      <w:proofErr w:type="spellEnd"/>
      <w:r w:rsidRPr="00B72377">
        <w:rPr>
          <w:lang w:val="en-US"/>
        </w:rPr>
        <w:t xml:space="preserve"> </w:t>
      </w:r>
      <w:proofErr w:type="spellStart"/>
      <w:r w:rsidRPr="00B72377">
        <w:rPr>
          <w:lang w:val="en-US"/>
        </w:rPr>
        <w:t>đơn</w:t>
      </w:r>
      <w:proofErr w:type="spellEnd"/>
      <w:r w:rsidRPr="00B72377">
        <w:rPr>
          <w:lang w:val="en-US"/>
        </w:rPr>
        <w:t xml:space="preserve"> </w:t>
      </w:r>
      <w:proofErr w:type="spellStart"/>
      <w:r w:rsidRPr="00B72377">
        <w:rPr>
          <w:lang w:val="en-US"/>
        </w:rPr>
        <w:t>hàng</w:t>
      </w:r>
      <w:proofErr w:type="spellEnd"/>
      <w:r w:rsidRPr="00B72377">
        <w:rPr>
          <w:lang w:val="en-US"/>
        </w:rPr>
        <w:t xml:space="preserve"> </w:t>
      </w:r>
      <w:proofErr w:type="spellStart"/>
      <w:r w:rsidRPr="00B72377">
        <w:rPr>
          <w:lang w:val="en-US"/>
        </w:rPr>
        <w:t>mà</w:t>
      </w:r>
      <w:proofErr w:type="spellEnd"/>
      <w:r w:rsidRPr="00B72377">
        <w:rPr>
          <w:lang w:val="en-US"/>
        </w:rPr>
        <w:t xml:space="preserve"> </w:t>
      </w:r>
      <w:proofErr w:type="spellStart"/>
      <w:r w:rsidRPr="00B72377">
        <w:rPr>
          <w:lang w:val="en-US"/>
        </w:rPr>
        <w:t>Bên</w:t>
      </w:r>
      <w:proofErr w:type="spellEnd"/>
      <w:r w:rsidRPr="00B72377">
        <w:rPr>
          <w:lang w:val="en-US"/>
        </w:rPr>
        <w:t xml:space="preserve"> B </w:t>
      </w:r>
      <w:proofErr w:type="spellStart"/>
      <w:r w:rsidRPr="00B72377">
        <w:rPr>
          <w:lang w:val="en-US"/>
        </w:rPr>
        <w:t>đã</w:t>
      </w:r>
      <w:proofErr w:type="spellEnd"/>
      <w:r w:rsidRPr="00B72377">
        <w:rPr>
          <w:lang w:val="en-US"/>
        </w:rPr>
        <w:t xml:space="preserve"> </w:t>
      </w:r>
      <w:proofErr w:type="spellStart"/>
      <w:r w:rsidRPr="00B72377">
        <w:rPr>
          <w:lang w:val="en-US"/>
        </w:rPr>
        <w:t>thanh</w:t>
      </w:r>
      <w:proofErr w:type="spellEnd"/>
      <w:r w:rsidRPr="00B72377">
        <w:rPr>
          <w:lang w:val="en-US"/>
        </w:rPr>
        <w:t xml:space="preserve"> </w:t>
      </w:r>
      <w:proofErr w:type="spellStart"/>
      <w:r w:rsidRPr="00B72377">
        <w:rPr>
          <w:lang w:val="en-US"/>
        </w:rPr>
        <w:t>toán</w:t>
      </w:r>
      <w:proofErr w:type="spellEnd"/>
      <w:r w:rsidRPr="00B72377">
        <w:rPr>
          <w:lang w:val="en-US"/>
        </w:rPr>
        <w:t xml:space="preserve"> </w:t>
      </w:r>
      <w:proofErr w:type="spellStart"/>
      <w:r w:rsidRPr="00B72377">
        <w:rPr>
          <w:lang w:val="en-US"/>
        </w:rPr>
        <w:t>cho</w:t>
      </w:r>
      <w:proofErr w:type="spellEnd"/>
      <w:r w:rsidRPr="00B72377">
        <w:rPr>
          <w:lang w:val="en-US"/>
        </w:rPr>
        <w:t xml:space="preserve"> </w:t>
      </w:r>
      <w:proofErr w:type="spellStart"/>
      <w:r w:rsidRPr="00B72377">
        <w:rPr>
          <w:lang w:val="en-US"/>
        </w:rPr>
        <w:t>Bên</w:t>
      </w:r>
      <w:proofErr w:type="spellEnd"/>
      <w:r w:rsidRPr="00B72377">
        <w:rPr>
          <w:lang w:val="en-US"/>
        </w:rPr>
        <w:t xml:space="preserve"> A </w:t>
      </w:r>
      <w:proofErr w:type="spellStart"/>
      <w:r w:rsidRPr="00B72377">
        <w:rPr>
          <w:lang w:val="en-US"/>
        </w:rPr>
        <w:t>trong</w:t>
      </w:r>
      <w:proofErr w:type="spellEnd"/>
      <w:r w:rsidRPr="00B72377">
        <w:rPr>
          <w:lang w:val="en-US"/>
        </w:rPr>
        <w:t xml:space="preserve"> 03 </w:t>
      </w:r>
      <w:proofErr w:type="spellStart"/>
      <w:r w:rsidRPr="00B72377">
        <w:rPr>
          <w:lang w:val="en-US"/>
        </w:rPr>
        <w:t>tháng</w:t>
      </w:r>
      <w:proofErr w:type="spellEnd"/>
      <w:r w:rsidRPr="00B72377">
        <w:rPr>
          <w:lang w:val="en-US"/>
        </w:rPr>
        <w:t xml:space="preserve"> </w:t>
      </w:r>
      <w:proofErr w:type="spellStart"/>
      <w:r w:rsidRPr="00B72377">
        <w:rPr>
          <w:lang w:val="en-US"/>
        </w:rPr>
        <w:t>gần</w:t>
      </w:r>
      <w:proofErr w:type="spellEnd"/>
      <w:r w:rsidRPr="00B72377">
        <w:rPr>
          <w:lang w:val="en-US"/>
        </w:rPr>
        <w:t xml:space="preserve"> </w:t>
      </w:r>
      <w:proofErr w:type="spellStart"/>
      <w:r w:rsidRPr="00B72377">
        <w:rPr>
          <w:lang w:val="en-US"/>
        </w:rPr>
        <w:t>nhất</w:t>
      </w:r>
      <w:proofErr w:type="spellEnd"/>
      <w:r w:rsidRPr="00B72377">
        <w:rPr>
          <w:lang w:val="en-US"/>
        </w:rPr>
        <w:t xml:space="preserve"> </w:t>
      </w:r>
      <w:proofErr w:type="spellStart"/>
      <w:r w:rsidRPr="00B72377">
        <w:rPr>
          <w:lang w:val="en-US"/>
        </w:rPr>
        <w:t>trước</w:t>
      </w:r>
      <w:proofErr w:type="spellEnd"/>
      <w:r w:rsidRPr="00B72377">
        <w:rPr>
          <w:lang w:val="en-US"/>
        </w:rPr>
        <w:t xml:space="preserve"> </w:t>
      </w:r>
      <w:proofErr w:type="spellStart"/>
      <w:r w:rsidRPr="00B72377">
        <w:rPr>
          <w:lang w:val="en-US"/>
        </w:rPr>
        <w:t>thời</w:t>
      </w:r>
      <w:proofErr w:type="spellEnd"/>
      <w:r w:rsidRPr="00B72377">
        <w:rPr>
          <w:lang w:val="en-US"/>
        </w:rPr>
        <w:t xml:space="preserve"> </w:t>
      </w:r>
      <w:proofErr w:type="spellStart"/>
      <w:r w:rsidRPr="00B72377">
        <w:rPr>
          <w:lang w:val="en-US"/>
        </w:rPr>
        <w:t>điểm</w:t>
      </w:r>
      <w:proofErr w:type="spellEnd"/>
      <w:r w:rsidRPr="00B72377">
        <w:rPr>
          <w:lang w:val="en-US"/>
        </w:rPr>
        <w:t xml:space="preserve"> </w:t>
      </w:r>
      <w:proofErr w:type="spellStart"/>
      <w:r w:rsidRPr="00B72377">
        <w:rPr>
          <w:lang w:val="en-US"/>
        </w:rPr>
        <w:t>phát</w:t>
      </w:r>
      <w:proofErr w:type="spellEnd"/>
      <w:r w:rsidRPr="00B72377">
        <w:rPr>
          <w:lang w:val="en-US"/>
        </w:rPr>
        <w:t xml:space="preserve"> </w:t>
      </w:r>
      <w:proofErr w:type="spellStart"/>
      <w:r w:rsidRPr="00B72377">
        <w:rPr>
          <w:lang w:val="en-US"/>
        </w:rPr>
        <w:t>sinh</w:t>
      </w:r>
      <w:proofErr w:type="spellEnd"/>
      <w:r w:rsidRPr="00B72377">
        <w:rPr>
          <w:lang w:val="en-US"/>
        </w:rPr>
        <w:t xml:space="preserve"> </w:t>
      </w:r>
      <w:proofErr w:type="spellStart"/>
      <w:r w:rsidRPr="00B72377">
        <w:rPr>
          <w:lang w:val="en-US"/>
        </w:rPr>
        <w:t>sự</w:t>
      </w:r>
      <w:proofErr w:type="spellEnd"/>
      <w:r w:rsidRPr="00B72377">
        <w:rPr>
          <w:lang w:val="en-US"/>
        </w:rPr>
        <w:t xml:space="preserve"> </w:t>
      </w:r>
      <w:proofErr w:type="spellStart"/>
      <w:r w:rsidRPr="00B72377">
        <w:rPr>
          <w:lang w:val="en-US"/>
        </w:rPr>
        <w:t>kiện</w:t>
      </w:r>
      <w:proofErr w:type="spellEnd"/>
      <w:r w:rsidRPr="00B72377">
        <w:rPr>
          <w:lang w:val="en-US"/>
        </w:rPr>
        <w:t xml:space="preserve"> </w:t>
      </w:r>
      <w:proofErr w:type="spellStart"/>
      <w:r w:rsidRPr="00B72377">
        <w:rPr>
          <w:lang w:val="en-US"/>
        </w:rPr>
        <w:t>dẫn</w:t>
      </w:r>
      <w:proofErr w:type="spellEnd"/>
      <w:r w:rsidRPr="00B72377">
        <w:rPr>
          <w:lang w:val="en-US"/>
        </w:rPr>
        <w:t xml:space="preserve"> </w:t>
      </w:r>
      <w:proofErr w:type="spellStart"/>
      <w:r w:rsidRPr="00B72377">
        <w:rPr>
          <w:lang w:val="en-US"/>
        </w:rPr>
        <w:t>đến</w:t>
      </w:r>
      <w:proofErr w:type="spellEnd"/>
      <w:r w:rsidRPr="00B72377">
        <w:rPr>
          <w:lang w:val="en-US"/>
        </w:rPr>
        <w:t xml:space="preserve"> </w:t>
      </w:r>
      <w:proofErr w:type="spellStart"/>
      <w:r w:rsidRPr="00B72377">
        <w:rPr>
          <w:lang w:val="en-US"/>
        </w:rPr>
        <w:t>trách</w:t>
      </w:r>
      <w:proofErr w:type="spellEnd"/>
      <w:r w:rsidRPr="00B72377">
        <w:rPr>
          <w:lang w:val="en-US"/>
        </w:rPr>
        <w:t xml:space="preserve"> </w:t>
      </w:r>
      <w:proofErr w:type="spellStart"/>
      <w:r w:rsidRPr="00B72377">
        <w:rPr>
          <w:lang w:val="en-US"/>
        </w:rPr>
        <w:t>nhiệm</w:t>
      </w:r>
      <w:proofErr w:type="spellEnd"/>
      <w:r w:rsidRPr="00B72377">
        <w:rPr>
          <w:lang w:val="en-US"/>
        </w:rPr>
        <w:t>.</w:t>
      </w:r>
    </w:p>
    <w:p w14:paraId="3AFAC2D2" w14:textId="77777777" w:rsidR="00B72377" w:rsidRPr="00B72377" w:rsidRDefault="00B72377" w:rsidP="00B72377">
      <w:pPr>
        <w:pStyle w:val="CommentText"/>
        <w:rPr>
          <w:lang w:val="en-US"/>
        </w:rPr>
      </w:pPr>
      <w:proofErr w:type="spellStart"/>
      <w:r w:rsidRPr="00B72377">
        <w:rPr>
          <w:lang w:val="en-US"/>
        </w:rPr>
        <w:t>Bên</w:t>
      </w:r>
      <w:proofErr w:type="spellEnd"/>
      <w:r w:rsidRPr="00B72377">
        <w:rPr>
          <w:lang w:val="en-US"/>
        </w:rPr>
        <w:t xml:space="preserve"> A </w:t>
      </w:r>
      <w:proofErr w:type="spellStart"/>
      <w:r w:rsidRPr="00B72377">
        <w:rPr>
          <w:lang w:val="en-US"/>
        </w:rPr>
        <w:t>không</w:t>
      </w:r>
      <w:proofErr w:type="spellEnd"/>
      <w:r w:rsidRPr="00B72377">
        <w:rPr>
          <w:lang w:val="en-US"/>
        </w:rPr>
        <w:t xml:space="preserve"> </w:t>
      </w:r>
      <w:proofErr w:type="spellStart"/>
      <w:r w:rsidRPr="00B72377">
        <w:rPr>
          <w:lang w:val="en-US"/>
        </w:rPr>
        <w:t>chịu</w:t>
      </w:r>
      <w:proofErr w:type="spellEnd"/>
      <w:r w:rsidRPr="00B72377">
        <w:rPr>
          <w:lang w:val="en-US"/>
        </w:rPr>
        <w:t xml:space="preserve"> </w:t>
      </w:r>
      <w:proofErr w:type="spellStart"/>
      <w:r w:rsidRPr="00B72377">
        <w:rPr>
          <w:lang w:val="en-US"/>
        </w:rPr>
        <w:t>trách</w:t>
      </w:r>
      <w:proofErr w:type="spellEnd"/>
      <w:r w:rsidRPr="00B72377">
        <w:rPr>
          <w:lang w:val="en-US"/>
        </w:rPr>
        <w:t xml:space="preserve"> </w:t>
      </w:r>
      <w:proofErr w:type="spellStart"/>
      <w:r w:rsidRPr="00B72377">
        <w:rPr>
          <w:lang w:val="en-US"/>
        </w:rPr>
        <w:t>nhiệm</w:t>
      </w:r>
      <w:proofErr w:type="spellEnd"/>
      <w:r w:rsidRPr="00B72377">
        <w:rPr>
          <w:lang w:val="en-US"/>
        </w:rPr>
        <w:t xml:space="preserve"> </w:t>
      </w:r>
      <w:proofErr w:type="spellStart"/>
      <w:r w:rsidRPr="00B72377">
        <w:rPr>
          <w:lang w:val="en-US"/>
        </w:rPr>
        <w:t>đối</w:t>
      </w:r>
      <w:proofErr w:type="spellEnd"/>
      <w:r w:rsidRPr="00B72377">
        <w:rPr>
          <w:lang w:val="en-US"/>
        </w:rPr>
        <w:t xml:space="preserve"> </w:t>
      </w:r>
      <w:proofErr w:type="spellStart"/>
      <w:r w:rsidRPr="00B72377">
        <w:rPr>
          <w:lang w:val="en-US"/>
        </w:rPr>
        <w:t>với</w:t>
      </w:r>
      <w:proofErr w:type="spellEnd"/>
      <w:r w:rsidRPr="00B72377">
        <w:rPr>
          <w:lang w:val="en-US"/>
        </w:rPr>
        <w:t xml:space="preserve"> </w:t>
      </w:r>
      <w:proofErr w:type="spellStart"/>
      <w:r w:rsidRPr="00B72377">
        <w:rPr>
          <w:lang w:val="en-US"/>
        </w:rPr>
        <w:t>các</w:t>
      </w:r>
      <w:proofErr w:type="spellEnd"/>
      <w:r w:rsidRPr="00B72377">
        <w:rPr>
          <w:lang w:val="en-US"/>
        </w:rPr>
        <w:t xml:space="preserve"> </w:t>
      </w:r>
      <w:proofErr w:type="spellStart"/>
      <w:r w:rsidRPr="00B72377">
        <w:rPr>
          <w:lang w:val="en-US"/>
        </w:rPr>
        <w:t>thiệt</w:t>
      </w:r>
      <w:proofErr w:type="spellEnd"/>
      <w:r w:rsidRPr="00B72377">
        <w:rPr>
          <w:lang w:val="en-US"/>
        </w:rPr>
        <w:t xml:space="preserve"> </w:t>
      </w:r>
      <w:proofErr w:type="spellStart"/>
      <w:r w:rsidRPr="00B72377">
        <w:rPr>
          <w:lang w:val="en-US"/>
        </w:rPr>
        <w:t>hại</w:t>
      </w:r>
      <w:proofErr w:type="spellEnd"/>
      <w:r w:rsidRPr="00B72377">
        <w:rPr>
          <w:lang w:val="en-US"/>
        </w:rPr>
        <w:t xml:space="preserve"> </w:t>
      </w:r>
      <w:proofErr w:type="spellStart"/>
      <w:r w:rsidRPr="00B72377">
        <w:rPr>
          <w:lang w:val="en-US"/>
        </w:rPr>
        <w:t>gián</w:t>
      </w:r>
      <w:proofErr w:type="spellEnd"/>
      <w:r w:rsidRPr="00B72377">
        <w:rPr>
          <w:lang w:val="en-US"/>
        </w:rPr>
        <w:t xml:space="preserve"> </w:t>
      </w:r>
      <w:proofErr w:type="spellStart"/>
      <w:r w:rsidRPr="00B72377">
        <w:rPr>
          <w:lang w:val="en-US"/>
        </w:rPr>
        <w:t>tiếp</w:t>
      </w:r>
      <w:proofErr w:type="spellEnd"/>
      <w:r w:rsidRPr="00B72377">
        <w:rPr>
          <w:lang w:val="en-US"/>
        </w:rPr>
        <w:t xml:space="preserve">, </w:t>
      </w:r>
      <w:proofErr w:type="spellStart"/>
      <w:r w:rsidRPr="00B72377">
        <w:rPr>
          <w:lang w:val="en-US"/>
        </w:rPr>
        <w:t>thiệt</w:t>
      </w:r>
      <w:proofErr w:type="spellEnd"/>
      <w:r w:rsidRPr="00B72377">
        <w:rPr>
          <w:lang w:val="en-US"/>
        </w:rPr>
        <w:t xml:space="preserve"> </w:t>
      </w:r>
      <w:proofErr w:type="spellStart"/>
      <w:r w:rsidRPr="00B72377">
        <w:rPr>
          <w:lang w:val="en-US"/>
        </w:rPr>
        <w:t>hại</w:t>
      </w:r>
      <w:proofErr w:type="spellEnd"/>
      <w:r w:rsidRPr="00B72377">
        <w:rPr>
          <w:lang w:val="en-US"/>
        </w:rPr>
        <w:t xml:space="preserve"> do </w:t>
      </w:r>
      <w:proofErr w:type="spellStart"/>
      <w:r w:rsidRPr="00B72377">
        <w:rPr>
          <w:lang w:val="en-US"/>
        </w:rPr>
        <w:t>mất</w:t>
      </w:r>
      <w:proofErr w:type="spellEnd"/>
      <w:r w:rsidRPr="00B72377">
        <w:rPr>
          <w:lang w:val="en-US"/>
        </w:rPr>
        <w:t xml:space="preserve"> </w:t>
      </w:r>
      <w:proofErr w:type="spellStart"/>
      <w:r w:rsidRPr="00B72377">
        <w:rPr>
          <w:lang w:val="en-US"/>
        </w:rPr>
        <w:t>doanh</w:t>
      </w:r>
      <w:proofErr w:type="spellEnd"/>
      <w:r w:rsidRPr="00B72377">
        <w:rPr>
          <w:lang w:val="en-US"/>
        </w:rPr>
        <w:t xml:space="preserve"> </w:t>
      </w:r>
      <w:proofErr w:type="spellStart"/>
      <w:r w:rsidRPr="00B72377">
        <w:rPr>
          <w:lang w:val="en-US"/>
        </w:rPr>
        <w:t>thu</w:t>
      </w:r>
      <w:proofErr w:type="spellEnd"/>
      <w:r w:rsidRPr="00B72377">
        <w:rPr>
          <w:lang w:val="en-US"/>
        </w:rPr>
        <w:t xml:space="preserve">, </w:t>
      </w:r>
      <w:proofErr w:type="spellStart"/>
      <w:r w:rsidRPr="00B72377">
        <w:rPr>
          <w:lang w:val="en-US"/>
        </w:rPr>
        <w:t>mất</w:t>
      </w:r>
      <w:proofErr w:type="spellEnd"/>
      <w:r w:rsidRPr="00B72377">
        <w:rPr>
          <w:lang w:val="en-US"/>
        </w:rPr>
        <w:t xml:space="preserve"> </w:t>
      </w:r>
      <w:proofErr w:type="spellStart"/>
      <w:r w:rsidRPr="00B72377">
        <w:rPr>
          <w:lang w:val="en-US"/>
        </w:rPr>
        <w:t>lợi</w:t>
      </w:r>
      <w:proofErr w:type="spellEnd"/>
      <w:r w:rsidRPr="00B72377">
        <w:rPr>
          <w:lang w:val="en-US"/>
        </w:rPr>
        <w:t xml:space="preserve"> </w:t>
      </w:r>
      <w:proofErr w:type="spellStart"/>
      <w:r w:rsidRPr="00B72377">
        <w:rPr>
          <w:lang w:val="en-US"/>
        </w:rPr>
        <w:t>nhuận</w:t>
      </w:r>
      <w:proofErr w:type="spellEnd"/>
      <w:r w:rsidRPr="00B72377">
        <w:rPr>
          <w:lang w:val="en-US"/>
        </w:rPr>
        <w:t xml:space="preserve">, </w:t>
      </w:r>
      <w:proofErr w:type="spellStart"/>
      <w:r w:rsidRPr="00B72377">
        <w:rPr>
          <w:lang w:val="en-US"/>
        </w:rPr>
        <w:t>mất</w:t>
      </w:r>
      <w:proofErr w:type="spellEnd"/>
      <w:r w:rsidRPr="00B72377">
        <w:rPr>
          <w:lang w:val="en-US"/>
        </w:rPr>
        <w:t xml:space="preserve"> </w:t>
      </w:r>
      <w:proofErr w:type="spellStart"/>
      <w:r w:rsidRPr="00B72377">
        <w:rPr>
          <w:lang w:val="en-US"/>
        </w:rPr>
        <w:t>dữ</w:t>
      </w:r>
      <w:proofErr w:type="spellEnd"/>
      <w:r w:rsidRPr="00B72377">
        <w:rPr>
          <w:lang w:val="en-US"/>
        </w:rPr>
        <w:t xml:space="preserve"> </w:t>
      </w:r>
      <w:proofErr w:type="spellStart"/>
      <w:r w:rsidRPr="00B72377">
        <w:rPr>
          <w:lang w:val="en-US"/>
        </w:rPr>
        <w:t>liệu</w:t>
      </w:r>
      <w:proofErr w:type="spellEnd"/>
      <w:r w:rsidRPr="00B72377">
        <w:rPr>
          <w:lang w:val="en-US"/>
        </w:rPr>
        <w:t xml:space="preserve">, </w:t>
      </w:r>
      <w:proofErr w:type="spellStart"/>
      <w:r w:rsidRPr="00B72377">
        <w:rPr>
          <w:lang w:val="en-US"/>
        </w:rPr>
        <w:t>mất</w:t>
      </w:r>
      <w:proofErr w:type="spellEnd"/>
      <w:r w:rsidRPr="00B72377">
        <w:rPr>
          <w:lang w:val="en-US"/>
        </w:rPr>
        <w:t xml:space="preserve"> </w:t>
      </w:r>
      <w:proofErr w:type="spellStart"/>
      <w:r w:rsidRPr="00B72377">
        <w:rPr>
          <w:lang w:val="en-US"/>
        </w:rPr>
        <w:t>cơ</w:t>
      </w:r>
      <w:proofErr w:type="spellEnd"/>
      <w:r w:rsidRPr="00B72377">
        <w:rPr>
          <w:lang w:val="en-US"/>
        </w:rPr>
        <w:t xml:space="preserve"> </w:t>
      </w:r>
      <w:proofErr w:type="spellStart"/>
      <w:r w:rsidRPr="00B72377">
        <w:rPr>
          <w:lang w:val="en-US"/>
        </w:rPr>
        <w:t>hội</w:t>
      </w:r>
      <w:proofErr w:type="spellEnd"/>
      <w:r w:rsidRPr="00B72377">
        <w:rPr>
          <w:lang w:val="en-US"/>
        </w:rPr>
        <w:t xml:space="preserve"> </w:t>
      </w:r>
      <w:proofErr w:type="spellStart"/>
      <w:r w:rsidRPr="00B72377">
        <w:rPr>
          <w:lang w:val="en-US"/>
        </w:rPr>
        <w:t>kinh</w:t>
      </w:r>
      <w:proofErr w:type="spellEnd"/>
      <w:r w:rsidRPr="00B72377">
        <w:rPr>
          <w:lang w:val="en-US"/>
        </w:rPr>
        <w:t xml:space="preserve"> </w:t>
      </w:r>
      <w:proofErr w:type="spellStart"/>
      <w:r w:rsidRPr="00B72377">
        <w:rPr>
          <w:lang w:val="en-US"/>
        </w:rPr>
        <w:t>doanh</w:t>
      </w:r>
      <w:proofErr w:type="spellEnd"/>
      <w:r w:rsidRPr="00B72377">
        <w:rPr>
          <w:lang w:val="en-US"/>
        </w:rPr>
        <w:t xml:space="preserve"> </w:t>
      </w:r>
      <w:proofErr w:type="spellStart"/>
      <w:r w:rsidRPr="00B72377">
        <w:rPr>
          <w:lang w:val="en-US"/>
        </w:rPr>
        <w:t>hoặc</w:t>
      </w:r>
      <w:proofErr w:type="spellEnd"/>
      <w:r w:rsidRPr="00B72377">
        <w:rPr>
          <w:lang w:val="en-US"/>
        </w:rPr>
        <w:t xml:space="preserve"> </w:t>
      </w:r>
      <w:proofErr w:type="spellStart"/>
      <w:r w:rsidRPr="00B72377">
        <w:rPr>
          <w:lang w:val="en-US"/>
        </w:rPr>
        <w:t>các</w:t>
      </w:r>
      <w:proofErr w:type="spellEnd"/>
      <w:r w:rsidRPr="00B72377">
        <w:rPr>
          <w:lang w:val="en-US"/>
        </w:rPr>
        <w:t xml:space="preserve"> </w:t>
      </w:r>
      <w:proofErr w:type="spellStart"/>
      <w:r w:rsidRPr="00B72377">
        <w:rPr>
          <w:lang w:val="en-US"/>
        </w:rPr>
        <w:t>thiệt</w:t>
      </w:r>
      <w:proofErr w:type="spellEnd"/>
      <w:r w:rsidRPr="00B72377">
        <w:rPr>
          <w:lang w:val="en-US"/>
        </w:rPr>
        <w:t xml:space="preserve"> </w:t>
      </w:r>
      <w:proofErr w:type="spellStart"/>
      <w:r w:rsidRPr="00B72377">
        <w:rPr>
          <w:lang w:val="en-US"/>
        </w:rPr>
        <w:t>hại</w:t>
      </w:r>
      <w:proofErr w:type="spellEnd"/>
      <w:r w:rsidRPr="00B72377">
        <w:rPr>
          <w:lang w:val="en-US"/>
        </w:rPr>
        <w:t xml:space="preserve"> </w:t>
      </w:r>
      <w:proofErr w:type="spellStart"/>
      <w:r w:rsidRPr="00B72377">
        <w:rPr>
          <w:lang w:val="en-US"/>
        </w:rPr>
        <w:t>mang</w:t>
      </w:r>
      <w:proofErr w:type="spellEnd"/>
      <w:r w:rsidRPr="00B72377">
        <w:rPr>
          <w:lang w:val="en-US"/>
        </w:rPr>
        <w:t xml:space="preserve"> </w:t>
      </w:r>
      <w:proofErr w:type="spellStart"/>
      <w:r w:rsidRPr="00B72377">
        <w:rPr>
          <w:lang w:val="en-US"/>
        </w:rPr>
        <w:t>tính</w:t>
      </w:r>
      <w:proofErr w:type="spellEnd"/>
      <w:r w:rsidRPr="00B72377">
        <w:rPr>
          <w:lang w:val="en-US"/>
        </w:rPr>
        <w:t xml:space="preserve"> </w:t>
      </w:r>
      <w:proofErr w:type="spellStart"/>
      <w:r w:rsidRPr="00B72377">
        <w:rPr>
          <w:lang w:val="en-US"/>
        </w:rPr>
        <w:t>hệ</w:t>
      </w:r>
      <w:proofErr w:type="spellEnd"/>
      <w:r w:rsidRPr="00B72377">
        <w:rPr>
          <w:lang w:val="en-US"/>
        </w:rPr>
        <w:t xml:space="preserve"> </w:t>
      </w:r>
      <w:proofErr w:type="spellStart"/>
      <w:r w:rsidRPr="00B72377">
        <w:rPr>
          <w:lang w:val="en-US"/>
        </w:rPr>
        <w:t>quả</w:t>
      </w:r>
      <w:proofErr w:type="spellEnd"/>
      <w:r w:rsidRPr="00B72377">
        <w:rPr>
          <w:lang w:val="en-US"/>
        </w:rPr>
        <w:t>.</w:t>
      </w:r>
    </w:p>
    <w:p w14:paraId="3509CDF7" w14:textId="4110D87E" w:rsidR="00B72377" w:rsidRDefault="00B72377">
      <w:pPr>
        <w:pStyle w:val="CommentText"/>
      </w:pPr>
    </w:p>
  </w:comment>
  <w:comment w:id="11" w:author="maiht" w:date="2026-06-10T16:22:00Z" w:initials="m">
    <w:p w14:paraId="7CC7B068" w14:textId="1591CD7F" w:rsidR="00474AB7" w:rsidRDefault="00474AB7">
      <w:pPr>
        <w:pStyle w:val="CommentText"/>
      </w:pPr>
      <w:r>
        <w:rPr>
          <w:rStyle w:val="CommentReference"/>
        </w:rPr>
        <w:annotationRef/>
      </w:r>
      <w:proofErr w:type="spellStart"/>
      <w:r>
        <w:t>Bổ</w:t>
      </w:r>
      <w:proofErr w:type="spellEnd"/>
      <w:r>
        <w:t xml:space="preserve"> sung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kháng</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các</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mẫu</w:t>
      </w:r>
      <w:proofErr w:type="spellEnd"/>
      <w:r>
        <w:t xml:space="preserve"> </w:t>
      </w:r>
      <w:proofErr w:type="spellStart"/>
      <w:r>
        <w:t>của</w:t>
      </w:r>
      <w:proofErr w:type="spellEnd"/>
      <w:r>
        <w:t xml:space="preserve"> GAPIT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khác</w:t>
      </w:r>
      <w:proofErr w:type="spellEnd"/>
    </w:p>
  </w:comment>
  <w:comment w:id="12" w:author="maiht" w:date="2026-06-10T15:57:00Z" w:initials="m">
    <w:p w14:paraId="4D80F9D3" w14:textId="77777777" w:rsidR="00B72377" w:rsidRDefault="00B72377">
      <w:pPr>
        <w:pStyle w:val="CommentText"/>
      </w:pPr>
      <w:r>
        <w:rPr>
          <w:rStyle w:val="CommentReference"/>
        </w:rPr>
        <w:annotationRef/>
      </w:r>
      <w:proofErr w:type="spellStart"/>
      <w:r>
        <w:t>Bổ</w:t>
      </w:r>
      <w:proofErr w:type="spellEnd"/>
      <w:r>
        <w:t xml:space="preserve"> sung </w:t>
      </w:r>
      <w:proofErr w:type="spellStart"/>
      <w:r>
        <w:t>điều</w:t>
      </w:r>
      <w:proofErr w:type="spellEnd"/>
      <w:r>
        <w:t xml:space="preserve"> </w:t>
      </w:r>
      <w:proofErr w:type="spellStart"/>
      <w:r>
        <w:t>khoản</w:t>
      </w:r>
      <w:proofErr w:type="spellEnd"/>
      <w:r>
        <w:t xml:space="preserve"> </w:t>
      </w:r>
      <w:proofErr w:type="spellStart"/>
      <w:r>
        <w:t>về</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w:t>
      </w:r>
    </w:p>
    <w:p w14:paraId="2343C533" w14:textId="77777777" w:rsidR="00B72377" w:rsidRPr="00B72377" w:rsidRDefault="00B72377" w:rsidP="00B72377">
      <w:pPr>
        <w:pStyle w:val="CommentText"/>
        <w:rPr>
          <w:lang w:val="en-US"/>
        </w:rPr>
      </w:pPr>
      <w:proofErr w:type="spellStart"/>
      <w:r w:rsidRPr="00B72377">
        <w:rPr>
          <w:lang w:val="en-US"/>
        </w:rPr>
        <w:t>Toàn</w:t>
      </w:r>
      <w:proofErr w:type="spellEnd"/>
      <w:r w:rsidRPr="00B72377">
        <w:rPr>
          <w:lang w:val="en-US"/>
        </w:rPr>
        <w:t xml:space="preserve"> </w:t>
      </w:r>
      <w:proofErr w:type="spellStart"/>
      <w:r w:rsidRPr="00B72377">
        <w:rPr>
          <w:lang w:val="en-US"/>
        </w:rPr>
        <w:t>bộ</w:t>
      </w:r>
      <w:proofErr w:type="spellEnd"/>
      <w:r w:rsidRPr="00B72377">
        <w:rPr>
          <w:lang w:val="en-US"/>
        </w:rPr>
        <w:t xml:space="preserve"> </w:t>
      </w:r>
      <w:proofErr w:type="spellStart"/>
      <w:r w:rsidRPr="00B72377">
        <w:rPr>
          <w:lang w:val="en-US"/>
        </w:rPr>
        <w:t>nhãn</w:t>
      </w:r>
      <w:proofErr w:type="spellEnd"/>
      <w:r w:rsidRPr="00B72377">
        <w:rPr>
          <w:lang w:val="en-US"/>
        </w:rPr>
        <w:t xml:space="preserve"> </w:t>
      </w:r>
      <w:proofErr w:type="spellStart"/>
      <w:r w:rsidRPr="00B72377">
        <w:rPr>
          <w:lang w:val="en-US"/>
        </w:rPr>
        <w:t>hiệu</w:t>
      </w:r>
      <w:proofErr w:type="spellEnd"/>
      <w:r w:rsidRPr="00B72377">
        <w:rPr>
          <w:lang w:val="en-US"/>
        </w:rPr>
        <w:t xml:space="preserve">, logo, </w:t>
      </w:r>
      <w:proofErr w:type="spellStart"/>
      <w:r w:rsidRPr="00B72377">
        <w:rPr>
          <w:lang w:val="en-US"/>
        </w:rPr>
        <w:t>hình</w:t>
      </w:r>
      <w:proofErr w:type="spellEnd"/>
      <w:r w:rsidRPr="00B72377">
        <w:rPr>
          <w:lang w:val="en-US"/>
        </w:rPr>
        <w:t xml:space="preserve"> </w:t>
      </w:r>
      <w:proofErr w:type="spellStart"/>
      <w:r w:rsidRPr="00B72377">
        <w:rPr>
          <w:lang w:val="en-US"/>
        </w:rPr>
        <w:t>ảnh</w:t>
      </w:r>
      <w:proofErr w:type="spellEnd"/>
      <w:r w:rsidRPr="00B72377">
        <w:rPr>
          <w:lang w:val="en-US"/>
        </w:rPr>
        <w:t xml:space="preserve">, </w:t>
      </w:r>
      <w:proofErr w:type="spellStart"/>
      <w:r w:rsidRPr="00B72377">
        <w:rPr>
          <w:lang w:val="en-US"/>
        </w:rPr>
        <w:t>nội</w:t>
      </w:r>
      <w:proofErr w:type="spellEnd"/>
      <w:r w:rsidRPr="00B72377">
        <w:rPr>
          <w:lang w:val="en-US"/>
        </w:rPr>
        <w:t xml:space="preserve"> dung, </w:t>
      </w:r>
      <w:proofErr w:type="spellStart"/>
      <w:r w:rsidRPr="00B72377">
        <w:rPr>
          <w:lang w:val="en-US"/>
        </w:rPr>
        <w:t>phần</w:t>
      </w:r>
      <w:proofErr w:type="spellEnd"/>
      <w:r w:rsidRPr="00B72377">
        <w:rPr>
          <w:lang w:val="en-US"/>
        </w:rPr>
        <w:t xml:space="preserve"> </w:t>
      </w:r>
      <w:proofErr w:type="spellStart"/>
      <w:r w:rsidRPr="00B72377">
        <w:rPr>
          <w:lang w:val="en-US"/>
        </w:rPr>
        <w:t>mềm</w:t>
      </w:r>
      <w:proofErr w:type="spellEnd"/>
      <w:r w:rsidRPr="00B72377">
        <w:rPr>
          <w:lang w:val="en-US"/>
        </w:rPr>
        <w:t xml:space="preserve"> CMS, API, </w:t>
      </w:r>
      <w:proofErr w:type="spellStart"/>
      <w:r w:rsidRPr="00B72377">
        <w:rPr>
          <w:lang w:val="en-US"/>
        </w:rPr>
        <w:t>tài</w:t>
      </w:r>
      <w:proofErr w:type="spellEnd"/>
      <w:r w:rsidRPr="00B72377">
        <w:rPr>
          <w:lang w:val="en-US"/>
        </w:rPr>
        <w:t xml:space="preserve"> </w:t>
      </w:r>
      <w:proofErr w:type="spellStart"/>
      <w:r w:rsidRPr="00B72377">
        <w:rPr>
          <w:lang w:val="en-US"/>
        </w:rPr>
        <w:t>liệu</w:t>
      </w:r>
      <w:proofErr w:type="spellEnd"/>
      <w:r w:rsidRPr="00B72377">
        <w:rPr>
          <w:lang w:val="en-US"/>
        </w:rPr>
        <w:t xml:space="preserve"> </w:t>
      </w:r>
      <w:proofErr w:type="spellStart"/>
      <w:r w:rsidRPr="00B72377">
        <w:rPr>
          <w:lang w:val="en-US"/>
        </w:rPr>
        <w:t>đào</w:t>
      </w:r>
      <w:proofErr w:type="spellEnd"/>
      <w:r w:rsidRPr="00B72377">
        <w:rPr>
          <w:lang w:val="en-US"/>
        </w:rPr>
        <w:t xml:space="preserve"> </w:t>
      </w:r>
      <w:proofErr w:type="spellStart"/>
      <w:r w:rsidRPr="00B72377">
        <w:rPr>
          <w:lang w:val="en-US"/>
        </w:rPr>
        <w:t>tạo</w:t>
      </w:r>
      <w:proofErr w:type="spellEnd"/>
      <w:r w:rsidRPr="00B72377">
        <w:rPr>
          <w:lang w:val="en-US"/>
        </w:rPr>
        <w:t xml:space="preserve"> </w:t>
      </w:r>
      <w:proofErr w:type="spellStart"/>
      <w:r w:rsidRPr="00B72377">
        <w:rPr>
          <w:lang w:val="en-US"/>
        </w:rPr>
        <w:t>và</w:t>
      </w:r>
      <w:proofErr w:type="spellEnd"/>
      <w:r w:rsidRPr="00B72377">
        <w:rPr>
          <w:lang w:val="en-US"/>
        </w:rPr>
        <w:t xml:space="preserve"> </w:t>
      </w:r>
      <w:proofErr w:type="spellStart"/>
      <w:r w:rsidRPr="00B72377">
        <w:rPr>
          <w:lang w:val="en-US"/>
        </w:rPr>
        <w:t>các</w:t>
      </w:r>
      <w:proofErr w:type="spellEnd"/>
      <w:r w:rsidRPr="00B72377">
        <w:rPr>
          <w:lang w:val="en-US"/>
        </w:rPr>
        <w:t xml:space="preserve"> </w:t>
      </w:r>
      <w:proofErr w:type="spellStart"/>
      <w:r w:rsidRPr="00B72377">
        <w:rPr>
          <w:lang w:val="en-US"/>
        </w:rPr>
        <w:t>quyền</w:t>
      </w:r>
      <w:proofErr w:type="spellEnd"/>
      <w:r w:rsidRPr="00B72377">
        <w:rPr>
          <w:lang w:val="en-US"/>
        </w:rPr>
        <w:t xml:space="preserve"> </w:t>
      </w:r>
      <w:proofErr w:type="spellStart"/>
      <w:r w:rsidRPr="00B72377">
        <w:rPr>
          <w:lang w:val="en-US"/>
        </w:rPr>
        <w:t>sở</w:t>
      </w:r>
      <w:proofErr w:type="spellEnd"/>
      <w:r w:rsidRPr="00B72377">
        <w:rPr>
          <w:lang w:val="en-US"/>
        </w:rPr>
        <w:t xml:space="preserve"> </w:t>
      </w:r>
      <w:proofErr w:type="spellStart"/>
      <w:r w:rsidRPr="00B72377">
        <w:rPr>
          <w:lang w:val="en-US"/>
        </w:rPr>
        <w:t>hữu</w:t>
      </w:r>
      <w:proofErr w:type="spellEnd"/>
      <w:r w:rsidRPr="00B72377">
        <w:rPr>
          <w:lang w:val="en-US"/>
        </w:rPr>
        <w:t xml:space="preserve"> </w:t>
      </w:r>
      <w:proofErr w:type="spellStart"/>
      <w:r w:rsidRPr="00B72377">
        <w:rPr>
          <w:lang w:val="en-US"/>
        </w:rPr>
        <w:t>trí</w:t>
      </w:r>
      <w:proofErr w:type="spellEnd"/>
      <w:r w:rsidRPr="00B72377">
        <w:rPr>
          <w:lang w:val="en-US"/>
        </w:rPr>
        <w:t xml:space="preserve"> </w:t>
      </w:r>
      <w:proofErr w:type="spellStart"/>
      <w:r w:rsidRPr="00B72377">
        <w:rPr>
          <w:lang w:val="en-US"/>
        </w:rPr>
        <w:t>tuệ</w:t>
      </w:r>
      <w:proofErr w:type="spellEnd"/>
      <w:r w:rsidRPr="00B72377">
        <w:rPr>
          <w:lang w:val="en-US"/>
        </w:rPr>
        <w:t xml:space="preserve"> </w:t>
      </w:r>
      <w:proofErr w:type="spellStart"/>
      <w:r w:rsidRPr="00B72377">
        <w:rPr>
          <w:lang w:val="en-US"/>
        </w:rPr>
        <w:t>liên</w:t>
      </w:r>
      <w:proofErr w:type="spellEnd"/>
      <w:r w:rsidRPr="00B72377">
        <w:rPr>
          <w:lang w:val="en-US"/>
        </w:rPr>
        <w:t xml:space="preserve"> </w:t>
      </w:r>
      <w:proofErr w:type="spellStart"/>
      <w:r w:rsidRPr="00B72377">
        <w:rPr>
          <w:lang w:val="en-US"/>
        </w:rPr>
        <w:t>quan</w:t>
      </w:r>
      <w:proofErr w:type="spellEnd"/>
      <w:r w:rsidRPr="00B72377">
        <w:rPr>
          <w:lang w:val="en-US"/>
        </w:rPr>
        <w:t xml:space="preserve"> </w:t>
      </w:r>
      <w:proofErr w:type="spellStart"/>
      <w:r w:rsidRPr="00B72377">
        <w:rPr>
          <w:lang w:val="en-US"/>
        </w:rPr>
        <w:t>thuộc</w:t>
      </w:r>
      <w:proofErr w:type="spellEnd"/>
      <w:r w:rsidRPr="00B72377">
        <w:rPr>
          <w:lang w:val="en-US"/>
        </w:rPr>
        <w:t xml:space="preserve"> </w:t>
      </w:r>
      <w:proofErr w:type="spellStart"/>
      <w:r w:rsidRPr="00B72377">
        <w:rPr>
          <w:lang w:val="en-US"/>
        </w:rPr>
        <w:t>sở</w:t>
      </w:r>
      <w:proofErr w:type="spellEnd"/>
      <w:r w:rsidRPr="00B72377">
        <w:rPr>
          <w:lang w:val="en-US"/>
        </w:rPr>
        <w:t xml:space="preserve"> </w:t>
      </w:r>
      <w:proofErr w:type="spellStart"/>
      <w:r w:rsidRPr="00B72377">
        <w:rPr>
          <w:lang w:val="en-US"/>
        </w:rPr>
        <w:t>hữu</w:t>
      </w:r>
      <w:proofErr w:type="spellEnd"/>
      <w:r w:rsidRPr="00B72377">
        <w:rPr>
          <w:lang w:val="en-US"/>
        </w:rPr>
        <w:t xml:space="preserve"> </w:t>
      </w:r>
      <w:proofErr w:type="spellStart"/>
      <w:r w:rsidRPr="00B72377">
        <w:rPr>
          <w:lang w:val="en-US"/>
        </w:rPr>
        <w:t>độc</w:t>
      </w:r>
      <w:proofErr w:type="spellEnd"/>
      <w:r w:rsidRPr="00B72377">
        <w:rPr>
          <w:lang w:val="en-US"/>
        </w:rPr>
        <w:t xml:space="preserve"> </w:t>
      </w:r>
      <w:proofErr w:type="spellStart"/>
      <w:r w:rsidRPr="00B72377">
        <w:rPr>
          <w:lang w:val="en-US"/>
        </w:rPr>
        <w:t>quyền</w:t>
      </w:r>
      <w:proofErr w:type="spellEnd"/>
      <w:r w:rsidRPr="00B72377">
        <w:rPr>
          <w:lang w:val="en-US"/>
        </w:rPr>
        <w:t xml:space="preserve"> </w:t>
      </w:r>
      <w:proofErr w:type="spellStart"/>
      <w:r w:rsidRPr="00B72377">
        <w:rPr>
          <w:lang w:val="en-US"/>
        </w:rPr>
        <w:t>của</w:t>
      </w:r>
      <w:proofErr w:type="spellEnd"/>
      <w:r w:rsidRPr="00B72377">
        <w:rPr>
          <w:lang w:val="en-US"/>
        </w:rPr>
        <w:t xml:space="preserve"> </w:t>
      </w:r>
      <w:proofErr w:type="spellStart"/>
      <w:r w:rsidRPr="00B72377">
        <w:rPr>
          <w:lang w:val="en-US"/>
        </w:rPr>
        <w:t>Bên</w:t>
      </w:r>
      <w:proofErr w:type="spellEnd"/>
      <w:r w:rsidRPr="00B72377">
        <w:rPr>
          <w:lang w:val="en-US"/>
        </w:rPr>
        <w:t xml:space="preserve"> A </w:t>
      </w:r>
      <w:proofErr w:type="spellStart"/>
      <w:r w:rsidRPr="00B72377">
        <w:rPr>
          <w:lang w:val="en-US"/>
        </w:rPr>
        <w:t>hoặc</w:t>
      </w:r>
      <w:proofErr w:type="spellEnd"/>
      <w:r w:rsidRPr="00B72377">
        <w:rPr>
          <w:lang w:val="en-US"/>
        </w:rPr>
        <w:t xml:space="preserve"> </w:t>
      </w:r>
      <w:proofErr w:type="spellStart"/>
      <w:r w:rsidRPr="00B72377">
        <w:rPr>
          <w:lang w:val="en-US"/>
        </w:rPr>
        <w:t>đối</w:t>
      </w:r>
      <w:proofErr w:type="spellEnd"/>
      <w:r w:rsidRPr="00B72377">
        <w:rPr>
          <w:lang w:val="en-US"/>
        </w:rPr>
        <w:t xml:space="preserve"> </w:t>
      </w:r>
      <w:proofErr w:type="spellStart"/>
      <w:r w:rsidRPr="00B72377">
        <w:rPr>
          <w:lang w:val="en-US"/>
        </w:rPr>
        <w:t>tác</w:t>
      </w:r>
      <w:proofErr w:type="spellEnd"/>
      <w:r w:rsidRPr="00B72377">
        <w:rPr>
          <w:lang w:val="en-US"/>
        </w:rPr>
        <w:t xml:space="preserve"> </w:t>
      </w:r>
      <w:proofErr w:type="spellStart"/>
      <w:r w:rsidRPr="00B72377">
        <w:rPr>
          <w:lang w:val="en-US"/>
        </w:rPr>
        <w:t>của</w:t>
      </w:r>
      <w:proofErr w:type="spellEnd"/>
      <w:r w:rsidRPr="00B72377">
        <w:rPr>
          <w:lang w:val="en-US"/>
        </w:rPr>
        <w:t xml:space="preserve"> </w:t>
      </w:r>
      <w:proofErr w:type="spellStart"/>
      <w:r w:rsidRPr="00B72377">
        <w:rPr>
          <w:lang w:val="en-US"/>
        </w:rPr>
        <w:t>Bên</w:t>
      </w:r>
      <w:proofErr w:type="spellEnd"/>
      <w:r w:rsidRPr="00B72377">
        <w:rPr>
          <w:lang w:val="en-US"/>
        </w:rPr>
        <w:t xml:space="preserve"> A.</w:t>
      </w:r>
    </w:p>
    <w:p w14:paraId="79F10A7E" w14:textId="77777777" w:rsidR="00B72377" w:rsidRPr="00B72377" w:rsidRDefault="00B72377" w:rsidP="00B72377">
      <w:pPr>
        <w:pStyle w:val="CommentText"/>
        <w:rPr>
          <w:lang w:val="en-US"/>
        </w:rPr>
      </w:pPr>
      <w:proofErr w:type="spellStart"/>
      <w:r w:rsidRPr="00B72377">
        <w:rPr>
          <w:lang w:val="en-US"/>
        </w:rPr>
        <w:t>Bên</w:t>
      </w:r>
      <w:proofErr w:type="spellEnd"/>
      <w:r w:rsidRPr="00B72377">
        <w:rPr>
          <w:lang w:val="en-US"/>
        </w:rPr>
        <w:t xml:space="preserve"> B </w:t>
      </w:r>
      <w:proofErr w:type="spellStart"/>
      <w:r w:rsidRPr="00B72377">
        <w:rPr>
          <w:lang w:val="en-US"/>
        </w:rPr>
        <w:t>chỉ</w:t>
      </w:r>
      <w:proofErr w:type="spellEnd"/>
      <w:r w:rsidRPr="00B72377">
        <w:rPr>
          <w:lang w:val="en-US"/>
        </w:rPr>
        <w:t xml:space="preserve"> </w:t>
      </w:r>
      <w:proofErr w:type="spellStart"/>
      <w:r w:rsidRPr="00B72377">
        <w:rPr>
          <w:lang w:val="en-US"/>
        </w:rPr>
        <w:t>được</w:t>
      </w:r>
      <w:proofErr w:type="spellEnd"/>
      <w:r w:rsidRPr="00B72377">
        <w:rPr>
          <w:lang w:val="en-US"/>
        </w:rPr>
        <w:t xml:space="preserve"> </w:t>
      </w:r>
      <w:proofErr w:type="spellStart"/>
      <w:r w:rsidRPr="00B72377">
        <w:rPr>
          <w:lang w:val="en-US"/>
        </w:rPr>
        <w:t>sử</w:t>
      </w:r>
      <w:proofErr w:type="spellEnd"/>
      <w:r w:rsidRPr="00B72377">
        <w:rPr>
          <w:lang w:val="en-US"/>
        </w:rPr>
        <w:t xml:space="preserve"> </w:t>
      </w:r>
      <w:proofErr w:type="spellStart"/>
      <w:r w:rsidRPr="00B72377">
        <w:rPr>
          <w:lang w:val="en-US"/>
        </w:rPr>
        <w:t>dụng</w:t>
      </w:r>
      <w:proofErr w:type="spellEnd"/>
      <w:r w:rsidRPr="00B72377">
        <w:rPr>
          <w:lang w:val="en-US"/>
        </w:rPr>
        <w:t xml:space="preserve"> </w:t>
      </w:r>
      <w:proofErr w:type="spellStart"/>
      <w:r w:rsidRPr="00B72377">
        <w:rPr>
          <w:lang w:val="en-US"/>
        </w:rPr>
        <w:t>trong</w:t>
      </w:r>
      <w:proofErr w:type="spellEnd"/>
      <w:r w:rsidRPr="00B72377">
        <w:rPr>
          <w:lang w:val="en-US"/>
        </w:rPr>
        <w:t xml:space="preserve"> </w:t>
      </w:r>
      <w:proofErr w:type="spellStart"/>
      <w:r w:rsidRPr="00B72377">
        <w:rPr>
          <w:lang w:val="en-US"/>
        </w:rPr>
        <w:t>phạm</w:t>
      </w:r>
      <w:proofErr w:type="spellEnd"/>
      <w:r w:rsidRPr="00B72377">
        <w:rPr>
          <w:lang w:val="en-US"/>
        </w:rPr>
        <w:t xml:space="preserve"> vi </w:t>
      </w:r>
      <w:proofErr w:type="spellStart"/>
      <w:r w:rsidRPr="00B72377">
        <w:rPr>
          <w:lang w:val="en-US"/>
        </w:rPr>
        <w:t>phục</w:t>
      </w:r>
      <w:proofErr w:type="spellEnd"/>
      <w:r w:rsidRPr="00B72377">
        <w:rPr>
          <w:lang w:val="en-US"/>
        </w:rPr>
        <w:t xml:space="preserve"> </w:t>
      </w:r>
      <w:proofErr w:type="spellStart"/>
      <w:r w:rsidRPr="00B72377">
        <w:rPr>
          <w:lang w:val="en-US"/>
        </w:rPr>
        <w:t>vụ</w:t>
      </w:r>
      <w:proofErr w:type="spellEnd"/>
      <w:r w:rsidRPr="00B72377">
        <w:rPr>
          <w:lang w:val="en-US"/>
        </w:rPr>
        <w:t xml:space="preserve"> </w:t>
      </w:r>
      <w:proofErr w:type="spellStart"/>
      <w:r w:rsidRPr="00B72377">
        <w:rPr>
          <w:lang w:val="en-US"/>
        </w:rPr>
        <w:t>hoạt</w:t>
      </w:r>
      <w:proofErr w:type="spellEnd"/>
      <w:r w:rsidRPr="00B72377">
        <w:rPr>
          <w:lang w:val="en-US"/>
        </w:rPr>
        <w:t xml:space="preserve"> </w:t>
      </w:r>
      <w:proofErr w:type="spellStart"/>
      <w:r w:rsidRPr="00B72377">
        <w:rPr>
          <w:lang w:val="en-US"/>
        </w:rPr>
        <w:t>động</w:t>
      </w:r>
      <w:proofErr w:type="spellEnd"/>
      <w:r w:rsidRPr="00B72377">
        <w:rPr>
          <w:lang w:val="en-US"/>
        </w:rPr>
        <w:t xml:space="preserve"> </w:t>
      </w:r>
      <w:proofErr w:type="spellStart"/>
      <w:r w:rsidRPr="00B72377">
        <w:rPr>
          <w:lang w:val="en-US"/>
        </w:rPr>
        <w:t>đại</w:t>
      </w:r>
      <w:proofErr w:type="spellEnd"/>
      <w:r w:rsidRPr="00B72377">
        <w:rPr>
          <w:lang w:val="en-US"/>
        </w:rPr>
        <w:t xml:space="preserve"> </w:t>
      </w:r>
      <w:proofErr w:type="spellStart"/>
      <w:r w:rsidRPr="00B72377">
        <w:rPr>
          <w:lang w:val="en-US"/>
        </w:rPr>
        <w:t>lý</w:t>
      </w:r>
      <w:proofErr w:type="spellEnd"/>
      <w:r w:rsidRPr="00B72377">
        <w:rPr>
          <w:lang w:val="en-US"/>
        </w:rPr>
        <w:t xml:space="preserve"> </w:t>
      </w:r>
      <w:proofErr w:type="spellStart"/>
      <w:r w:rsidRPr="00B72377">
        <w:rPr>
          <w:lang w:val="en-US"/>
        </w:rPr>
        <w:t>và</w:t>
      </w:r>
      <w:proofErr w:type="spellEnd"/>
      <w:r w:rsidRPr="00B72377">
        <w:rPr>
          <w:lang w:val="en-US"/>
        </w:rPr>
        <w:t xml:space="preserve"> </w:t>
      </w:r>
      <w:proofErr w:type="spellStart"/>
      <w:r w:rsidRPr="00B72377">
        <w:rPr>
          <w:lang w:val="en-US"/>
        </w:rPr>
        <w:t>không</w:t>
      </w:r>
      <w:proofErr w:type="spellEnd"/>
      <w:r w:rsidRPr="00B72377">
        <w:rPr>
          <w:lang w:val="en-US"/>
        </w:rPr>
        <w:t xml:space="preserve"> </w:t>
      </w:r>
      <w:proofErr w:type="spellStart"/>
      <w:r w:rsidRPr="00B72377">
        <w:rPr>
          <w:lang w:val="en-US"/>
        </w:rPr>
        <w:t>được</w:t>
      </w:r>
      <w:proofErr w:type="spellEnd"/>
      <w:r w:rsidRPr="00B72377">
        <w:rPr>
          <w:lang w:val="en-US"/>
        </w:rPr>
        <w:t xml:space="preserve"> </w:t>
      </w:r>
      <w:proofErr w:type="spellStart"/>
      <w:r w:rsidRPr="00B72377">
        <w:rPr>
          <w:lang w:val="en-US"/>
        </w:rPr>
        <w:t>đăng</w:t>
      </w:r>
      <w:proofErr w:type="spellEnd"/>
      <w:r w:rsidRPr="00B72377">
        <w:rPr>
          <w:lang w:val="en-US"/>
        </w:rPr>
        <w:t xml:space="preserve"> </w:t>
      </w:r>
      <w:proofErr w:type="spellStart"/>
      <w:r w:rsidRPr="00B72377">
        <w:rPr>
          <w:lang w:val="en-US"/>
        </w:rPr>
        <w:t>ký</w:t>
      </w:r>
      <w:proofErr w:type="spellEnd"/>
      <w:r w:rsidRPr="00B72377">
        <w:rPr>
          <w:lang w:val="en-US"/>
        </w:rPr>
        <w:t xml:space="preserve">, </w:t>
      </w:r>
      <w:proofErr w:type="spellStart"/>
      <w:r w:rsidRPr="00B72377">
        <w:rPr>
          <w:lang w:val="en-US"/>
        </w:rPr>
        <w:t>sao</w:t>
      </w:r>
      <w:proofErr w:type="spellEnd"/>
      <w:r w:rsidRPr="00B72377">
        <w:rPr>
          <w:lang w:val="en-US"/>
        </w:rPr>
        <w:t xml:space="preserve"> </w:t>
      </w:r>
      <w:proofErr w:type="spellStart"/>
      <w:r w:rsidRPr="00B72377">
        <w:rPr>
          <w:lang w:val="en-US"/>
        </w:rPr>
        <w:t>chép</w:t>
      </w:r>
      <w:proofErr w:type="spellEnd"/>
      <w:r w:rsidRPr="00B72377">
        <w:rPr>
          <w:lang w:val="en-US"/>
        </w:rPr>
        <w:t xml:space="preserve">, </w:t>
      </w:r>
      <w:proofErr w:type="spellStart"/>
      <w:r w:rsidRPr="00B72377">
        <w:rPr>
          <w:lang w:val="en-US"/>
        </w:rPr>
        <w:t>sửa</w:t>
      </w:r>
      <w:proofErr w:type="spellEnd"/>
      <w:r w:rsidRPr="00B72377">
        <w:rPr>
          <w:lang w:val="en-US"/>
        </w:rPr>
        <w:t xml:space="preserve"> </w:t>
      </w:r>
      <w:proofErr w:type="spellStart"/>
      <w:r w:rsidRPr="00B72377">
        <w:rPr>
          <w:lang w:val="en-US"/>
        </w:rPr>
        <w:t>đổi</w:t>
      </w:r>
      <w:proofErr w:type="spellEnd"/>
      <w:r w:rsidRPr="00B72377">
        <w:rPr>
          <w:lang w:val="en-US"/>
        </w:rPr>
        <w:t xml:space="preserve"> </w:t>
      </w:r>
      <w:proofErr w:type="spellStart"/>
      <w:r w:rsidRPr="00B72377">
        <w:rPr>
          <w:lang w:val="en-US"/>
        </w:rPr>
        <w:t>hoặc</w:t>
      </w:r>
      <w:proofErr w:type="spellEnd"/>
      <w:r w:rsidRPr="00B72377">
        <w:rPr>
          <w:lang w:val="en-US"/>
        </w:rPr>
        <w:t xml:space="preserve"> </w:t>
      </w:r>
      <w:proofErr w:type="spellStart"/>
      <w:r w:rsidRPr="00B72377">
        <w:rPr>
          <w:lang w:val="en-US"/>
        </w:rPr>
        <w:t>tạo</w:t>
      </w:r>
      <w:proofErr w:type="spellEnd"/>
      <w:r w:rsidRPr="00B72377">
        <w:rPr>
          <w:lang w:val="en-US"/>
        </w:rPr>
        <w:t xml:space="preserve"> </w:t>
      </w:r>
      <w:proofErr w:type="spellStart"/>
      <w:r w:rsidRPr="00B72377">
        <w:rPr>
          <w:lang w:val="en-US"/>
        </w:rPr>
        <w:t>sản</w:t>
      </w:r>
      <w:proofErr w:type="spellEnd"/>
      <w:r w:rsidRPr="00B72377">
        <w:rPr>
          <w:lang w:val="en-US"/>
        </w:rPr>
        <w:t xml:space="preserve"> </w:t>
      </w:r>
      <w:proofErr w:type="spellStart"/>
      <w:r w:rsidRPr="00B72377">
        <w:rPr>
          <w:lang w:val="en-US"/>
        </w:rPr>
        <w:t>phẩm</w:t>
      </w:r>
      <w:proofErr w:type="spellEnd"/>
      <w:r w:rsidRPr="00B72377">
        <w:rPr>
          <w:lang w:val="en-US"/>
        </w:rPr>
        <w:t xml:space="preserve"> </w:t>
      </w:r>
      <w:proofErr w:type="spellStart"/>
      <w:r w:rsidRPr="00B72377">
        <w:rPr>
          <w:lang w:val="en-US"/>
        </w:rPr>
        <w:t>phái</w:t>
      </w:r>
      <w:proofErr w:type="spellEnd"/>
      <w:r w:rsidRPr="00B72377">
        <w:rPr>
          <w:lang w:val="en-US"/>
        </w:rPr>
        <w:t xml:space="preserve"> </w:t>
      </w:r>
      <w:proofErr w:type="spellStart"/>
      <w:r w:rsidRPr="00B72377">
        <w:rPr>
          <w:lang w:val="en-US"/>
        </w:rPr>
        <w:t>sinh</w:t>
      </w:r>
      <w:proofErr w:type="spellEnd"/>
      <w:r w:rsidRPr="00B72377">
        <w:rPr>
          <w:lang w:val="en-US"/>
        </w:rPr>
        <w:t>.</w:t>
      </w:r>
    </w:p>
    <w:p w14:paraId="28688CB9" w14:textId="71568FAC" w:rsidR="00B72377" w:rsidRPr="00B72377" w:rsidRDefault="00B72377">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41204" w15:done="1"/>
  <w15:commentEx w15:paraId="15854433" w15:done="1"/>
  <w15:commentEx w15:paraId="4CECE001" w15:done="1"/>
  <w15:commentEx w15:paraId="08AF7860" w15:done="1"/>
  <w15:commentEx w15:paraId="09A04C1D" w15:done="1"/>
  <w15:commentEx w15:paraId="09D85061" w15:done="0"/>
  <w15:commentEx w15:paraId="3509CDF7" w15:done="1"/>
  <w15:commentEx w15:paraId="7CC7B068" w15:done="1"/>
  <w15:commentEx w15:paraId="28688C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D5D961" w16cex:dateUtc="2026-06-10T08:56:00Z"/>
  <w16cex:commentExtensible w16cex:durableId="5E596B3A" w16cex:dateUtc="2026-06-10T09:23:00Z"/>
  <w16cex:commentExtensible w16cex:durableId="5FD88909" w16cex:dateUtc="2026-06-10T08:55:00Z"/>
  <w16cex:commentExtensible w16cex:durableId="684C0DDC" w16cex:dateUtc="2026-06-10T09:11:00Z"/>
  <w16cex:commentExtensible w16cex:durableId="0BAC6491" w16cex:dateUtc="2026-06-10T09:14:00Z"/>
  <w16cex:commentExtensible w16cex:durableId="770FB5C3" w16cex:dateUtc="2026-06-23T07:36:00Z"/>
  <w16cex:commentExtensible w16cex:durableId="079186AC" w16cex:dateUtc="2026-06-10T08:54:00Z"/>
  <w16cex:commentExtensible w16cex:durableId="19603EC9" w16cex:dateUtc="2026-06-10T09:22:00Z"/>
  <w16cex:commentExtensible w16cex:durableId="33E08405" w16cex:dateUtc="2026-06-10T0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41204" w16cid:durableId="09D5D961"/>
  <w16cid:commentId w16cid:paraId="15854433" w16cid:durableId="5E596B3A"/>
  <w16cid:commentId w16cid:paraId="4CECE001" w16cid:durableId="5FD88909"/>
  <w16cid:commentId w16cid:paraId="08AF7860" w16cid:durableId="684C0DDC"/>
  <w16cid:commentId w16cid:paraId="09A04C1D" w16cid:durableId="0BAC6491"/>
  <w16cid:commentId w16cid:paraId="09D85061" w16cid:durableId="770FB5C3"/>
  <w16cid:commentId w16cid:paraId="3509CDF7" w16cid:durableId="079186AC"/>
  <w16cid:commentId w16cid:paraId="7CC7B068" w16cid:durableId="19603EC9"/>
  <w16cid:commentId w16cid:paraId="28688CB9" w16cid:durableId="33E084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00904E4-44F8-4934-B249-35B31B15FA19}"/>
  </w:font>
  <w:font w:name="Calibri">
    <w:panose1 w:val="020F0502020204030204"/>
    <w:charset w:val="00"/>
    <w:family w:val="swiss"/>
    <w:pitch w:val="variable"/>
    <w:sig w:usb0="E4002EFF" w:usb1="C000247B" w:usb2="00000009" w:usb3="00000000" w:csb0="000001FF" w:csb1="00000000"/>
    <w:embedRegular r:id="rId2" w:fontKey="{2EBD4578-0FC2-451D-BAE9-A5FAB7CF3B51}"/>
  </w:font>
  <w:font w:name="Cambria">
    <w:panose1 w:val="02040503050406030204"/>
    <w:charset w:val="00"/>
    <w:family w:val="roman"/>
    <w:pitch w:val="variable"/>
    <w:sig w:usb0="E00006FF" w:usb1="420024FF" w:usb2="02000000" w:usb3="00000000" w:csb0="0000019F" w:csb1="00000000"/>
    <w:embedRegular r:id="rId3" w:fontKey="{E4E56A29-E6DF-44E4-B5FD-170CCD115232}"/>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ht">
    <w15:presenceInfo w15:providerId="None" w15:userId="mai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4D"/>
    <w:rsid w:val="000E7311"/>
    <w:rsid w:val="0023178E"/>
    <w:rsid w:val="00474AB7"/>
    <w:rsid w:val="004D07B0"/>
    <w:rsid w:val="004E10A8"/>
    <w:rsid w:val="0074130F"/>
    <w:rsid w:val="007738CB"/>
    <w:rsid w:val="00B72377"/>
    <w:rsid w:val="00CA1767"/>
    <w:rsid w:val="00E172C7"/>
    <w:rsid w:val="00EE36DF"/>
    <w:rsid w:val="00FD7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49F6"/>
  <w15:docId w15:val="{C796A460-F1D7-4BA3-9C56-B094F702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CommentReference">
    <w:name w:val="annotation reference"/>
    <w:basedOn w:val="DefaultParagraphFont"/>
    <w:uiPriority w:val="99"/>
    <w:semiHidden/>
    <w:unhideWhenUsed/>
    <w:rsid w:val="00B72377"/>
    <w:rPr>
      <w:sz w:val="16"/>
      <w:szCs w:val="16"/>
    </w:rPr>
  </w:style>
  <w:style w:type="paragraph" w:styleId="CommentText">
    <w:name w:val="annotation text"/>
    <w:basedOn w:val="Normal"/>
    <w:link w:val="CommentTextChar"/>
    <w:uiPriority w:val="99"/>
    <w:semiHidden/>
    <w:unhideWhenUsed/>
    <w:rsid w:val="00B72377"/>
    <w:rPr>
      <w:sz w:val="20"/>
      <w:szCs w:val="20"/>
    </w:rPr>
  </w:style>
  <w:style w:type="character" w:customStyle="1" w:styleId="CommentTextChar">
    <w:name w:val="Comment Text Char"/>
    <w:basedOn w:val="DefaultParagraphFont"/>
    <w:link w:val="CommentText"/>
    <w:uiPriority w:val="99"/>
    <w:semiHidden/>
    <w:rsid w:val="00B72377"/>
    <w:rPr>
      <w:sz w:val="20"/>
      <w:szCs w:val="20"/>
    </w:rPr>
  </w:style>
  <w:style w:type="paragraph" w:styleId="CommentSubject">
    <w:name w:val="annotation subject"/>
    <w:basedOn w:val="CommentText"/>
    <w:next w:val="CommentText"/>
    <w:link w:val="CommentSubjectChar"/>
    <w:uiPriority w:val="99"/>
    <w:semiHidden/>
    <w:unhideWhenUsed/>
    <w:rsid w:val="00B72377"/>
    <w:rPr>
      <w:b/>
      <w:bCs/>
    </w:rPr>
  </w:style>
  <w:style w:type="character" w:customStyle="1" w:styleId="CommentSubjectChar">
    <w:name w:val="Comment Subject Char"/>
    <w:basedOn w:val="CommentTextChar"/>
    <w:link w:val="CommentSubject"/>
    <w:uiPriority w:val="99"/>
    <w:semiHidden/>
    <w:rsid w:val="00B72377"/>
    <w:rPr>
      <w:b/>
      <w:bCs/>
      <w:sz w:val="20"/>
      <w:szCs w:val="20"/>
    </w:rPr>
  </w:style>
  <w:style w:type="paragraph" w:styleId="NormalWeb">
    <w:name w:val="Normal (Web)"/>
    <w:basedOn w:val="Normal"/>
    <w:uiPriority w:val="99"/>
    <w:semiHidden/>
    <w:unhideWhenUsed/>
    <w:rsid w:val="00B72377"/>
    <w:rPr>
      <w:rFonts w:ascii="Times New Roman" w:hAnsi="Times New Roman" w:cs="Times New Roman"/>
    </w:rPr>
  </w:style>
  <w:style w:type="paragraph" w:styleId="Revision">
    <w:name w:val="Revision"/>
    <w:hidden/>
    <w:uiPriority w:val="99"/>
    <w:semiHidden/>
    <w:rsid w:val="00773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HzFUNyo0u7xGMI1BMZHzn9yew==">CgMxLjA4AHIhMURFZU1DZWFNX0tTTFZ4c2JhODNJSzRvdVJ3QkJHT0VH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2945</Words>
  <Characters>16789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maiht</cp:lastModifiedBy>
  <cp:revision>8</cp:revision>
  <dcterms:created xsi:type="dcterms:W3CDTF">2026-06-10T08:52:00Z</dcterms:created>
  <dcterms:modified xsi:type="dcterms:W3CDTF">2026-06-23T07:40:00Z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e3cf3f99-b0dd-4b7c-be57-2b6175d69906</vt:lpwstr>
  </property>
</Properties>
</file>