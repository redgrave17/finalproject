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tag w:val="goog_rdk_2"/>
        <w:id w:val="170063221"/>
      </w:sdtPr>
      <w:sdtEndPr/>
      <w:sdtContent>
        <w:p w14:paraId="00000001" w14:textId="77777777" w:rsidR="00312D72" w:rsidRDefault="00D542AC">
          <w:pPr>
            <w:spacing w:before="120" w:after="0" w:line="288" w:lineRule="auto"/>
            <w:jc w:val="center"/>
            <w:rPr>
              <w:rFonts w:ascii="Times New Roman" w:eastAsia="Times New Roman" w:hAnsi="Times New Roman" w:cs="Times New Roman"/>
              <w:sz w:val="24"/>
              <w:szCs w:val="24"/>
            </w:rPr>
          </w:pPr>
          <w:sdt>
            <w:sdtPr>
              <w:tag w:val="goog_rdk_0"/>
              <w:id w:val="1377422875"/>
            </w:sdtPr>
            <w:sdtEndPr/>
            <w:sdtContent>
              <w:r w:rsidR="00364F45">
                <w:rPr>
                  <w:rFonts w:ascii="Times New Roman" w:eastAsia="Times New Roman" w:hAnsi="Times New Roman" w:cs="Times New Roman"/>
                  <w:b/>
                  <w:bCs/>
                  <w:sz w:val="24"/>
                  <w:szCs w:val="24"/>
                </w:rPr>
                <w:t>HỢP ĐỒNG DỊCH VỤ</w:t>
              </w:r>
            </w:sdtContent>
          </w:sdt>
          <w:sdt>
            <w:sdtPr>
              <w:tag w:val="goog_rdk_1"/>
              <w:id w:val="-567485845"/>
            </w:sdtPr>
            <w:sdtEndPr/>
            <w:sdtContent/>
          </w:sdt>
        </w:p>
      </w:sdtContent>
    </w:sdt>
    <w:sdt>
      <w:sdtPr>
        <w:tag w:val="goog_rdk_4"/>
        <w:id w:val="40923911"/>
      </w:sdtPr>
      <w:sdtEndPr/>
      <w:sdtContent>
        <w:p w14:paraId="00000002" w14:textId="77777777" w:rsidR="00312D72" w:rsidRDefault="00D542AC">
          <w:pPr>
            <w:spacing w:before="120" w:after="0" w:line="288" w:lineRule="auto"/>
            <w:jc w:val="center"/>
            <w:rPr>
              <w:rFonts w:ascii="Times New Roman" w:eastAsia="Times New Roman" w:hAnsi="Times New Roman" w:cs="Times New Roman"/>
              <w:sz w:val="24"/>
              <w:szCs w:val="24"/>
            </w:rPr>
          </w:pPr>
          <w:sdt>
            <w:sdtPr>
              <w:tag w:val="goog_rdk_3"/>
              <w:id w:val="-751295819"/>
            </w:sdtPr>
            <w:sdtEndPr/>
            <w:sdtContent>
              <w:r w:rsidR="00364F45">
                <w:rPr>
                  <w:rFonts w:ascii="Times New Roman" w:eastAsia="Times New Roman" w:hAnsi="Times New Roman" w:cs="Times New Roman"/>
                  <w:sz w:val="24"/>
                  <w:szCs w:val="24"/>
                </w:rPr>
                <w:t>Số …</w:t>
              </w:r>
              <w:proofErr w:type="gramStart"/>
              <w:r w:rsidR="00364F45">
                <w:rPr>
                  <w:rFonts w:ascii="Times New Roman" w:eastAsia="Times New Roman" w:hAnsi="Times New Roman" w:cs="Times New Roman"/>
                  <w:sz w:val="24"/>
                  <w:szCs w:val="24"/>
                </w:rPr>
                <w:t>…..</w:t>
              </w:r>
              <w:proofErr w:type="gramEnd"/>
              <w:r w:rsidR="00364F45">
                <w:rPr>
                  <w:rFonts w:ascii="Times New Roman" w:eastAsia="Times New Roman" w:hAnsi="Times New Roman" w:cs="Times New Roman"/>
                  <w:sz w:val="24"/>
                  <w:szCs w:val="24"/>
                </w:rPr>
                <w:t>/2026/ZVAS/VNG-………</w:t>
              </w:r>
            </w:sdtContent>
          </w:sdt>
        </w:p>
      </w:sdtContent>
    </w:sdt>
    <w:sdt>
      <w:sdtPr>
        <w:tag w:val="goog_rdk_6"/>
        <w:id w:val="47337879"/>
      </w:sdtPr>
      <w:sdtEndPr/>
      <w:sdtContent>
        <w:p w14:paraId="00000003" w14:textId="77777777" w:rsidR="00312D72" w:rsidRDefault="00D542AC">
          <w:pPr>
            <w:spacing w:before="120" w:after="0" w:line="288" w:lineRule="auto"/>
            <w:jc w:val="both"/>
            <w:rPr>
              <w:rFonts w:ascii="Times New Roman" w:eastAsia="Times New Roman" w:hAnsi="Times New Roman" w:cs="Times New Roman"/>
              <w:sz w:val="24"/>
              <w:szCs w:val="24"/>
            </w:rPr>
          </w:pPr>
          <w:sdt>
            <w:sdtPr>
              <w:tag w:val="goog_rdk_5"/>
              <w:id w:val="1489657621"/>
            </w:sdtPr>
            <w:sdtEndPr/>
            <w:sdtContent>
              <w:r w:rsidR="00364F45">
                <w:rPr>
                  <w:rFonts w:ascii="Times New Roman" w:eastAsia="Times New Roman" w:hAnsi="Times New Roman" w:cs="Times New Roman"/>
                  <w:sz w:val="24"/>
                  <w:szCs w:val="24"/>
                </w:rPr>
                <w:t>Hôm nay, ngày … tháng … năm 2026 tại TP. HCM (“Ngày Hiệu Lực”), chúng tôi gồm:</w:t>
              </w:r>
            </w:sdtContent>
          </w:sdt>
        </w:p>
      </w:sdtContent>
    </w:sdt>
    <w:sdt>
      <w:sdtPr>
        <w:tag w:val="goog_rdk_8"/>
        <w:id w:val="48135739"/>
      </w:sdtPr>
      <w:sdtEndPr/>
      <w:sdtContent>
        <w:p w14:paraId="00000004" w14:textId="77777777" w:rsidR="00312D72" w:rsidRDefault="00D542AC">
          <w:pPr>
            <w:spacing w:before="120" w:after="0" w:line="288" w:lineRule="auto"/>
            <w:jc w:val="both"/>
            <w:rPr>
              <w:rFonts w:ascii="Times New Roman" w:eastAsia="Times New Roman" w:hAnsi="Times New Roman" w:cs="Times New Roman"/>
              <w:sz w:val="24"/>
              <w:szCs w:val="24"/>
            </w:rPr>
          </w:pPr>
          <w:sdt>
            <w:sdtPr>
              <w:tag w:val="goog_rdk_7"/>
              <w:id w:val="2061720526"/>
            </w:sdtPr>
            <w:sdtEndPr/>
            <w:sdtContent/>
          </w:sdt>
        </w:p>
      </w:sdtContent>
    </w:sdt>
    <w:tbl>
      <w:tblPr>
        <w:tblStyle w:val="a"/>
        <w:tblW w:w="9653" w:type="dxa"/>
        <w:tblInd w:w="-113" w:type="dxa"/>
        <w:tblLayout w:type="fixed"/>
        <w:tblLook w:val="0000" w:firstRow="0" w:lastRow="0" w:firstColumn="0" w:lastColumn="0" w:noHBand="0" w:noVBand="0"/>
      </w:tblPr>
      <w:tblGrid>
        <w:gridCol w:w="1823"/>
        <w:gridCol w:w="3915"/>
        <w:gridCol w:w="3915"/>
      </w:tblGrid>
      <w:tr w:rsidR="00312D72" w14:paraId="383BDF8A" w14:textId="77777777">
        <w:trPr>
          <w:trHeight w:val="471"/>
        </w:trPr>
        <w:tc>
          <w:tcPr>
            <w:tcW w:w="9653" w:type="dxa"/>
            <w:gridSpan w:val="3"/>
          </w:tcPr>
          <w:p w14:paraId="00000005" w14:textId="77777777" w:rsidR="00312D72" w:rsidRDefault="00D542AC">
            <w:pPr>
              <w:tabs>
                <w:tab w:val="left" w:pos="4752"/>
              </w:tabs>
              <w:spacing w:before="120" w:after="0" w:line="288" w:lineRule="auto"/>
              <w:ind w:left="5" w:right="29"/>
              <w:jc w:val="both"/>
              <w:rPr>
                <w:rFonts w:ascii="Times New Roman" w:eastAsia="Times New Roman" w:hAnsi="Times New Roman" w:cs="Times New Roman"/>
                <w:sz w:val="24"/>
                <w:szCs w:val="24"/>
              </w:rPr>
            </w:pPr>
            <w:sdt>
              <w:sdtPr>
                <w:tag w:val="goog_rdk_9"/>
                <w:id w:val="423648888"/>
              </w:sdtPr>
              <w:sdtEndPr/>
              <w:sdtContent>
                <w:r w:rsidR="00364F45">
                  <w:rPr>
                    <w:rFonts w:ascii="Times New Roman" w:eastAsia="Times New Roman" w:hAnsi="Times New Roman" w:cs="Times New Roman"/>
                    <w:b/>
                    <w:bCs/>
                    <w:sz w:val="24"/>
                    <w:szCs w:val="24"/>
                  </w:rPr>
                  <w:t>BÊN</w:t>
                </w:r>
              </w:sdtContent>
            </w:sdt>
            <w:r w:rsidR="00364F45">
              <w:rPr>
                <w:rFonts w:ascii="Times New Roman" w:eastAsia="Times New Roman" w:hAnsi="Times New Roman" w:cs="Times New Roman"/>
                <w:sz w:val="24"/>
                <w:szCs w:val="24"/>
              </w:rPr>
              <w:t xml:space="preserve"> </w:t>
            </w:r>
            <w:sdt>
              <w:sdtPr>
                <w:tag w:val="goog_rdk_10"/>
                <w:id w:val="890432817"/>
              </w:sdtPr>
              <w:sdtEndPr/>
              <w:sdtContent>
                <w:r w:rsidR="00364F45">
                  <w:rPr>
                    <w:rFonts w:ascii="Times New Roman" w:eastAsia="Times New Roman" w:hAnsi="Times New Roman" w:cs="Times New Roman"/>
                    <w:b/>
                    <w:bCs/>
                    <w:sz w:val="24"/>
                    <w:szCs w:val="24"/>
                  </w:rPr>
                  <w:t>A: CÔNG TY CỔ PHẦN TẬP ĐOÀN VNG</w:t>
                </w:r>
              </w:sdtContent>
            </w:sdt>
          </w:p>
        </w:tc>
      </w:tr>
      <w:tr w:rsidR="00312D72" w14:paraId="6BFB7D68" w14:textId="77777777">
        <w:trPr>
          <w:trHeight w:val="212"/>
        </w:trPr>
        <w:tc>
          <w:tcPr>
            <w:tcW w:w="1823" w:type="dxa"/>
          </w:tcPr>
          <w:sdt>
            <w:sdtPr>
              <w:tag w:val="goog_rdk_16"/>
              <w:id w:val="1012020500"/>
            </w:sdtPr>
            <w:sdtEndPr/>
            <w:sdtContent>
              <w:p w14:paraId="00000008"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15"/>
                    <w:id w:val="84718073"/>
                  </w:sdtPr>
                  <w:sdtEndPr/>
                  <w:sdtContent>
                    <w:r w:rsidR="00364F45">
                      <w:rPr>
                        <w:rFonts w:ascii="Times New Roman" w:eastAsia="Times New Roman" w:hAnsi="Times New Roman" w:cs="Times New Roman"/>
                        <w:sz w:val="24"/>
                        <w:szCs w:val="24"/>
                      </w:rPr>
                      <w:t>Địa chỉ</w:t>
                    </w:r>
                  </w:sdtContent>
                </w:sdt>
              </w:p>
            </w:sdtContent>
          </w:sdt>
        </w:tc>
        <w:tc>
          <w:tcPr>
            <w:tcW w:w="7830" w:type="dxa"/>
            <w:gridSpan w:val="2"/>
          </w:tcPr>
          <w:sdt>
            <w:sdtPr>
              <w:tag w:val="goog_rdk_18"/>
              <w:id w:val="1497865198"/>
            </w:sdtPr>
            <w:sdtEndPr/>
            <w:sdtContent>
              <w:p w14:paraId="00000009" w14:textId="77777777" w:rsidR="00312D72" w:rsidRDefault="00D542AC">
                <w:pPr>
                  <w:pBdr>
                    <w:top w:val="nil"/>
                    <w:left w:val="nil"/>
                    <w:bottom w:val="nil"/>
                    <w:right w:val="nil"/>
                    <w:between w:val="nil"/>
                  </w:pBdr>
                  <w:spacing w:before="120" w:after="0" w:line="288" w:lineRule="auto"/>
                  <w:ind w:right="29"/>
                  <w:jc w:val="both"/>
                  <w:rPr>
                    <w:rFonts w:ascii="Times New Roman" w:eastAsia="Times New Roman" w:hAnsi="Times New Roman" w:cs="Times New Roman"/>
                    <w:color w:val="000000"/>
                    <w:sz w:val="24"/>
                    <w:szCs w:val="24"/>
                  </w:rPr>
                </w:pPr>
                <w:sdt>
                  <w:sdtPr>
                    <w:tag w:val="goog_rdk_17"/>
                    <w:id w:val="-1109181123"/>
                  </w:sdtPr>
                  <w:sdtEndPr/>
                  <w:sdtContent>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Z06</w:t>
                    </w:r>
                    <w:proofErr w:type="spellEnd"/>
                    <w:r w:rsidR="00364F45">
                      <w:rPr>
                        <w:rFonts w:ascii="Times New Roman" w:eastAsia="Times New Roman" w:hAnsi="Times New Roman" w:cs="Times New Roman"/>
                        <w:color w:val="000000"/>
                        <w:sz w:val="24"/>
                        <w:szCs w:val="24"/>
                      </w:rPr>
                      <w:t xml:space="preserve"> Đường số 13, Phường Tân Thuận, Thành phố Hồ Chí Minh, Việt Nam</w:t>
                    </w:r>
                  </w:sdtContent>
                </w:sdt>
              </w:p>
            </w:sdtContent>
          </w:sdt>
        </w:tc>
      </w:tr>
      <w:tr w:rsidR="00312D72" w14:paraId="2A06FB8A" w14:textId="77777777">
        <w:trPr>
          <w:trHeight w:val="179"/>
        </w:trPr>
        <w:tc>
          <w:tcPr>
            <w:tcW w:w="1823" w:type="dxa"/>
          </w:tcPr>
          <w:sdt>
            <w:sdtPr>
              <w:tag w:val="goog_rdk_22"/>
              <w:id w:val="-2056812665"/>
            </w:sdtPr>
            <w:sdtEndPr/>
            <w:sdtContent>
              <w:p w14:paraId="0000000B"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21"/>
                    <w:id w:val="-1977727343"/>
                  </w:sdtPr>
                  <w:sdtEndPr/>
                  <w:sdtContent>
                    <w:r w:rsidR="00364F45">
                      <w:rPr>
                        <w:rFonts w:ascii="Times New Roman" w:eastAsia="Times New Roman" w:hAnsi="Times New Roman" w:cs="Times New Roman"/>
                        <w:sz w:val="24"/>
                        <w:szCs w:val="24"/>
                      </w:rPr>
                      <w:t>Điện thoại</w:t>
                    </w:r>
                  </w:sdtContent>
                </w:sdt>
              </w:p>
            </w:sdtContent>
          </w:sdt>
        </w:tc>
        <w:tc>
          <w:tcPr>
            <w:tcW w:w="7830" w:type="dxa"/>
            <w:gridSpan w:val="2"/>
          </w:tcPr>
          <w:sdt>
            <w:sdtPr>
              <w:tag w:val="goog_rdk_24"/>
              <w:id w:val="-486579195"/>
            </w:sdtPr>
            <w:sdtEndPr/>
            <w:sdtContent>
              <w:p w14:paraId="0000000C"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23"/>
                    <w:id w:val="-1139630333"/>
                  </w:sdtPr>
                  <w:sdtEndPr/>
                  <w:sdtContent>
                    <w:r w:rsidR="00364F45">
                      <w:rPr>
                        <w:rFonts w:ascii="Times New Roman" w:eastAsia="Times New Roman" w:hAnsi="Times New Roman" w:cs="Times New Roman"/>
                        <w:sz w:val="24"/>
                        <w:szCs w:val="24"/>
                      </w:rPr>
                      <w:t xml:space="preserve">: (028) 39623 888                     </w:t>
                    </w:r>
                  </w:sdtContent>
                </w:sdt>
              </w:p>
            </w:sdtContent>
          </w:sdt>
        </w:tc>
      </w:tr>
      <w:tr w:rsidR="00312D72" w14:paraId="68ECA13E" w14:textId="77777777">
        <w:trPr>
          <w:trHeight w:val="241"/>
        </w:trPr>
        <w:tc>
          <w:tcPr>
            <w:tcW w:w="1823" w:type="dxa"/>
          </w:tcPr>
          <w:sdt>
            <w:sdtPr>
              <w:tag w:val="goog_rdk_28"/>
              <w:id w:val="717927935"/>
            </w:sdtPr>
            <w:sdtEndPr/>
            <w:sdtContent>
              <w:p w14:paraId="0000000E"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27"/>
                    <w:id w:val="93357503"/>
                  </w:sdtPr>
                  <w:sdtEndPr/>
                  <w:sdtContent>
                    <w:r w:rsidR="00364F45">
                      <w:rPr>
                        <w:rFonts w:ascii="Times New Roman" w:eastAsia="Times New Roman" w:hAnsi="Times New Roman" w:cs="Times New Roman"/>
                        <w:sz w:val="24"/>
                        <w:szCs w:val="24"/>
                      </w:rPr>
                      <w:t>Mã số thuế</w:t>
                    </w:r>
                  </w:sdtContent>
                </w:sdt>
              </w:p>
            </w:sdtContent>
          </w:sdt>
        </w:tc>
        <w:tc>
          <w:tcPr>
            <w:tcW w:w="7830" w:type="dxa"/>
            <w:gridSpan w:val="2"/>
          </w:tcPr>
          <w:sdt>
            <w:sdtPr>
              <w:tag w:val="goog_rdk_30"/>
              <w:id w:val="-803077157"/>
            </w:sdtPr>
            <w:sdtEndPr/>
            <w:sdtContent>
              <w:p w14:paraId="0000000F"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29"/>
                    <w:id w:val="1359485826"/>
                  </w:sdtPr>
                  <w:sdtEndPr/>
                  <w:sdtContent>
                    <w:r w:rsidR="00364F45">
                      <w:rPr>
                        <w:rFonts w:ascii="Times New Roman" w:eastAsia="Times New Roman" w:hAnsi="Times New Roman" w:cs="Times New Roman"/>
                        <w:sz w:val="24"/>
                        <w:szCs w:val="24"/>
                      </w:rPr>
                      <w:t>: 0303490096</w:t>
                    </w:r>
                  </w:sdtContent>
                </w:sdt>
              </w:p>
            </w:sdtContent>
          </w:sdt>
        </w:tc>
      </w:tr>
      <w:tr w:rsidR="00312D72" w14:paraId="58F2A5A2" w14:textId="77777777">
        <w:trPr>
          <w:trHeight w:val="471"/>
        </w:trPr>
        <w:tc>
          <w:tcPr>
            <w:tcW w:w="1823" w:type="dxa"/>
          </w:tcPr>
          <w:sdt>
            <w:sdtPr>
              <w:tag w:val="goog_rdk_34"/>
              <w:id w:val="-1658845009"/>
            </w:sdtPr>
            <w:sdtEndPr/>
            <w:sdtContent>
              <w:p w14:paraId="00000011"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33"/>
                    <w:id w:val="-239491061"/>
                  </w:sdtPr>
                  <w:sdtEndPr/>
                  <w:sdtContent>
                    <w:r w:rsidR="00364F45">
                      <w:rPr>
                        <w:rFonts w:ascii="Times New Roman" w:eastAsia="Times New Roman" w:hAnsi="Times New Roman" w:cs="Times New Roman"/>
                        <w:sz w:val="24"/>
                        <w:szCs w:val="24"/>
                      </w:rPr>
                      <w:t xml:space="preserve">Tài khoản số        </w:t>
                    </w:r>
                  </w:sdtContent>
                </w:sdt>
              </w:p>
            </w:sdtContent>
          </w:sdt>
        </w:tc>
        <w:tc>
          <w:tcPr>
            <w:tcW w:w="7830" w:type="dxa"/>
            <w:gridSpan w:val="2"/>
          </w:tcPr>
          <w:sdt>
            <w:sdtPr>
              <w:tag w:val="goog_rdk_36"/>
              <w:id w:val="686151560"/>
            </w:sdtPr>
            <w:sdtEndPr/>
            <w:sdtContent>
              <w:p w14:paraId="00000012"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35"/>
                    <w:id w:val="-930271603"/>
                  </w:sdtPr>
                  <w:sdtEndPr/>
                  <w:sdtContent>
                    <w:r w:rsidR="00364F45">
                      <w:rPr>
                        <w:rFonts w:ascii="Times New Roman" w:eastAsia="Times New Roman" w:hAnsi="Times New Roman" w:cs="Times New Roman"/>
                        <w:sz w:val="24"/>
                        <w:szCs w:val="24"/>
                      </w:rPr>
                      <w:t>:  80000399227 Ngân hàng MSB – CN Tân Bình</w:t>
                    </w:r>
                  </w:sdtContent>
                </w:sdt>
              </w:p>
            </w:sdtContent>
          </w:sdt>
        </w:tc>
      </w:tr>
      <w:tr w:rsidR="00312D72" w14:paraId="6FC91715" w14:textId="77777777">
        <w:trPr>
          <w:trHeight w:val="539"/>
        </w:trPr>
        <w:tc>
          <w:tcPr>
            <w:tcW w:w="1823" w:type="dxa"/>
          </w:tcPr>
          <w:sdt>
            <w:sdtPr>
              <w:tag w:val="goog_rdk_40"/>
              <w:id w:val="258438788"/>
            </w:sdtPr>
            <w:sdtEndPr/>
            <w:sdtContent>
              <w:p w14:paraId="00000014"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39"/>
                    <w:id w:val="352241368"/>
                  </w:sdtPr>
                  <w:sdtEndPr/>
                  <w:sdtContent>
                    <w:r w:rsidR="00364F45">
                      <w:rPr>
                        <w:rFonts w:ascii="Times New Roman" w:eastAsia="Times New Roman" w:hAnsi="Times New Roman" w:cs="Times New Roman"/>
                        <w:sz w:val="24"/>
                        <w:szCs w:val="24"/>
                      </w:rPr>
                      <w:t xml:space="preserve">Đại diện           </w:t>
                    </w:r>
                  </w:sdtContent>
                </w:sdt>
              </w:p>
            </w:sdtContent>
          </w:sdt>
        </w:tc>
        <w:tc>
          <w:tcPr>
            <w:tcW w:w="3915" w:type="dxa"/>
          </w:tcPr>
          <w:sdt>
            <w:sdtPr>
              <w:tag w:val="goog_rdk_44"/>
              <w:id w:val="-2092891491"/>
            </w:sdtPr>
            <w:sdtEndPr/>
            <w:sdtContent>
              <w:p w14:paraId="00000015"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41"/>
                    <w:id w:val="-1894200684"/>
                  </w:sdtPr>
                  <w:sdtEndPr/>
                  <w:sdtContent>
                    <w:r w:rsidR="00364F45">
                      <w:rPr>
                        <w:rFonts w:ascii="Times New Roman" w:eastAsia="Times New Roman" w:hAnsi="Times New Roman" w:cs="Times New Roman"/>
                        <w:sz w:val="24"/>
                        <w:szCs w:val="24"/>
                      </w:rPr>
                      <w:t xml:space="preserve">: Bà </w:t>
                    </w:r>
                  </w:sdtContent>
                </w:sdt>
                <w:sdt>
                  <w:sdtPr>
                    <w:tag w:val="goog_rdk_42"/>
                    <w:id w:val="1581426805"/>
                  </w:sdtPr>
                  <w:sdtEndPr/>
                  <w:sdtContent>
                    <w:r w:rsidR="00364F45">
                      <w:rPr>
                        <w:rFonts w:ascii="Times New Roman" w:eastAsia="Times New Roman" w:hAnsi="Times New Roman" w:cs="Times New Roman"/>
                        <w:b/>
                        <w:bCs/>
                        <w:sz w:val="24"/>
                        <w:szCs w:val="24"/>
                      </w:rPr>
                      <w:t xml:space="preserve">Trần Thị Bảo Vân </w:t>
                    </w:r>
                  </w:sdtContent>
                </w:sdt>
                <w:sdt>
                  <w:sdtPr>
                    <w:tag w:val="goog_rdk_43"/>
                    <w:id w:val="-802762022"/>
                  </w:sdtPr>
                  <w:sdtEndPr/>
                  <w:sdtContent>
                    <w:r w:rsidR="00364F45">
                      <w:rPr>
                        <w:rFonts w:ascii="Times New Roman" w:eastAsia="Times New Roman" w:hAnsi="Times New Roman" w:cs="Times New Roman"/>
                        <w:sz w:val="24"/>
                        <w:szCs w:val="24"/>
                      </w:rPr>
                      <w:t xml:space="preserve">                    </w:t>
                    </w:r>
                  </w:sdtContent>
                </w:sdt>
              </w:p>
            </w:sdtContent>
          </w:sdt>
        </w:tc>
        <w:tc>
          <w:tcPr>
            <w:tcW w:w="3915" w:type="dxa"/>
          </w:tcPr>
          <w:sdt>
            <w:sdtPr>
              <w:tag w:val="goog_rdk_46"/>
              <w:id w:val="-34524978"/>
            </w:sdtPr>
            <w:sdtEndPr/>
            <w:sdtContent>
              <w:p w14:paraId="00000016"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45"/>
                    <w:id w:val="-702018059"/>
                  </w:sdtPr>
                  <w:sdtEndPr/>
                  <w:sdtContent>
                    <w:r w:rsidR="00364F45">
                      <w:rPr>
                        <w:rFonts w:ascii="Times New Roman" w:eastAsia="Times New Roman" w:hAnsi="Times New Roman" w:cs="Times New Roman"/>
                        <w:sz w:val="24"/>
                        <w:szCs w:val="24"/>
                      </w:rPr>
                      <w:t>Chức vụ: Giám Đốc Cấp Cao Phụ Trách Quan Hệ Đối Tác</w:t>
                    </w:r>
                  </w:sdtContent>
                </w:sdt>
              </w:p>
            </w:sdtContent>
          </w:sdt>
        </w:tc>
      </w:tr>
      <w:tr w:rsidR="00312D72" w14:paraId="10877BAA" w14:textId="77777777">
        <w:trPr>
          <w:trHeight w:val="539"/>
        </w:trPr>
        <w:tc>
          <w:tcPr>
            <w:tcW w:w="1823" w:type="dxa"/>
          </w:tcPr>
          <w:sdt>
            <w:sdtPr>
              <w:tag w:val="goog_rdk_48"/>
              <w:id w:val="705671501"/>
            </w:sdtPr>
            <w:sdtEndPr/>
            <w:sdtContent>
              <w:p w14:paraId="00000017"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47"/>
                    <w:id w:val="1677451961"/>
                  </w:sdtPr>
                  <w:sdtEndPr/>
                  <w:sdtContent>
                    <w:r w:rsidR="00364F45">
                      <w:rPr>
                        <w:rFonts w:ascii="Times New Roman" w:eastAsia="Times New Roman" w:hAnsi="Times New Roman" w:cs="Times New Roman"/>
                        <w:sz w:val="24"/>
                        <w:szCs w:val="24"/>
                      </w:rPr>
                      <w:t xml:space="preserve">Giấy ủy quyền </w:t>
                    </w:r>
                  </w:sdtContent>
                </w:sdt>
              </w:p>
            </w:sdtContent>
          </w:sdt>
        </w:tc>
        <w:tc>
          <w:tcPr>
            <w:tcW w:w="7830" w:type="dxa"/>
            <w:gridSpan w:val="2"/>
          </w:tcPr>
          <w:sdt>
            <w:sdtPr>
              <w:tag w:val="goog_rdk_50"/>
              <w:id w:val="-1076993345"/>
            </w:sdtPr>
            <w:sdtEndPr/>
            <w:sdtContent>
              <w:p w14:paraId="00000018"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49"/>
                    <w:id w:val="-331606945"/>
                  </w:sdtPr>
                  <w:sdtEndPr/>
                  <w:sdtContent>
                    <w:r w:rsidR="00364F45">
                      <w:rPr>
                        <w:rFonts w:ascii="Times New Roman" w:eastAsia="Times New Roman" w:hAnsi="Times New Roman" w:cs="Times New Roman"/>
                        <w:sz w:val="24"/>
                        <w:szCs w:val="24"/>
                      </w:rPr>
                      <w:t xml:space="preserve">: Theo Thư </w:t>
                    </w:r>
                    <w:proofErr w:type="spellStart"/>
                    <w:r w:rsidR="00364F45">
                      <w:rPr>
                        <w:rFonts w:ascii="Times New Roman" w:eastAsia="Times New Roman" w:hAnsi="Times New Roman" w:cs="Times New Roman"/>
                        <w:sz w:val="24"/>
                        <w:szCs w:val="24"/>
                      </w:rPr>
                      <w:t>uỷ</w:t>
                    </w:r>
                    <w:proofErr w:type="spellEnd"/>
                    <w:r w:rsidR="00364F45">
                      <w:rPr>
                        <w:rFonts w:ascii="Times New Roman" w:eastAsia="Times New Roman" w:hAnsi="Times New Roman" w:cs="Times New Roman"/>
                        <w:sz w:val="24"/>
                        <w:szCs w:val="24"/>
                      </w:rPr>
                      <w:t xml:space="preserve"> quyền số 28/2026/TUQ-VNGG ngày 01/01/2026</w:t>
                    </w:r>
                  </w:sdtContent>
                </w:sdt>
              </w:p>
            </w:sdtContent>
          </w:sdt>
        </w:tc>
      </w:tr>
      <w:tr w:rsidR="00312D72" w14:paraId="389FE620" w14:textId="77777777">
        <w:trPr>
          <w:trHeight w:val="241"/>
        </w:trPr>
        <w:tc>
          <w:tcPr>
            <w:tcW w:w="1823" w:type="dxa"/>
          </w:tcPr>
          <w:sdt>
            <w:sdtPr>
              <w:tag w:val="goog_rdk_54"/>
              <w:id w:val="-1763849969"/>
            </w:sdtPr>
            <w:sdtEndPr/>
            <w:sdtContent>
              <w:p w14:paraId="0000001A"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53"/>
                    <w:id w:val="978608333"/>
                  </w:sdtPr>
                  <w:sdtEndPr/>
                  <w:sdtContent/>
                </w:sdt>
              </w:p>
            </w:sdtContent>
          </w:sdt>
        </w:tc>
        <w:tc>
          <w:tcPr>
            <w:tcW w:w="3915" w:type="dxa"/>
          </w:tcPr>
          <w:p w14:paraId="0000001B"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55"/>
                <w:id w:val="1601107946"/>
              </w:sdtPr>
              <w:sdtEndPr/>
              <w:sdtContent>
                <w:r w:rsidR="00364F45">
                  <w:rPr>
                    <w:rFonts w:ascii="Times New Roman" w:eastAsia="Times New Roman" w:hAnsi="Times New Roman" w:cs="Times New Roman"/>
                    <w:b/>
                    <w:bCs/>
                    <w:sz w:val="24"/>
                    <w:szCs w:val="24"/>
                  </w:rPr>
                  <w:t>(Sau đây được gọi là “Bên A”)</w:t>
                </w:r>
              </w:sdtContent>
            </w:sdt>
          </w:p>
        </w:tc>
        <w:tc>
          <w:tcPr>
            <w:tcW w:w="3915" w:type="dxa"/>
          </w:tcPr>
          <w:sdt>
            <w:sdtPr>
              <w:tag w:val="goog_rdk_57"/>
              <w:id w:val="832126739"/>
            </w:sdtPr>
            <w:sdtEndPr/>
            <w:sdtContent>
              <w:p w14:paraId="0000001C" w14:textId="77777777" w:rsidR="00312D72" w:rsidRDefault="00D542AC">
                <w:pPr>
                  <w:tabs>
                    <w:tab w:val="left" w:pos="2057"/>
                  </w:tabs>
                  <w:spacing w:before="120" w:after="0" w:line="288" w:lineRule="auto"/>
                  <w:ind w:right="29"/>
                  <w:jc w:val="both"/>
                  <w:rPr>
                    <w:rFonts w:ascii="Times New Roman" w:eastAsia="Times New Roman" w:hAnsi="Times New Roman" w:cs="Times New Roman"/>
                    <w:sz w:val="24"/>
                    <w:szCs w:val="24"/>
                  </w:rPr>
                </w:pPr>
                <w:sdt>
                  <w:sdtPr>
                    <w:tag w:val="goog_rdk_56"/>
                    <w:id w:val="1764799461"/>
                  </w:sdtPr>
                  <w:sdtEndPr/>
                  <w:sdtContent/>
                </w:sdt>
              </w:p>
            </w:sdtContent>
          </w:sdt>
        </w:tc>
      </w:tr>
      <w:tr w:rsidR="00312D72" w14:paraId="694C2A65" w14:textId="77777777">
        <w:trPr>
          <w:trHeight w:val="471"/>
        </w:trPr>
        <w:tc>
          <w:tcPr>
            <w:tcW w:w="9653" w:type="dxa"/>
            <w:gridSpan w:val="3"/>
          </w:tcPr>
          <w:sdt>
            <w:sdtPr>
              <w:tag w:val="goog_rdk_59"/>
              <w:id w:val="509569950"/>
            </w:sdtPr>
            <w:sdtEndPr/>
            <w:sdtContent>
              <w:p w14:paraId="0000001D" w14:textId="77777777" w:rsidR="00312D72" w:rsidRDefault="00D542AC">
                <w:pPr>
                  <w:spacing w:before="120" w:after="0" w:line="288" w:lineRule="auto"/>
                  <w:ind w:left="72" w:right="29"/>
                  <w:jc w:val="both"/>
                  <w:rPr>
                    <w:rFonts w:ascii="Times New Roman" w:eastAsia="Times New Roman" w:hAnsi="Times New Roman" w:cs="Times New Roman"/>
                    <w:sz w:val="24"/>
                    <w:szCs w:val="24"/>
                  </w:rPr>
                </w:pPr>
                <w:sdt>
                  <w:sdtPr>
                    <w:tag w:val="goog_rdk_58"/>
                    <w:id w:val="-1372390388"/>
                  </w:sdtPr>
                  <w:sdtEndPr/>
                  <w:sdtContent/>
                </w:sdt>
              </w:p>
            </w:sdtContent>
          </w:sdt>
          <w:p w14:paraId="0000001E"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60"/>
                <w:id w:val="-1009260589"/>
              </w:sdtPr>
              <w:sdtEndPr/>
              <w:sdtContent>
                <w:r w:rsidR="00364F45">
                  <w:rPr>
                    <w:rFonts w:ascii="Times New Roman" w:eastAsia="Times New Roman" w:hAnsi="Times New Roman" w:cs="Times New Roman"/>
                    <w:b/>
                    <w:bCs/>
                    <w:sz w:val="24"/>
                    <w:szCs w:val="24"/>
                  </w:rPr>
                  <w:t>BÊN B: CÔNG TY CỔ PHẦN GAPIT</w:t>
                </w:r>
              </w:sdtContent>
            </w:sdt>
          </w:p>
        </w:tc>
      </w:tr>
      <w:tr w:rsidR="00312D72" w14:paraId="2A035D8D" w14:textId="77777777">
        <w:trPr>
          <w:trHeight w:val="241"/>
        </w:trPr>
        <w:tc>
          <w:tcPr>
            <w:tcW w:w="1823" w:type="dxa"/>
          </w:tcPr>
          <w:sdt>
            <w:sdtPr>
              <w:tag w:val="goog_rdk_66"/>
              <w:id w:val="933201254"/>
            </w:sdtPr>
            <w:sdtEndPr/>
            <w:sdtContent>
              <w:p w14:paraId="00000021"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65"/>
                    <w:id w:val="-735244653"/>
                  </w:sdtPr>
                  <w:sdtEndPr/>
                  <w:sdtContent>
                    <w:r w:rsidR="00364F45">
                      <w:rPr>
                        <w:rFonts w:ascii="Times New Roman" w:eastAsia="Times New Roman" w:hAnsi="Times New Roman" w:cs="Times New Roman"/>
                        <w:sz w:val="24"/>
                        <w:szCs w:val="24"/>
                      </w:rPr>
                      <w:t>Địa chỉ</w:t>
                    </w:r>
                  </w:sdtContent>
                </w:sdt>
              </w:p>
            </w:sdtContent>
          </w:sdt>
        </w:tc>
        <w:tc>
          <w:tcPr>
            <w:tcW w:w="7830" w:type="dxa"/>
            <w:gridSpan w:val="2"/>
          </w:tcPr>
          <w:p w14:paraId="00000022" w14:textId="77777777" w:rsidR="00312D72" w:rsidRDefault="00D542AC">
            <w:pPr>
              <w:spacing w:before="120" w:after="0" w:line="288" w:lineRule="auto"/>
              <w:ind w:right="29"/>
              <w:jc w:val="both"/>
              <w:rPr>
                <w:rFonts w:ascii="Times New Roman" w:eastAsia="Times New Roman" w:hAnsi="Times New Roman" w:cs="Times New Roman"/>
                <w:sz w:val="24"/>
                <w:szCs w:val="24"/>
              </w:rPr>
            </w:pPr>
            <w:sdt>
              <w:sdtPr>
                <w:tag w:val="goog_rdk_67"/>
                <w:id w:val="1748549320"/>
              </w:sdtPr>
              <w:sdtEndPr/>
              <w:sdtContent>
                <w:r w:rsidR="00364F45">
                  <w:rPr>
                    <w:rFonts w:ascii="Times New Roman" w:eastAsia="Times New Roman" w:hAnsi="Times New Roman" w:cs="Times New Roman"/>
                    <w:sz w:val="24"/>
                    <w:szCs w:val="24"/>
                  </w:rPr>
                  <w:t xml:space="preserve">: </w:t>
                </w:r>
              </w:sdtContent>
            </w:sdt>
            <w:sdt>
              <w:sdtPr>
                <w:tag w:val="goog_rdk_68"/>
                <w:id w:val="1316897341"/>
              </w:sdtPr>
              <w:sdtEndPr/>
              <w:sdtContent>
                <w:r w:rsidR="00364F45">
                  <w:rPr>
                    <w:rFonts w:ascii="Times New Roman" w:eastAsia="Times New Roman" w:hAnsi="Times New Roman" w:cs="Times New Roman"/>
                    <w:b/>
                    <w:bCs/>
                    <w:sz w:val="24"/>
                    <w:szCs w:val="24"/>
                  </w:rPr>
                  <w:t xml:space="preserve">Phòng 902, tầng 9, </w:t>
                </w:r>
                <w:proofErr w:type="spellStart"/>
                <w:r w:rsidR="00364F45">
                  <w:rPr>
                    <w:rFonts w:ascii="Times New Roman" w:eastAsia="Times New Roman" w:hAnsi="Times New Roman" w:cs="Times New Roman"/>
                    <w:b/>
                    <w:bCs/>
                    <w:sz w:val="24"/>
                    <w:szCs w:val="24"/>
                  </w:rPr>
                  <w:t>D10</w:t>
                </w:r>
                <w:proofErr w:type="spellEnd"/>
                <w:r w:rsidR="00364F45">
                  <w:rPr>
                    <w:rFonts w:ascii="Times New Roman" w:eastAsia="Times New Roman" w:hAnsi="Times New Roman" w:cs="Times New Roman"/>
                    <w:b/>
                    <w:bCs/>
                    <w:sz w:val="24"/>
                    <w:szCs w:val="24"/>
                  </w:rPr>
                  <w:t xml:space="preserve"> </w:t>
                </w:r>
                <w:proofErr w:type="spellStart"/>
                <w:r w:rsidR="00364F45">
                  <w:rPr>
                    <w:rFonts w:ascii="Times New Roman" w:eastAsia="Times New Roman" w:hAnsi="Times New Roman" w:cs="Times New Roman"/>
                    <w:b/>
                    <w:bCs/>
                    <w:sz w:val="24"/>
                    <w:szCs w:val="24"/>
                  </w:rPr>
                  <w:t>Giảng</w:t>
                </w:r>
                <w:proofErr w:type="spellEnd"/>
                <w:r w:rsidR="00364F45">
                  <w:rPr>
                    <w:rFonts w:ascii="Times New Roman" w:eastAsia="Times New Roman" w:hAnsi="Times New Roman" w:cs="Times New Roman"/>
                    <w:b/>
                    <w:bCs/>
                    <w:sz w:val="24"/>
                    <w:szCs w:val="24"/>
                  </w:rPr>
                  <w:t xml:space="preserve"> Võ, Phường </w:t>
                </w:r>
                <w:proofErr w:type="spellStart"/>
                <w:r w:rsidR="00364F45">
                  <w:rPr>
                    <w:rFonts w:ascii="Times New Roman" w:eastAsia="Times New Roman" w:hAnsi="Times New Roman" w:cs="Times New Roman"/>
                    <w:b/>
                    <w:bCs/>
                    <w:sz w:val="24"/>
                    <w:szCs w:val="24"/>
                  </w:rPr>
                  <w:t>Giảng</w:t>
                </w:r>
                <w:proofErr w:type="spellEnd"/>
                <w:r w:rsidR="00364F45">
                  <w:rPr>
                    <w:rFonts w:ascii="Times New Roman" w:eastAsia="Times New Roman" w:hAnsi="Times New Roman" w:cs="Times New Roman"/>
                    <w:b/>
                    <w:bCs/>
                    <w:sz w:val="24"/>
                    <w:szCs w:val="24"/>
                  </w:rPr>
                  <w:t xml:space="preserve"> Võ, Thành phố Hà Nội, Việt Nam</w:t>
                </w:r>
              </w:sdtContent>
            </w:sdt>
          </w:p>
        </w:tc>
      </w:tr>
      <w:tr w:rsidR="00312D72" w14:paraId="5E28C389" w14:textId="77777777">
        <w:trPr>
          <w:trHeight w:val="241"/>
        </w:trPr>
        <w:tc>
          <w:tcPr>
            <w:tcW w:w="1823" w:type="dxa"/>
          </w:tcPr>
          <w:sdt>
            <w:sdtPr>
              <w:tag w:val="goog_rdk_72"/>
              <w:id w:val="-1209954574"/>
            </w:sdtPr>
            <w:sdtEndPr/>
            <w:sdtContent>
              <w:p w14:paraId="00000024"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71"/>
                    <w:id w:val="-1411601841"/>
                  </w:sdtPr>
                  <w:sdtEndPr/>
                  <w:sdtContent>
                    <w:r w:rsidR="00364F45">
                      <w:rPr>
                        <w:rFonts w:ascii="Times New Roman" w:eastAsia="Times New Roman" w:hAnsi="Times New Roman" w:cs="Times New Roman"/>
                        <w:sz w:val="24"/>
                        <w:szCs w:val="24"/>
                      </w:rPr>
                      <w:t>Điện thoại</w:t>
                    </w:r>
                  </w:sdtContent>
                </w:sdt>
              </w:p>
            </w:sdtContent>
          </w:sdt>
        </w:tc>
        <w:tc>
          <w:tcPr>
            <w:tcW w:w="7830" w:type="dxa"/>
            <w:gridSpan w:val="2"/>
          </w:tcPr>
          <w:sdt>
            <w:sdtPr>
              <w:tag w:val="goog_rdk_76"/>
              <w:id w:val="274892117"/>
            </w:sdtPr>
            <w:sdtEndPr/>
            <w:sdtContent>
              <w:p w14:paraId="00000025" w14:textId="77777777" w:rsidR="00312D72" w:rsidRDefault="00D542AC">
                <w:pPr>
                  <w:spacing w:before="120" w:after="0" w:line="288" w:lineRule="auto"/>
                  <w:ind w:right="29"/>
                  <w:jc w:val="both"/>
                  <w:rPr>
                    <w:rFonts w:ascii="Times New Roman" w:eastAsia="Times New Roman" w:hAnsi="Times New Roman" w:cs="Times New Roman"/>
                    <w:sz w:val="24"/>
                    <w:szCs w:val="24"/>
                  </w:rPr>
                </w:pPr>
                <w:sdt>
                  <w:sdtPr>
                    <w:tag w:val="goog_rdk_73"/>
                    <w:id w:val="-162521277"/>
                  </w:sdtPr>
                  <w:sdtEndPr/>
                  <w:sdtContent>
                    <w:r w:rsidR="00364F45">
                      <w:rPr>
                        <w:rFonts w:ascii="Times New Roman" w:eastAsia="Times New Roman" w:hAnsi="Times New Roman" w:cs="Times New Roman"/>
                        <w:sz w:val="24"/>
                        <w:szCs w:val="24"/>
                      </w:rPr>
                      <w:t xml:space="preserve">: </w:t>
                    </w:r>
                  </w:sdtContent>
                </w:sdt>
                <w:sdt>
                  <w:sdtPr>
                    <w:tag w:val="goog_rdk_74"/>
                    <w:id w:val="-1821660796"/>
                  </w:sdtPr>
                  <w:sdtEndPr/>
                  <w:sdtContent>
                    <w:r w:rsidR="00364F45">
                      <w:rPr>
                        <w:rFonts w:ascii="Times New Roman" w:eastAsia="Times New Roman" w:hAnsi="Times New Roman" w:cs="Times New Roman"/>
                        <w:color w:val="000000"/>
                        <w:sz w:val="24"/>
                        <w:szCs w:val="24"/>
                      </w:rPr>
                      <w:t>024 3512 1928</w:t>
                    </w:r>
                  </w:sdtContent>
                </w:sdt>
                <w:sdt>
                  <w:sdtPr>
                    <w:tag w:val="goog_rdk_75"/>
                    <w:id w:val="-2135724807"/>
                  </w:sdtPr>
                  <w:sdtEndPr/>
                  <w:sdtContent/>
                </w:sdt>
              </w:p>
            </w:sdtContent>
          </w:sdt>
        </w:tc>
      </w:tr>
      <w:tr w:rsidR="00312D72" w14:paraId="5CE24C63" w14:textId="77777777">
        <w:trPr>
          <w:trHeight w:val="232"/>
        </w:trPr>
        <w:tc>
          <w:tcPr>
            <w:tcW w:w="1823" w:type="dxa"/>
          </w:tcPr>
          <w:sdt>
            <w:sdtPr>
              <w:tag w:val="goog_rdk_80"/>
              <w:id w:val="-755009227"/>
            </w:sdtPr>
            <w:sdtEndPr/>
            <w:sdtContent>
              <w:p w14:paraId="00000027"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79"/>
                    <w:id w:val="252564195"/>
                  </w:sdtPr>
                  <w:sdtEndPr/>
                  <w:sdtContent>
                    <w:r w:rsidR="00364F45">
                      <w:rPr>
                        <w:rFonts w:ascii="Times New Roman" w:eastAsia="Times New Roman" w:hAnsi="Times New Roman" w:cs="Times New Roman"/>
                        <w:sz w:val="24"/>
                        <w:szCs w:val="24"/>
                      </w:rPr>
                      <w:t>Mã số thuế</w:t>
                    </w:r>
                  </w:sdtContent>
                </w:sdt>
              </w:p>
            </w:sdtContent>
          </w:sdt>
        </w:tc>
        <w:tc>
          <w:tcPr>
            <w:tcW w:w="7830" w:type="dxa"/>
            <w:gridSpan w:val="2"/>
          </w:tcPr>
          <w:sdt>
            <w:sdtPr>
              <w:tag w:val="goog_rdk_82"/>
              <w:id w:val="376766434"/>
            </w:sdtPr>
            <w:sdtEndPr/>
            <w:sdtContent>
              <w:p w14:paraId="00000028" w14:textId="77777777" w:rsidR="00312D72" w:rsidRDefault="00D542AC">
                <w:pPr>
                  <w:spacing w:before="120" w:after="0" w:line="288" w:lineRule="auto"/>
                  <w:ind w:right="29"/>
                  <w:jc w:val="both"/>
                  <w:rPr>
                    <w:rFonts w:ascii="Times New Roman" w:eastAsia="Times New Roman" w:hAnsi="Times New Roman" w:cs="Times New Roman"/>
                    <w:sz w:val="24"/>
                    <w:szCs w:val="24"/>
                  </w:rPr>
                </w:pPr>
                <w:sdt>
                  <w:sdtPr>
                    <w:tag w:val="goog_rdk_81"/>
                    <w:id w:val="-413157497"/>
                  </w:sdtPr>
                  <w:sdtEndPr/>
                  <w:sdtContent>
                    <w:r w:rsidR="00364F45">
                      <w:rPr>
                        <w:rFonts w:ascii="Times New Roman" w:eastAsia="Times New Roman" w:hAnsi="Times New Roman" w:cs="Times New Roman"/>
                        <w:sz w:val="24"/>
                        <w:szCs w:val="24"/>
                      </w:rPr>
                      <w:t>: 0101816595</w:t>
                    </w:r>
                  </w:sdtContent>
                </w:sdt>
              </w:p>
            </w:sdtContent>
          </w:sdt>
        </w:tc>
      </w:tr>
      <w:tr w:rsidR="00312D72" w14:paraId="70996833" w14:textId="77777777">
        <w:trPr>
          <w:trHeight w:val="301"/>
        </w:trPr>
        <w:tc>
          <w:tcPr>
            <w:tcW w:w="1823" w:type="dxa"/>
          </w:tcPr>
          <w:sdt>
            <w:sdtPr>
              <w:tag w:val="goog_rdk_86"/>
              <w:id w:val="-1913971582"/>
            </w:sdtPr>
            <w:sdtEndPr/>
            <w:sdtContent>
              <w:p w14:paraId="0000002A"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85"/>
                    <w:id w:val="-604626688"/>
                  </w:sdtPr>
                  <w:sdtEndPr/>
                  <w:sdtContent>
                    <w:r w:rsidR="00364F45">
                      <w:rPr>
                        <w:rFonts w:ascii="Times New Roman" w:eastAsia="Times New Roman" w:hAnsi="Times New Roman" w:cs="Times New Roman"/>
                        <w:sz w:val="24"/>
                        <w:szCs w:val="24"/>
                      </w:rPr>
                      <w:t xml:space="preserve">Tài khoản số        </w:t>
                    </w:r>
                  </w:sdtContent>
                </w:sdt>
              </w:p>
            </w:sdtContent>
          </w:sdt>
        </w:tc>
        <w:tc>
          <w:tcPr>
            <w:tcW w:w="7830" w:type="dxa"/>
            <w:gridSpan w:val="2"/>
          </w:tcPr>
          <w:sdt>
            <w:sdtPr>
              <w:tag w:val="goog_rdk_88"/>
              <w:id w:val="-1128862086"/>
            </w:sdtPr>
            <w:sdtEndPr/>
            <w:sdtContent>
              <w:p w14:paraId="0000002B" w14:textId="77777777" w:rsidR="00312D72" w:rsidRDefault="00D542AC">
                <w:pPr>
                  <w:spacing w:before="120" w:after="0" w:line="288" w:lineRule="auto"/>
                  <w:ind w:right="29"/>
                  <w:rPr>
                    <w:rFonts w:ascii="Times New Roman" w:eastAsia="Times New Roman" w:hAnsi="Times New Roman" w:cs="Times New Roman"/>
                    <w:sz w:val="24"/>
                    <w:szCs w:val="24"/>
                  </w:rPr>
                </w:pPr>
                <w:sdt>
                  <w:sdtPr>
                    <w:tag w:val="goog_rdk_87"/>
                    <w:id w:val="1294838491"/>
                  </w:sdtPr>
                  <w:sdtEndPr/>
                  <w:sdtContent>
                    <w:r w:rsidR="00364F45">
                      <w:rPr>
                        <w:rFonts w:ascii="Times New Roman" w:eastAsia="Times New Roman" w:hAnsi="Times New Roman" w:cs="Times New Roman"/>
                        <w:sz w:val="24"/>
                        <w:szCs w:val="24"/>
                      </w:rPr>
                      <w:t xml:space="preserve">: 11520462368017 – Ngân hàng </w:t>
                    </w:r>
                    <w:proofErr w:type="spellStart"/>
                    <w:r w:rsidR="00364F45">
                      <w:rPr>
                        <w:rFonts w:ascii="Times New Roman" w:eastAsia="Times New Roman" w:hAnsi="Times New Roman" w:cs="Times New Roman"/>
                        <w:sz w:val="24"/>
                        <w:szCs w:val="24"/>
                      </w:rPr>
                      <w:t>Techcombank</w:t>
                    </w:r>
                    <w:proofErr w:type="spellEnd"/>
                    <w:r w:rsidR="00364F45">
                      <w:rPr>
                        <w:rFonts w:ascii="Times New Roman" w:eastAsia="Times New Roman" w:hAnsi="Times New Roman" w:cs="Times New Roman"/>
                        <w:sz w:val="24"/>
                        <w:szCs w:val="24"/>
                      </w:rPr>
                      <w:t xml:space="preserve"> chi nhánh Ba Đình</w:t>
                    </w:r>
                  </w:sdtContent>
                </w:sdt>
              </w:p>
            </w:sdtContent>
          </w:sdt>
        </w:tc>
      </w:tr>
      <w:tr w:rsidR="00312D72" w14:paraId="483F5E7E" w14:textId="77777777">
        <w:trPr>
          <w:trHeight w:val="53"/>
        </w:trPr>
        <w:tc>
          <w:tcPr>
            <w:tcW w:w="1823" w:type="dxa"/>
          </w:tcPr>
          <w:sdt>
            <w:sdtPr>
              <w:tag w:val="goog_rdk_92"/>
              <w:id w:val="-750456985"/>
            </w:sdtPr>
            <w:sdtEndPr/>
            <w:sdtContent>
              <w:p w14:paraId="0000002D"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91"/>
                    <w:id w:val="-2084648876"/>
                  </w:sdtPr>
                  <w:sdtEndPr/>
                  <w:sdtContent>
                    <w:r w:rsidR="00364F45">
                      <w:rPr>
                        <w:rFonts w:ascii="Times New Roman" w:eastAsia="Times New Roman" w:hAnsi="Times New Roman" w:cs="Times New Roman"/>
                        <w:sz w:val="24"/>
                        <w:szCs w:val="24"/>
                      </w:rPr>
                      <w:t>Đại diện</w:t>
                    </w:r>
                  </w:sdtContent>
                </w:sdt>
              </w:p>
            </w:sdtContent>
          </w:sdt>
        </w:tc>
        <w:tc>
          <w:tcPr>
            <w:tcW w:w="7830" w:type="dxa"/>
            <w:gridSpan w:val="2"/>
          </w:tcPr>
          <w:sdt>
            <w:sdtPr>
              <w:tag w:val="goog_rdk_95"/>
              <w:id w:val="-2137498351"/>
            </w:sdtPr>
            <w:sdtEndPr/>
            <w:sdtContent>
              <w:p w14:paraId="0000002E" w14:textId="77777777" w:rsidR="00312D72" w:rsidRDefault="00D542AC">
                <w:pPr>
                  <w:spacing w:before="120" w:after="0" w:line="288" w:lineRule="auto"/>
                  <w:ind w:left="-15" w:right="29"/>
                  <w:jc w:val="both"/>
                  <w:rPr>
                    <w:rFonts w:ascii="Times New Roman" w:eastAsia="Times New Roman" w:hAnsi="Times New Roman" w:cs="Times New Roman"/>
                    <w:sz w:val="24"/>
                    <w:szCs w:val="24"/>
                  </w:rPr>
                </w:pPr>
                <w:sdt>
                  <w:sdtPr>
                    <w:tag w:val="goog_rdk_93"/>
                    <w:id w:val="1924312568"/>
                  </w:sdtPr>
                  <w:sdtEndPr/>
                  <w:sdtContent>
                    <w:r w:rsidR="00364F45">
                      <w:rPr>
                        <w:rFonts w:ascii="Times New Roman" w:eastAsia="Times New Roman" w:hAnsi="Times New Roman" w:cs="Times New Roman"/>
                        <w:sz w:val="24"/>
                        <w:szCs w:val="24"/>
                      </w:rPr>
                      <w:t>:  Bà Phi Ngọc Cẩm                                  Chức vụ: Giám đốc Khối GAPCOM</w:t>
                    </w:r>
                  </w:sdtContent>
                </w:sdt>
                <w:sdt>
                  <w:sdtPr>
                    <w:tag w:val="goog_rdk_94"/>
                    <w:id w:val="314347996"/>
                  </w:sdtPr>
                  <w:sdtEndPr/>
                  <w:sdtContent/>
                </w:sdt>
              </w:p>
            </w:sdtContent>
          </w:sdt>
        </w:tc>
      </w:tr>
      <w:tr w:rsidR="00312D72" w14:paraId="4218EC41" w14:textId="77777777">
        <w:trPr>
          <w:trHeight w:val="53"/>
        </w:trPr>
        <w:tc>
          <w:tcPr>
            <w:tcW w:w="1823" w:type="dxa"/>
          </w:tcPr>
          <w:sdt>
            <w:sdtPr>
              <w:tag w:val="goog_rdk_99"/>
              <w:id w:val="-1997422733"/>
            </w:sdtPr>
            <w:sdtEndPr/>
            <w:sdtContent>
              <w:p w14:paraId="00000030"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98"/>
                    <w:id w:val="372184322"/>
                  </w:sdtPr>
                  <w:sdtEndPr/>
                  <w:sdtContent>
                    <w:r w:rsidR="00364F45">
                      <w:rPr>
                        <w:rFonts w:ascii="Times New Roman" w:eastAsia="Times New Roman" w:hAnsi="Times New Roman" w:cs="Times New Roman"/>
                        <w:sz w:val="24"/>
                        <w:szCs w:val="24"/>
                      </w:rPr>
                      <w:t xml:space="preserve">Giấy ủy quyền </w:t>
                    </w:r>
                  </w:sdtContent>
                </w:sdt>
              </w:p>
            </w:sdtContent>
          </w:sdt>
        </w:tc>
        <w:tc>
          <w:tcPr>
            <w:tcW w:w="7830" w:type="dxa"/>
            <w:gridSpan w:val="2"/>
          </w:tcPr>
          <w:sdt>
            <w:sdtPr>
              <w:tag w:val="goog_rdk_101"/>
              <w:id w:val="1242112589"/>
            </w:sdtPr>
            <w:sdtEndPr/>
            <w:sdtContent>
              <w:p w14:paraId="00000031" w14:textId="77777777" w:rsidR="00312D72" w:rsidRDefault="00D542AC">
                <w:pPr>
                  <w:spacing w:before="120" w:after="0" w:line="288" w:lineRule="auto"/>
                  <w:ind w:left="-15" w:right="29"/>
                  <w:jc w:val="both"/>
                  <w:rPr>
                    <w:rFonts w:ascii="Times New Roman" w:eastAsia="Times New Roman" w:hAnsi="Times New Roman" w:cs="Times New Roman"/>
                    <w:sz w:val="24"/>
                    <w:szCs w:val="24"/>
                  </w:rPr>
                </w:pPr>
                <w:sdt>
                  <w:sdtPr>
                    <w:tag w:val="goog_rdk_100"/>
                    <w:id w:val="-512708677"/>
                  </w:sdtPr>
                  <w:sdtEndPr/>
                  <w:sdtContent>
                    <w:r w:rsidR="00364F45">
                      <w:rPr>
                        <w:rFonts w:ascii="Times New Roman" w:eastAsia="Times New Roman" w:hAnsi="Times New Roman" w:cs="Times New Roman"/>
                        <w:sz w:val="24"/>
                        <w:szCs w:val="24"/>
                      </w:rPr>
                      <w:t>: Theo Giấy Ủy quyền số 080/2025/</w:t>
                    </w:r>
                    <w:proofErr w:type="spellStart"/>
                    <w:r w:rsidR="00364F45">
                      <w:rPr>
                        <w:rFonts w:ascii="Times New Roman" w:eastAsia="Times New Roman" w:hAnsi="Times New Roman" w:cs="Times New Roman"/>
                        <w:sz w:val="24"/>
                        <w:szCs w:val="24"/>
                      </w:rPr>
                      <w:t>GAPIT</w:t>
                    </w:r>
                    <w:proofErr w:type="spellEnd"/>
                    <w:r w:rsidR="00364F45">
                      <w:rPr>
                        <w:rFonts w:ascii="Times New Roman" w:eastAsia="Times New Roman" w:hAnsi="Times New Roman" w:cs="Times New Roman"/>
                        <w:sz w:val="24"/>
                        <w:szCs w:val="24"/>
                      </w:rPr>
                      <w:t>/</w:t>
                    </w:r>
                    <w:proofErr w:type="spellStart"/>
                    <w:r w:rsidR="00364F45">
                      <w:rPr>
                        <w:rFonts w:ascii="Times New Roman" w:eastAsia="Times New Roman" w:hAnsi="Times New Roman" w:cs="Times New Roman"/>
                        <w:sz w:val="24"/>
                        <w:szCs w:val="24"/>
                      </w:rPr>
                      <w:t>QDUQ</w:t>
                    </w:r>
                    <w:proofErr w:type="spellEnd"/>
                    <w:r w:rsidR="00364F45">
                      <w:rPr>
                        <w:rFonts w:ascii="Times New Roman" w:eastAsia="Times New Roman" w:hAnsi="Times New Roman" w:cs="Times New Roman"/>
                        <w:sz w:val="24"/>
                        <w:szCs w:val="24"/>
                      </w:rPr>
                      <w:t xml:space="preserve"> ngày 09 tháng 05 năm 2025 bởi Giám đốc Công ty Cổ phần </w:t>
                    </w:r>
                    <w:proofErr w:type="spellStart"/>
                    <w:r w:rsidR="00364F45">
                      <w:rPr>
                        <w:rFonts w:ascii="Times New Roman" w:eastAsia="Times New Roman" w:hAnsi="Times New Roman" w:cs="Times New Roman"/>
                        <w:sz w:val="24"/>
                        <w:szCs w:val="24"/>
                      </w:rPr>
                      <w:t>GAPIT</w:t>
                    </w:r>
                    <w:proofErr w:type="spellEnd"/>
                  </w:sdtContent>
                </w:sdt>
              </w:p>
            </w:sdtContent>
          </w:sdt>
        </w:tc>
      </w:tr>
      <w:tr w:rsidR="00312D72" w14:paraId="512C4358" w14:textId="77777777">
        <w:trPr>
          <w:trHeight w:val="53"/>
        </w:trPr>
        <w:tc>
          <w:tcPr>
            <w:tcW w:w="1823" w:type="dxa"/>
          </w:tcPr>
          <w:sdt>
            <w:sdtPr>
              <w:tag w:val="goog_rdk_105"/>
              <w:id w:val="2098029504"/>
            </w:sdtPr>
            <w:sdtEndPr/>
            <w:sdtContent>
              <w:p w14:paraId="00000033" w14:textId="77777777" w:rsidR="00312D72" w:rsidRDefault="00D542AC">
                <w:pPr>
                  <w:spacing w:before="120" w:after="0" w:line="288" w:lineRule="auto"/>
                  <w:ind w:left="5" w:right="29"/>
                  <w:jc w:val="both"/>
                  <w:rPr>
                    <w:rFonts w:ascii="Times New Roman" w:eastAsia="Times New Roman" w:hAnsi="Times New Roman" w:cs="Times New Roman"/>
                    <w:sz w:val="24"/>
                    <w:szCs w:val="24"/>
                  </w:rPr>
                </w:pPr>
                <w:sdt>
                  <w:sdtPr>
                    <w:tag w:val="goog_rdk_104"/>
                    <w:id w:val="-1293013848"/>
                  </w:sdtPr>
                  <w:sdtEndPr/>
                  <w:sdtContent/>
                </w:sdt>
              </w:p>
            </w:sdtContent>
          </w:sdt>
        </w:tc>
        <w:tc>
          <w:tcPr>
            <w:tcW w:w="7830" w:type="dxa"/>
            <w:gridSpan w:val="2"/>
          </w:tcPr>
          <w:sdt>
            <w:sdtPr>
              <w:tag w:val="goog_rdk_108"/>
              <w:id w:val="1023290599"/>
            </w:sdtPr>
            <w:sdtEndPr/>
            <w:sdtContent>
              <w:p w14:paraId="00000034" w14:textId="77777777" w:rsidR="00312D72" w:rsidRDefault="00D542AC">
                <w:pPr>
                  <w:spacing w:before="120" w:after="0" w:line="288" w:lineRule="auto"/>
                  <w:ind w:right="29"/>
                  <w:jc w:val="both"/>
                  <w:rPr>
                    <w:rFonts w:ascii="Times New Roman" w:eastAsia="Times New Roman" w:hAnsi="Times New Roman" w:cs="Times New Roman"/>
                    <w:sz w:val="24"/>
                    <w:szCs w:val="24"/>
                  </w:rPr>
                </w:pPr>
                <w:sdt>
                  <w:sdtPr>
                    <w:tag w:val="goog_rdk_106"/>
                    <w:id w:val="14182940"/>
                  </w:sdtPr>
                  <w:sdtEndPr/>
                  <w:sdtContent>
                    <w:r w:rsidR="00364F45">
                      <w:rPr>
                        <w:rFonts w:ascii="Times New Roman" w:eastAsia="Times New Roman" w:hAnsi="Times New Roman" w:cs="Times New Roman"/>
                        <w:b/>
                        <w:bCs/>
                        <w:sz w:val="24"/>
                        <w:szCs w:val="24"/>
                      </w:rPr>
                      <w:t>(Sau đây được gọi là “Bên B”)</w:t>
                    </w:r>
                  </w:sdtContent>
                </w:sdt>
                <w:sdt>
                  <w:sdtPr>
                    <w:tag w:val="goog_rdk_107"/>
                    <w:id w:val="-1103477945"/>
                  </w:sdtPr>
                  <w:sdtEndPr/>
                  <w:sdtContent/>
                </w:sdt>
              </w:p>
            </w:sdtContent>
          </w:sdt>
          <w:p w14:paraId="00000035" w14:textId="77777777" w:rsidR="00312D72" w:rsidRDefault="00312D72">
            <w:pPr>
              <w:spacing w:before="120" w:after="0" w:line="288" w:lineRule="auto"/>
              <w:ind w:right="29"/>
              <w:jc w:val="both"/>
              <w:rPr>
                <w:rFonts w:ascii="Times New Roman" w:eastAsia="Times New Roman" w:hAnsi="Times New Roman" w:cs="Times New Roman"/>
                <w:sz w:val="24"/>
                <w:szCs w:val="24"/>
              </w:rPr>
            </w:pPr>
          </w:p>
        </w:tc>
      </w:tr>
    </w:tbl>
    <w:sdt>
      <w:sdtPr>
        <w:tag w:val="goog_rdk_112"/>
        <w:id w:val="-1176059546"/>
      </w:sdtPr>
      <w:sdtEndPr/>
      <w:sdtContent>
        <w:p w14:paraId="00000037" w14:textId="77777777" w:rsidR="00312D72" w:rsidRDefault="00D542AC">
          <w:pPr>
            <w:spacing w:before="120" w:after="0" w:line="360" w:lineRule="auto"/>
            <w:ind w:right="29"/>
            <w:jc w:val="both"/>
            <w:rPr>
              <w:rFonts w:ascii="Times New Roman" w:eastAsia="Times New Roman" w:hAnsi="Times New Roman" w:cs="Times New Roman"/>
              <w:sz w:val="24"/>
              <w:szCs w:val="24"/>
            </w:rPr>
          </w:pPr>
          <w:sdt>
            <w:sdtPr>
              <w:tag w:val="goog_rdk_111"/>
              <w:id w:val="664724867"/>
            </w:sdtPr>
            <w:sdtEndPr/>
            <w:sdtContent>
              <w:r w:rsidR="00364F45">
                <w:rPr>
                  <w:rFonts w:ascii="Times New Roman" w:eastAsia="Times New Roman" w:hAnsi="Times New Roman" w:cs="Times New Roman"/>
                  <w:sz w:val="24"/>
                  <w:szCs w:val="24"/>
                </w:rPr>
                <w:t xml:space="preserve">Các Bên thống nhất ký kết Hợp Đồng Dịch Vụ (“Hợp Đồng”) này với các điều khoản và điều kiện như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w:t>
              </w:r>
            </w:sdtContent>
          </w:sdt>
        </w:p>
      </w:sdtContent>
    </w:sdt>
    <w:sdt>
      <w:sdtPr>
        <w:tag w:val="goog_rdk_114"/>
        <w:id w:val="571915413"/>
      </w:sdtPr>
      <w:sdtEndPr/>
      <w:sdtContent>
        <w:p w14:paraId="00000038" w14:textId="77777777" w:rsidR="00312D72" w:rsidRDefault="00D542AC">
          <w:pPr>
            <w:pBdr>
              <w:top w:val="nil"/>
              <w:left w:val="nil"/>
              <w:bottom w:val="nil"/>
              <w:right w:val="nil"/>
              <w:between w:val="nil"/>
            </w:pBdr>
            <w:spacing w:after="0" w:line="288" w:lineRule="auto"/>
            <w:ind w:left="720" w:right="29"/>
            <w:jc w:val="both"/>
            <w:rPr>
              <w:rFonts w:ascii="Times New Roman" w:eastAsia="Times New Roman" w:hAnsi="Times New Roman" w:cs="Times New Roman"/>
              <w:color w:val="000000"/>
              <w:sz w:val="24"/>
              <w:szCs w:val="24"/>
            </w:rPr>
          </w:pPr>
          <w:sdt>
            <w:sdtPr>
              <w:tag w:val="goog_rdk_113"/>
              <w:id w:val="-29000027"/>
            </w:sdtPr>
            <w:sdtEndPr/>
            <w:sdtContent/>
          </w:sdt>
        </w:p>
      </w:sdtContent>
    </w:sdt>
    <w:sdt>
      <w:sdtPr>
        <w:tag w:val="goog_rdk_117"/>
        <w:id w:val="-1739160093"/>
      </w:sdtPr>
      <w:sdtEndPr/>
      <w:sdtContent>
        <w:p w14:paraId="00000039" w14:textId="77777777" w:rsidR="00312D72" w:rsidRPr="00312D72" w:rsidRDefault="00D542AC">
          <w:pPr>
            <w:numPr>
              <w:ilvl w:val="0"/>
              <w:numId w:val="5"/>
            </w:numPr>
            <w:pBdr>
              <w:top w:val="nil"/>
              <w:left w:val="nil"/>
              <w:bottom w:val="nil"/>
              <w:right w:val="nil"/>
              <w:between w:val="nil"/>
            </w:pBdr>
            <w:spacing w:after="0" w:line="288" w:lineRule="auto"/>
            <w:ind w:right="29" w:hanging="720"/>
            <w:jc w:val="both"/>
            <w:rPr>
              <w:color w:val="000000"/>
              <w:sz w:val="24"/>
              <w:szCs w:val="24"/>
              <w:rPrChange w:id="0" w:author="Hang" w:date="2026-05-27T07:33:00Z">
                <w:rPr>
                  <w:rFonts w:ascii="Times New Roman" w:eastAsia="Times New Roman" w:hAnsi="Times New Roman" w:cs="Times New Roman"/>
                  <w:color w:val="000000"/>
                  <w:sz w:val="24"/>
                  <w:szCs w:val="24"/>
                </w:rPr>
              </w:rPrChange>
            </w:rPr>
          </w:pPr>
          <w:sdt>
            <w:sdtPr>
              <w:tag w:val="goog_rdk_115"/>
              <w:id w:val="1732309616"/>
            </w:sdtPr>
            <w:sdtEndPr/>
            <w:sdtContent>
              <w:r w:rsidR="00364F45">
                <w:rPr>
                  <w:rFonts w:ascii="Times New Roman" w:eastAsia="Times New Roman" w:hAnsi="Times New Roman" w:cs="Times New Roman"/>
                  <w:b/>
                  <w:bCs/>
                  <w:color w:val="000000"/>
                  <w:sz w:val="24"/>
                  <w:szCs w:val="24"/>
                </w:rPr>
                <w:t>ĐỊNH NGHĨA</w:t>
              </w:r>
            </w:sdtContent>
          </w:sdt>
          <w:sdt>
            <w:sdtPr>
              <w:tag w:val="goog_rdk_116"/>
              <w:id w:val="-1927273970"/>
            </w:sdtPr>
            <w:sdtEndPr/>
            <w:sdtContent/>
          </w:sdt>
        </w:p>
      </w:sdtContent>
    </w:sdt>
    <w:p w14:paraId="0000003A"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18"/>
          <w:id w:val="1402123165"/>
        </w:sdtPr>
        <w:sdtEndPr/>
        <w:sdtContent>
          <w:r w:rsidR="00364F45">
            <w:rPr>
              <w:rFonts w:ascii="Times New Roman" w:eastAsia="Times New Roman" w:hAnsi="Times New Roman" w:cs="Times New Roman"/>
              <w:b/>
              <w:bCs/>
              <w:color w:val="000000"/>
              <w:sz w:val="24"/>
              <w:szCs w:val="24"/>
            </w:rPr>
            <w:t xml:space="preserve">“Dịch vụ </w:t>
          </w:r>
          <w:proofErr w:type="spellStart"/>
          <w:r w:rsidR="00364F45">
            <w:rPr>
              <w:rFonts w:ascii="Times New Roman" w:eastAsia="Times New Roman" w:hAnsi="Times New Roman" w:cs="Times New Roman"/>
              <w:b/>
              <w:bCs/>
              <w:color w:val="000000"/>
              <w:sz w:val="24"/>
              <w:szCs w:val="24"/>
            </w:rPr>
            <w:t>zVas</w:t>
          </w:r>
          <w:proofErr w:type="spellEnd"/>
          <w:r w:rsidR="00364F45">
            <w:rPr>
              <w:rFonts w:ascii="Times New Roman" w:eastAsia="Times New Roman" w:hAnsi="Times New Roman" w:cs="Times New Roman"/>
              <w:b/>
              <w:bCs/>
              <w:color w:val="000000"/>
              <w:sz w:val="24"/>
              <w:szCs w:val="24"/>
            </w:rPr>
            <w:t>”:</w:t>
          </w:r>
        </w:sdtContent>
      </w:sdt>
      <w:sdt>
        <w:sdtPr>
          <w:tag w:val="goog_rdk_119"/>
          <w:id w:val="-1349883026"/>
        </w:sdtPr>
        <w:sdtEndPr/>
        <w:sdtContent>
          <w:r w:rsidR="00364F45">
            <w:rPr>
              <w:rFonts w:ascii="Times New Roman" w:eastAsia="Times New Roman" w:hAnsi="Times New Roman" w:cs="Times New Roman"/>
              <w:color w:val="000000"/>
              <w:sz w:val="24"/>
              <w:szCs w:val="24"/>
            </w:rPr>
            <w:t xml:space="preserve"> là các loại dịch vụ giá trị </w:t>
          </w:r>
          <w:proofErr w:type="spellStart"/>
          <w:r w:rsidR="00364F45">
            <w:rPr>
              <w:rFonts w:ascii="Times New Roman" w:eastAsia="Times New Roman" w:hAnsi="Times New Roman" w:cs="Times New Roman"/>
              <w:color w:val="000000"/>
              <w:sz w:val="24"/>
              <w:szCs w:val="24"/>
            </w:rPr>
            <w:t>gia</w:t>
          </w:r>
          <w:proofErr w:type="spellEnd"/>
          <w:r w:rsidR="00364F45">
            <w:rPr>
              <w:rFonts w:ascii="Times New Roman" w:eastAsia="Times New Roman" w:hAnsi="Times New Roman" w:cs="Times New Roman"/>
              <w:color w:val="000000"/>
              <w:sz w:val="24"/>
              <w:szCs w:val="24"/>
            </w:rPr>
            <w:t xml:space="preserve"> tăng được phát hành bởi Bên A dành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đã có các tài khoản thường của Zalo và Zing MP3, bao gồm các dịch vụ: </w:t>
          </w:r>
          <w:r w:rsidR="00364F45">
            <w:rPr>
              <w:rFonts w:ascii="Times New Roman" w:eastAsia="Times New Roman" w:hAnsi="Times New Roman" w:cs="Times New Roman"/>
              <w:color w:val="000000"/>
              <w:sz w:val="24"/>
              <w:szCs w:val="24"/>
            </w:rPr>
            <w:lastRenderedPageBreak/>
            <w:t>ZingMP3 Plus, ZingMP3 Premium, Zalo Cloud (zCloud), Zalo Business (zBusiness), Zalo Melody (</w:t>
          </w:r>
          <w:proofErr w:type="spellStart"/>
          <w:r w:rsidR="00364F45">
            <w:rPr>
              <w:rFonts w:ascii="Times New Roman" w:eastAsia="Times New Roman" w:hAnsi="Times New Roman" w:cs="Times New Roman"/>
              <w:color w:val="000000"/>
              <w:sz w:val="24"/>
              <w:szCs w:val="24"/>
            </w:rPr>
            <w:t>zMelody</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zStyle</w:t>
          </w:r>
          <w:proofErr w:type="spellEnd"/>
          <w:r w:rsidR="00364F45">
            <w:rPr>
              <w:rFonts w:ascii="Times New Roman" w:eastAsia="Times New Roman" w:hAnsi="Times New Roman" w:cs="Times New Roman"/>
              <w:color w:val="000000"/>
              <w:sz w:val="24"/>
              <w:szCs w:val="24"/>
            </w:rPr>
            <w:t>).</w:t>
          </w:r>
        </w:sdtContent>
      </w:sdt>
    </w:p>
    <w:p w14:paraId="0000003B"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20"/>
          <w:id w:val="-1123084108"/>
        </w:sdtPr>
        <w:sdtEndPr/>
        <w:sdtContent>
          <w:r w:rsidR="00364F45">
            <w:rPr>
              <w:rFonts w:ascii="Times New Roman" w:eastAsia="Times New Roman" w:hAnsi="Times New Roman" w:cs="Times New Roman"/>
              <w:b/>
              <w:bCs/>
              <w:color w:val="000000"/>
              <w:sz w:val="24"/>
              <w:szCs w:val="24"/>
            </w:rPr>
            <w:t xml:space="preserve">“Zing MP3”: </w:t>
          </w:r>
        </w:sdtContent>
      </w:sdt>
      <w:sdt>
        <w:sdtPr>
          <w:tag w:val="goog_rdk_121"/>
          <w:id w:val="646896011"/>
        </w:sdtPr>
        <w:sdtEndPr/>
        <w:sdtContent>
          <w:r w:rsidR="00364F45">
            <w:rPr>
              <w:rFonts w:ascii="Times New Roman" w:eastAsia="Times New Roman" w:hAnsi="Times New Roman" w:cs="Times New Roman"/>
              <w:color w:val="000000"/>
              <w:sz w:val="24"/>
              <w:szCs w:val="24"/>
            </w:rPr>
            <w:t xml:space="preserve">là ứng dụng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 xml:space="preserve"> và website </w:t>
          </w:r>
        </w:sdtContent>
      </w:sdt>
      <w:hyperlink r:id="rId8">
        <w:sdt>
          <w:sdtPr>
            <w:tag w:val="goog_rdk_122"/>
            <w:id w:val="926477191"/>
          </w:sdtPr>
          <w:sdtEndPr/>
          <w:sdtContent>
            <w:r w:rsidR="00364F45">
              <w:rPr>
                <w:rFonts w:ascii="Times New Roman" w:eastAsia="Times New Roman" w:hAnsi="Times New Roman" w:cs="Times New Roman"/>
                <w:color w:val="000000"/>
                <w:sz w:val="24"/>
                <w:szCs w:val="24"/>
                <w:u w:val="single"/>
              </w:rPr>
              <w:t>https://</w:t>
            </w:r>
            <w:proofErr w:type="spellStart"/>
            <w:r w:rsidR="00364F45">
              <w:rPr>
                <w:rFonts w:ascii="Times New Roman" w:eastAsia="Times New Roman" w:hAnsi="Times New Roman" w:cs="Times New Roman"/>
                <w:color w:val="000000"/>
                <w:sz w:val="24"/>
                <w:szCs w:val="24"/>
                <w:u w:val="single"/>
              </w:rPr>
              <w:t>zingmp3.vn</w:t>
            </w:r>
            <w:proofErr w:type="spellEnd"/>
            <w:r w:rsidR="00364F45">
              <w:rPr>
                <w:rFonts w:ascii="Times New Roman" w:eastAsia="Times New Roman" w:hAnsi="Times New Roman" w:cs="Times New Roman"/>
                <w:color w:val="000000"/>
                <w:sz w:val="24"/>
                <w:szCs w:val="24"/>
                <w:u w:val="single"/>
              </w:rPr>
              <w:t>/</w:t>
            </w:r>
          </w:sdtContent>
        </w:sdt>
      </w:hyperlink>
      <w:sdt>
        <w:sdtPr>
          <w:tag w:val="goog_rdk_123"/>
          <w:id w:val="1677031259"/>
        </w:sdtPr>
        <w:sdtEndPr/>
        <w:sdtContent>
          <w:r w:rsidR="00364F45">
            <w:rPr>
              <w:rFonts w:ascii="Times New Roman" w:eastAsia="Times New Roman" w:hAnsi="Times New Roman" w:cs="Times New Roman"/>
              <w:color w:val="000000"/>
              <w:sz w:val="24"/>
              <w:szCs w:val="24"/>
            </w:rPr>
            <w:t xml:space="preserve"> - mạng xã hội nghe nhạc trực tuyến thuộc quyền sở </w:t>
          </w:r>
          <w:proofErr w:type="spellStart"/>
          <w:r w:rsidR="00364F45">
            <w:rPr>
              <w:rFonts w:ascii="Times New Roman" w:eastAsia="Times New Roman" w:hAnsi="Times New Roman" w:cs="Times New Roman"/>
              <w:color w:val="000000"/>
              <w:sz w:val="24"/>
              <w:szCs w:val="24"/>
            </w:rPr>
            <w:t>hữu</w:t>
          </w:r>
          <w:proofErr w:type="spellEnd"/>
          <w:r w:rsidR="00364F45">
            <w:rPr>
              <w:rFonts w:ascii="Times New Roman" w:eastAsia="Times New Roman" w:hAnsi="Times New Roman" w:cs="Times New Roman"/>
              <w:color w:val="000000"/>
              <w:sz w:val="24"/>
              <w:szCs w:val="24"/>
            </w:rPr>
            <w:t xml:space="preserve"> và phân phối độc quyền bởi Bên A.</w:t>
          </w:r>
        </w:sdtContent>
      </w:sdt>
    </w:p>
    <w:p w14:paraId="0000003C"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24"/>
          <w:id w:val="1353857519"/>
        </w:sdtPr>
        <w:sdtEndPr/>
        <w:sdtContent>
          <w:r w:rsidR="00364F45">
            <w:rPr>
              <w:rFonts w:ascii="Times New Roman" w:eastAsia="Times New Roman" w:hAnsi="Times New Roman" w:cs="Times New Roman"/>
              <w:b/>
              <w:bCs/>
              <w:color w:val="000000"/>
              <w:sz w:val="24"/>
              <w:szCs w:val="24"/>
            </w:rPr>
            <w:t xml:space="preserve">“Zalo”: </w:t>
          </w:r>
        </w:sdtContent>
      </w:sdt>
      <w:sdt>
        <w:sdtPr>
          <w:tag w:val="goog_rdk_125"/>
          <w:id w:val="-890556052"/>
        </w:sdtPr>
        <w:sdtEndPr/>
        <w:sdtContent>
          <w:r w:rsidR="00364F45">
            <w:rPr>
              <w:rFonts w:ascii="Times New Roman" w:eastAsia="Times New Roman" w:hAnsi="Times New Roman" w:cs="Times New Roman"/>
              <w:color w:val="000000"/>
              <w:sz w:val="24"/>
              <w:szCs w:val="24"/>
            </w:rPr>
            <w:t xml:space="preserve">là ứng dụng tin nhắn đa </w:t>
          </w:r>
        </w:sdtContent>
      </w:sdt>
      <w:sdt>
        <w:sdtPr>
          <w:tag w:val="goog_rdk_126"/>
          <w:id w:val="2063119003"/>
        </w:sdtPr>
        <w:sdtEndPr/>
        <w:sdtContent>
          <w:r w:rsidR="00364F45">
            <w:rPr>
              <w:rFonts w:ascii="Times New Roman" w:eastAsia="Times New Roman" w:hAnsi="Times New Roman" w:cs="Times New Roman"/>
              <w:color w:val="000000"/>
              <w:sz w:val="24"/>
              <w:szCs w:val="24"/>
              <w:highlight w:val="white"/>
            </w:rPr>
            <w:t>nền tảng được phát triển bởi Bên A.</w:t>
          </w:r>
        </w:sdtContent>
      </w:sdt>
      <w:sdt>
        <w:sdtPr>
          <w:tag w:val="goog_rdk_127"/>
          <w:id w:val="1714670235"/>
        </w:sdtPr>
        <w:sdtEndPr/>
        <w:sdtContent/>
      </w:sdt>
    </w:p>
    <w:p w14:paraId="0000003D"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28"/>
          <w:id w:val="-288624085"/>
        </w:sdtPr>
        <w:sdtEndPr/>
        <w:sdtContent>
          <w:r w:rsidR="00364F45">
            <w:rPr>
              <w:rFonts w:ascii="Times New Roman" w:eastAsia="Times New Roman" w:hAnsi="Times New Roman" w:cs="Times New Roman"/>
              <w:b/>
              <w:bCs/>
              <w:color w:val="000000"/>
              <w:sz w:val="24"/>
              <w:szCs w:val="24"/>
            </w:rPr>
            <w:t>“</w:t>
          </w:r>
          <w:proofErr w:type="spellStart"/>
          <w:r w:rsidR="00364F45">
            <w:rPr>
              <w:rFonts w:ascii="Times New Roman" w:eastAsia="Times New Roman" w:hAnsi="Times New Roman" w:cs="Times New Roman"/>
              <w:b/>
              <w:bCs/>
              <w:color w:val="000000"/>
              <w:sz w:val="24"/>
              <w:szCs w:val="24"/>
            </w:rPr>
            <w:t>ZingMP3</w:t>
          </w:r>
          <w:proofErr w:type="spellEnd"/>
          <w:r w:rsidR="00364F45">
            <w:rPr>
              <w:rFonts w:ascii="Times New Roman" w:eastAsia="Times New Roman" w:hAnsi="Times New Roman" w:cs="Times New Roman"/>
              <w:b/>
              <w:bCs/>
              <w:color w:val="000000"/>
              <w:sz w:val="24"/>
              <w:szCs w:val="24"/>
            </w:rPr>
            <w:t xml:space="preserve"> Plus”: </w:t>
          </w:r>
        </w:sdtContent>
      </w:sdt>
      <w:sdt>
        <w:sdtPr>
          <w:tag w:val="goog_rdk_129"/>
          <w:id w:val="-795098622"/>
        </w:sdtPr>
        <w:sdtEndPr/>
        <w:sdtContent>
          <w:r w:rsidR="00364F45">
            <w:rPr>
              <w:rFonts w:ascii="Times New Roman" w:eastAsia="Times New Roman" w:hAnsi="Times New Roman" w:cs="Times New Roman"/>
              <w:color w:val="000000"/>
              <w:sz w:val="24"/>
              <w:szCs w:val="24"/>
            </w:rPr>
            <w:t xml:space="preserve">là dịch vụ tài khoản nghe nhạc với chất lượng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 xml:space="preserve">, không quảng cáo, được sử dụng trên nền tảng nghe nhạc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w:t>
          </w:r>
        </w:sdtContent>
      </w:sdt>
    </w:p>
    <w:p w14:paraId="0000003E"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0"/>
          <w:id w:val="-582508272"/>
        </w:sdtPr>
        <w:sdtEndPr/>
        <w:sdtContent>
          <w:r w:rsidR="00364F45">
            <w:rPr>
              <w:rFonts w:ascii="Times New Roman" w:eastAsia="Times New Roman" w:hAnsi="Times New Roman" w:cs="Times New Roman"/>
              <w:b/>
              <w:bCs/>
              <w:color w:val="000000"/>
              <w:sz w:val="24"/>
              <w:szCs w:val="24"/>
            </w:rPr>
            <w:t xml:space="preserve">“Zing MP3 Premium”: </w:t>
          </w:r>
        </w:sdtContent>
      </w:sdt>
      <w:sdt>
        <w:sdtPr>
          <w:tag w:val="goog_rdk_131"/>
          <w:id w:val="-781428007"/>
        </w:sdtPr>
        <w:sdtEndPr/>
        <w:sdtContent>
          <w:r w:rsidR="00364F45">
            <w:rPr>
              <w:rFonts w:ascii="Times New Roman" w:eastAsia="Times New Roman" w:hAnsi="Times New Roman" w:cs="Times New Roman"/>
              <w:color w:val="000000"/>
              <w:sz w:val="24"/>
              <w:szCs w:val="24"/>
            </w:rPr>
            <w:t xml:space="preserve">là dịch vụ tài khoản nghe nhạc với toàn bộ đặc quyền Plus cùng </w:t>
          </w:r>
          <w:proofErr w:type="spellStart"/>
          <w:r w:rsidR="00364F45">
            <w:rPr>
              <w:rFonts w:ascii="Times New Roman" w:eastAsia="Times New Roman" w:hAnsi="Times New Roman" w:cs="Times New Roman"/>
              <w:color w:val="000000"/>
              <w:sz w:val="24"/>
              <w:szCs w:val="24"/>
            </w:rPr>
            <w:t>kho</w:t>
          </w:r>
          <w:proofErr w:type="spellEnd"/>
          <w:r w:rsidR="00364F45">
            <w:rPr>
              <w:rFonts w:ascii="Times New Roman" w:eastAsia="Times New Roman" w:hAnsi="Times New Roman" w:cs="Times New Roman"/>
              <w:color w:val="000000"/>
              <w:sz w:val="24"/>
              <w:szCs w:val="24"/>
            </w:rPr>
            <w:t xml:space="preserve"> nhạc Premium được sử dụng trên nền tảng nghe nhạc Zing MP3.</w:t>
          </w:r>
        </w:sdtContent>
      </w:sdt>
    </w:p>
    <w:p w14:paraId="0000003F"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2"/>
          <w:id w:val="-2091688530"/>
        </w:sdtPr>
        <w:sdtEndPr/>
        <w:sdtContent>
          <w:r w:rsidR="00364F45">
            <w:rPr>
              <w:rFonts w:ascii="Times New Roman" w:eastAsia="Times New Roman" w:hAnsi="Times New Roman" w:cs="Times New Roman"/>
              <w:b/>
              <w:bCs/>
              <w:color w:val="000000"/>
              <w:sz w:val="24"/>
              <w:szCs w:val="24"/>
            </w:rPr>
            <w:t>“zCloud”:</w:t>
          </w:r>
        </w:sdtContent>
      </w:sdt>
      <w:sdt>
        <w:sdtPr>
          <w:tag w:val="goog_rdk_133"/>
          <w:id w:val="-539566745"/>
        </w:sdtPr>
        <w:sdtEndPr/>
        <w:sdtContent>
          <w:r w:rsidR="00364F45">
            <w:rPr>
              <w:rFonts w:ascii="Times New Roman" w:eastAsia="Times New Roman" w:hAnsi="Times New Roman" w:cs="Times New Roman"/>
              <w:color w:val="000000"/>
              <w:sz w:val="24"/>
              <w:szCs w:val="24"/>
            </w:rPr>
            <w:t xml:space="preserve"> là dịch vụ cung cấp không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lưu trữ dữ liệu trên nền tảng ứng dụng Zalo.</w:t>
          </w:r>
        </w:sdtContent>
      </w:sdt>
    </w:p>
    <w:p w14:paraId="00000040"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4"/>
          <w:id w:val="414554922"/>
        </w:sdtPr>
        <w:sdtEndPr/>
        <w:sdtContent>
          <w:r w:rsidR="00364F45">
            <w:rPr>
              <w:rFonts w:ascii="Times New Roman" w:eastAsia="Times New Roman" w:hAnsi="Times New Roman" w:cs="Times New Roman"/>
              <w:b/>
              <w:bCs/>
              <w:color w:val="000000"/>
              <w:sz w:val="24"/>
              <w:szCs w:val="24"/>
            </w:rPr>
            <w:t>“zBusiness”:</w:t>
          </w:r>
        </w:sdtContent>
      </w:sdt>
      <w:sdt>
        <w:sdtPr>
          <w:tag w:val="goog_rdk_135"/>
          <w:id w:val="1376348206"/>
        </w:sdtPr>
        <w:sdtEndPr/>
        <w:sdtContent>
          <w:r w:rsidR="00364F45">
            <w:rPr>
              <w:rFonts w:ascii="Times New Roman" w:eastAsia="Times New Roman" w:hAnsi="Times New Roman" w:cs="Times New Roman"/>
              <w:color w:val="000000"/>
              <w:sz w:val="24"/>
              <w:szCs w:val="24"/>
            </w:rPr>
            <w:t xml:space="preserve"> là dịch vụ zBusiness,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đó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tài khoản Zalo với nhiều tính năng hỗ trợ nâng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w:t>
          </w:r>
        </w:sdtContent>
      </w:sdt>
    </w:p>
    <w:p w14:paraId="00000041"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6"/>
          <w:id w:val="-1086982967"/>
        </w:sdtPr>
        <w:sdtEndPr/>
        <w:sdtContent>
          <w:r w:rsidR="00364F45">
            <w:rPr>
              <w:rFonts w:ascii="Times New Roman" w:eastAsia="Times New Roman" w:hAnsi="Times New Roman" w:cs="Times New Roman"/>
              <w:b/>
              <w:bCs/>
              <w:color w:val="000000"/>
              <w:sz w:val="24"/>
              <w:szCs w:val="24"/>
            </w:rPr>
            <w:t>“</w:t>
          </w:r>
          <w:proofErr w:type="spellStart"/>
          <w:r w:rsidR="00364F45">
            <w:rPr>
              <w:rFonts w:ascii="Times New Roman" w:eastAsia="Times New Roman" w:hAnsi="Times New Roman" w:cs="Times New Roman"/>
              <w:b/>
              <w:bCs/>
              <w:color w:val="000000"/>
              <w:sz w:val="24"/>
              <w:szCs w:val="24"/>
            </w:rPr>
            <w:t>zMelody</w:t>
          </w:r>
          <w:proofErr w:type="spellEnd"/>
          <w:r w:rsidR="00364F45">
            <w:rPr>
              <w:rFonts w:ascii="Times New Roman" w:eastAsia="Times New Roman" w:hAnsi="Times New Roman" w:cs="Times New Roman"/>
              <w:b/>
              <w:bCs/>
              <w:color w:val="000000"/>
              <w:sz w:val="24"/>
              <w:szCs w:val="24"/>
            </w:rPr>
            <w:t>”:</w:t>
          </w:r>
        </w:sdtContent>
      </w:sdt>
      <w:sdt>
        <w:sdtPr>
          <w:tag w:val="goog_rdk_137"/>
          <w:id w:val="-453976264"/>
        </w:sdtPr>
        <w:sdtEndPr/>
        <w:sdtContent>
          <w:r w:rsidR="00364F45">
            <w:rPr>
              <w:rFonts w:ascii="Times New Roman" w:eastAsia="Times New Roman" w:hAnsi="Times New Roman" w:cs="Times New Roman"/>
              <w:color w:val="000000"/>
              <w:sz w:val="24"/>
              <w:szCs w:val="24"/>
            </w:rPr>
            <w:t xml:space="preserve"> là dịch vụ nhạc chờ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các cuộc gọi trên nền tảng ứng dụng Zalo.</w:t>
          </w:r>
        </w:sdtContent>
      </w:sdt>
    </w:p>
    <w:p w14:paraId="00000042" w14:textId="77777777" w:rsidR="00312D72" w:rsidRDefault="00D542AC">
      <w:pPr>
        <w:numPr>
          <w:ilvl w:val="1"/>
          <w:numId w:val="4"/>
        </w:numPr>
        <w:pBdr>
          <w:top w:val="nil"/>
          <w:left w:val="nil"/>
          <w:bottom w:val="nil"/>
          <w:right w:val="nil"/>
          <w:between w:val="nil"/>
        </w:pBdr>
        <w:spacing w:after="0" w:line="288" w:lineRule="auto"/>
        <w:ind w:right="29"/>
        <w:jc w:val="both"/>
        <w:rPr>
          <w:rFonts w:ascii="Times New Roman" w:eastAsia="Times New Roman" w:hAnsi="Times New Roman" w:cs="Times New Roman"/>
          <w:color w:val="000000"/>
          <w:sz w:val="24"/>
          <w:szCs w:val="24"/>
        </w:rPr>
      </w:pPr>
      <w:sdt>
        <w:sdtPr>
          <w:tag w:val="goog_rdk_138"/>
          <w:id w:val="202285868"/>
        </w:sdtPr>
        <w:sdtEndPr/>
        <w:sdtContent>
          <w:r w:rsidR="00364F45">
            <w:rPr>
              <w:rFonts w:ascii="Times New Roman" w:eastAsia="Times New Roman" w:hAnsi="Times New Roman" w:cs="Times New Roman"/>
              <w:b/>
              <w:bCs/>
              <w:color w:val="000000"/>
              <w:sz w:val="24"/>
              <w:szCs w:val="24"/>
            </w:rPr>
            <w:t>“</w:t>
          </w:r>
          <w:proofErr w:type="spellStart"/>
          <w:r w:rsidR="00364F45">
            <w:rPr>
              <w:rFonts w:ascii="Times New Roman" w:eastAsia="Times New Roman" w:hAnsi="Times New Roman" w:cs="Times New Roman"/>
              <w:b/>
              <w:bCs/>
              <w:color w:val="000000"/>
              <w:sz w:val="24"/>
              <w:szCs w:val="24"/>
            </w:rPr>
            <w:t>zStyle</w:t>
          </w:r>
          <w:proofErr w:type="spellEnd"/>
          <w:r w:rsidR="00364F45">
            <w:rPr>
              <w:rFonts w:ascii="Times New Roman" w:eastAsia="Times New Roman" w:hAnsi="Times New Roman" w:cs="Times New Roman"/>
              <w:b/>
              <w:bCs/>
              <w:color w:val="000000"/>
              <w:sz w:val="24"/>
              <w:szCs w:val="24"/>
            </w:rPr>
            <w:t>”:</w:t>
          </w:r>
        </w:sdtContent>
      </w:sdt>
      <w:sdt>
        <w:sdtPr>
          <w:tag w:val="goog_rdk_139"/>
          <w:id w:val="-573517332"/>
        </w:sdtPr>
        <w:sdtEndPr/>
        <w:sdtContent>
          <w:r w:rsidR="00364F45">
            <w:rPr>
              <w:rFonts w:ascii="Times New Roman" w:eastAsia="Times New Roman" w:hAnsi="Times New Roman" w:cs="Times New Roman"/>
              <w:color w:val="000000"/>
              <w:sz w:val="24"/>
              <w:szCs w:val="24"/>
            </w:rPr>
            <w:t xml:space="preserve"> là dịch vụ nhạc </w:t>
          </w:r>
          <w:proofErr w:type="spellStart"/>
          <w:r w:rsidR="00364F45">
            <w:rPr>
              <w:rFonts w:ascii="Times New Roman" w:eastAsia="Times New Roman" w:hAnsi="Times New Roman" w:cs="Times New Roman"/>
              <w:color w:val="000000"/>
              <w:sz w:val="24"/>
              <w:szCs w:val="24"/>
            </w:rPr>
            <w:t>chuông</w:t>
          </w:r>
          <w:proofErr w:type="spellEnd"/>
          <w:r w:rsidR="00364F45">
            <w:rPr>
              <w:rFonts w:ascii="Times New Roman" w:eastAsia="Times New Roman" w:hAnsi="Times New Roman" w:cs="Times New Roman"/>
              <w:color w:val="000000"/>
              <w:sz w:val="24"/>
              <w:szCs w:val="24"/>
            </w:rPr>
            <w:t xml:space="preserve">, nhạc chờ, hình nền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các cuộc gọi trên nền tảng ứng dụng Zalo.</w:t>
          </w:r>
        </w:sdtContent>
      </w:sdt>
    </w:p>
    <w:p w14:paraId="00000043" w14:textId="77777777" w:rsidR="00312D72" w:rsidRDefault="00D542AC">
      <w:pPr>
        <w:numPr>
          <w:ilvl w:val="1"/>
          <w:numId w:val="4"/>
        </w:numPr>
        <w:pBdr>
          <w:top w:val="nil"/>
          <w:left w:val="nil"/>
          <w:bottom w:val="nil"/>
          <w:right w:val="nil"/>
          <w:between w:val="nil"/>
        </w:pBdr>
        <w:spacing w:after="0" w:line="288" w:lineRule="auto"/>
        <w:ind w:left="720" w:right="29" w:hanging="567"/>
        <w:jc w:val="both"/>
        <w:rPr>
          <w:rFonts w:ascii="Times New Roman" w:eastAsia="Times New Roman" w:hAnsi="Times New Roman" w:cs="Times New Roman"/>
          <w:color w:val="000000"/>
          <w:sz w:val="24"/>
          <w:szCs w:val="24"/>
        </w:rPr>
      </w:pPr>
      <w:sdt>
        <w:sdtPr>
          <w:tag w:val="goog_rdk_140"/>
          <w:id w:val="-38533568"/>
        </w:sdtPr>
        <w:sdtEndPr/>
        <w:sdtContent>
          <w:r w:rsidR="00364F45">
            <w:rPr>
              <w:rFonts w:ascii="Times New Roman" w:eastAsia="Times New Roman" w:hAnsi="Times New Roman" w:cs="Times New Roman"/>
              <w:b/>
              <w:bCs/>
              <w:color w:val="000000"/>
              <w:sz w:val="24"/>
              <w:szCs w:val="24"/>
            </w:rPr>
            <w:t xml:space="preserve">“Mã code </w:t>
          </w:r>
          <w:proofErr w:type="spellStart"/>
          <w:r w:rsidR="00364F45">
            <w:rPr>
              <w:rFonts w:ascii="Times New Roman" w:eastAsia="Times New Roman" w:hAnsi="Times New Roman" w:cs="Times New Roman"/>
              <w:b/>
              <w:bCs/>
              <w:color w:val="000000"/>
              <w:sz w:val="24"/>
              <w:szCs w:val="24"/>
            </w:rPr>
            <w:t>zVas</w:t>
          </w:r>
          <w:proofErr w:type="spellEnd"/>
          <w:r w:rsidR="00364F45">
            <w:rPr>
              <w:rFonts w:ascii="Times New Roman" w:eastAsia="Times New Roman" w:hAnsi="Times New Roman" w:cs="Times New Roman"/>
              <w:b/>
              <w:bCs/>
              <w:color w:val="000000"/>
              <w:sz w:val="24"/>
              <w:szCs w:val="24"/>
            </w:rPr>
            <w:t>”:</w:t>
          </w:r>
        </w:sdtContent>
      </w:sdt>
      <w:sdt>
        <w:sdtPr>
          <w:tag w:val="goog_rdk_141"/>
          <w:id w:val="-1340904473"/>
        </w:sdtPr>
        <w:sdtEndPr/>
        <w:sdtContent>
          <w:r w:rsidR="00364F45">
            <w:rPr>
              <w:rFonts w:ascii="Times New Roman" w:eastAsia="Times New Roman" w:hAnsi="Times New Roman" w:cs="Times New Roman"/>
              <w:color w:val="000000"/>
              <w:sz w:val="24"/>
              <w:szCs w:val="24"/>
            </w:rPr>
            <w:t xml:space="preserve"> là dãy mã số, kí tự, dữ liệu điện tử (có thể in) được dùng để nạp vào tài khoản thường Zalo và Zing MP3 của Người Dùng Cuối. Từ đó, các tài khoản này sẽ được sử dụng các tính năng nâng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 xml:space="preserve"> tương ứng của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do Bên A phát hành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phân phối đến Người Dùng Cuối.</w:t>
          </w:r>
        </w:sdtContent>
      </w:sdt>
    </w:p>
    <w:p w14:paraId="00000044" w14:textId="77777777" w:rsidR="00312D72" w:rsidRDefault="00D542AC">
      <w:pPr>
        <w:numPr>
          <w:ilvl w:val="1"/>
          <w:numId w:val="4"/>
        </w:numPr>
        <w:pBdr>
          <w:top w:val="nil"/>
          <w:left w:val="nil"/>
          <w:bottom w:val="nil"/>
          <w:right w:val="nil"/>
          <w:between w:val="nil"/>
        </w:pBdr>
        <w:spacing w:after="0" w:line="288" w:lineRule="auto"/>
        <w:ind w:left="720" w:hanging="567"/>
        <w:jc w:val="both"/>
        <w:rPr>
          <w:rFonts w:ascii="Times New Roman" w:eastAsia="Times New Roman" w:hAnsi="Times New Roman" w:cs="Times New Roman"/>
          <w:color w:val="000000"/>
          <w:sz w:val="24"/>
          <w:szCs w:val="24"/>
        </w:rPr>
      </w:pPr>
      <w:sdt>
        <w:sdtPr>
          <w:tag w:val="goog_rdk_142"/>
          <w:id w:val="-722174571"/>
        </w:sdtPr>
        <w:sdtEndPr/>
        <w:sdtContent>
          <w:r w:rsidR="00364F45">
            <w:rPr>
              <w:rFonts w:ascii="Times New Roman" w:eastAsia="Times New Roman" w:hAnsi="Times New Roman" w:cs="Times New Roman"/>
              <w:b/>
              <w:bCs/>
              <w:color w:val="000000"/>
              <w:sz w:val="24"/>
              <w:szCs w:val="24"/>
            </w:rPr>
            <w:t>“</w:t>
          </w:r>
          <w:proofErr w:type="spellStart"/>
          <w:r w:rsidR="00364F45">
            <w:rPr>
              <w:rFonts w:ascii="Times New Roman" w:eastAsia="Times New Roman" w:hAnsi="Times New Roman" w:cs="Times New Roman"/>
              <w:b/>
              <w:bCs/>
              <w:color w:val="000000"/>
              <w:sz w:val="24"/>
              <w:szCs w:val="24"/>
            </w:rPr>
            <w:t>Mệnh</w:t>
          </w:r>
          <w:proofErr w:type="spellEnd"/>
          <w:r w:rsidR="00364F45">
            <w:rPr>
              <w:rFonts w:ascii="Times New Roman" w:eastAsia="Times New Roman" w:hAnsi="Times New Roman" w:cs="Times New Roman"/>
              <w:b/>
              <w:bCs/>
              <w:color w:val="000000"/>
              <w:sz w:val="24"/>
              <w:szCs w:val="24"/>
            </w:rPr>
            <w:t xml:space="preserve"> giá code </w:t>
          </w:r>
          <w:proofErr w:type="spellStart"/>
          <w:r w:rsidR="00364F45">
            <w:rPr>
              <w:rFonts w:ascii="Times New Roman" w:eastAsia="Times New Roman" w:hAnsi="Times New Roman" w:cs="Times New Roman"/>
              <w:b/>
              <w:bCs/>
              <w:color w:val="000000"/>
              <w:sz w:val="24"/>
              <w:szCs w:val="24"/>
            </w:rPr>
            <w:t>zVas</w:t>
          </w:r>
          <w:proofErr w:type="spellEnd"/>
          <w:r w:rsidR="00364F45">
            <w:rPr>
              <w:rFonts w:ascii="Times New Roman" w:eastAsia="Times New Roman" w:hAnsi="Times New Roman" w:cs="Times New Roman"/>
              <w:b/>
              <w:bCs/>
              <w:color w:val="000000"/>
              <w:sz w:val="24"/>
              <w:szCs w:val="24"/>
            </w:rPr>
            <w:t>”:</w:t>
          </w:r>
        </w:sdtContent>
      </w:sdt>
      <w:sdt>
        <w:sdtPr>
          <w:tag w:val="goog_rdk_143"/>
          <w:id w:val="-1925136802"/>
        </w:sdtPr>
        <w:sdtEndPr/>
        <w:sdtContent>
          <w:r w:rsidR="00364F45">
            <w:rPr>
              <w:rFonts w:ascii="Times New Roman" w:eastAsia="Times New Roman" w:hAnsi="Times New Roman" w:cs="Times New Roman"/>
              <w:color w:val="000000"/>
              <w:sz w:val="24"/>
              <w:szCs w:val="24"/>
            </w:rPr>
            <w:t xml:space="preserve"> là giá trị tương ứng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tiền đối với các Mã code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từng dịch vụ thuộc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do Bên A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sử dụng tương ứng với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sử dụng dịch vụ đó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 xml:space="preserve"> khi kích hoạt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w:t>
          </w:r>
        </w:sdtContent>
      </w:sdt>
    </w:p>
    <w:p w14:paraId="00000045" w14:textId="77777777" w:rsidR="00312D72" w:rsidRDefault="00D542AC">
      <w:pPr>
        <w:numPr>
          <w:ilvl w:val="1"/>
          <w:numId w:val="4"/>
        </w:numPr>
        <w:pBdr>
          <w:top w:val="nil"/>
          <w:left w:val="nil"/>
          <w:bottom w:val="nil"/>
          <w:right w:val="nil"/>
          <w:between w:val="nil"/>
        </w:pBdr>
        <w:spacing w:after="0" w:line="288" w:lineRule="auto"/>
        <w:ind w:left="720" w:hanging="567"/>
        <w:jc w:val="both"/>
        <w:rPr>
          <w:rFonts w:ascii="Times New Roman" w:eastAsia="Times New Roman" w:hAnsi="Times New Roman" w:cs="Times New Roman"/>
          <w:color w:val="000000"/>
          <w:sz w:val="24"/>
          <w:szCs w:val="24"/>
        </w:rPr>
      </w:pPr>
      <w:sdt>
        <w:sdtPr>
          <w:tag w:val="goog_rdk_144"/>
          <w:id w:val="2044854188"/>
        </w:sdtPr>
        <w:sdtEndPr/>
        <w:sdtContent>
          <w:r w:rsidR="00364F45">
            <w:rPr>
              <w:rFonts w:ascii="Times New Roman" w:eastAsia="Times New Roman" w:hAnsi="Times New Roman" w:cs="Times New Roman"/>
              <w:b/>
              <w:bCs/>
              <w:color w:val="000000"/>
              <w:sz w:val="24"/>
              <w:szCs w:val="24"/>
            </w:rPr>
            <w:t>“Người Dùng Cuối”:</w:t>
          </w:r>
        </w:sdtContent>
      </w:sdt>
      <w:sdt>
        <w:sdtPr>
          <w:tag w:val="goog_rdk_145"/>
          <w:id w:val="-466747380"/>
        </w:sdtPr>
        <w:sdtEndPr/>
        <w:sdtContent>
          <w:r w:rsidR="00364F45">
            <w:rPr>
              <w:rFonts w:ascii="Times New Roman" w:eastAsia="Times New Roman" w:hAnsi="Times New Roman" w:cs="Times New Roman"/>
              <w:color w:val="000000"/>
              <w:sz w:val="24"/>
              <w:szCs w:val="24"/>
            </w:rPr>
            <w:t xml:space="preserve"> là các cá nhân sở </w:t>
          </w:r>
          <w:proofErr w:type="spellStart"/>
          <w:r w:rsidR="00364F45">
            <w:rPr>
              <w:rFonts w:ascii="Times New Roman" w:eastAsia="Times New Roman" w:hAnsi="Times New Roman" w:cs="Times New Roman"/>
              <w:color w:val="000000"/>
              <w:sz w:val="24"/>
              <w:szCs w:val="24"/>
            </w:rPr>
            <w:t>hữu</w:t>
          </w:r>
          <w:proofErr w:type="spellEnd"/>
          <w:r w:rsidR="00364F45">
            <w:rPr>
              <w:rFonts w:ascii="Times New Roman" w:eastAsia="Times New Roman" w:hAnsi="Times New Roman" w:cs="Times New Roman"/>
              <w:color w:val="000000"/>
              <w:sz w:val="24"/>
              <w:szCs w:val="24"/>
            </w:rPr>
            <w:t xml:space="preserve"> tài khoản Zalo sử dụng một trong các dịch </w:t>
          </w:r>
          <w:proofErr w:type="gramStart"/>
          <w:r w:rsidR="00364F45">
            <w:rPr>
              <w:rFonts w:ascii="Times New Roman" w:eastAsia="Times New Roman" w:hAnsi="Times New Roman" w:cs="Times New Roman"/>
              <w:color w:val="000000"/>
              <w:sz w:val="24"/>
              <w:szCs w:val="24"/>
            </w:rPr>
            <w:t>vụ  Dịch</w:t>
          </w:r>
          <w:proofErr w:type="gramEnd"/>
          <w:r w:rsidR="00364F45">
            <w:rPr>
              <w:rFonts w:ascii="Times New Roman" w:eastAsia="Times New Roman" w:hAnsi="Times New Roman" w:cs="Times New Roman"/>
              <w:color w:val="000000"/>
              <w:sz w:val="24"/>
              <w:szCs w:val="24"/>
            </w:rPr>
            <w:t xml:space="preserve">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do Bên A cung cấp.</w:t>
          </w:r>
        </w:sdtContent>
      </w:sdt>
    </w:p>
    <w:p w14:paraId="00000046" w14:textId="77777777" w:rsidR="00312D72" w:rsidRDefault="00D542AC">
      <w:pPr>
        <w:numPr>
          <w:ilvl w:val="1"/>
          <w:numId w:val="4"/>
        </w:numPr>
        <w:pBdr>
          <w:top w:val="nil"/>
          <w:left w:val="nil"/>
          <w:bottom w:val="nil"/>
          <w:right w:val="nil"/>
          <w:between w:val="nil"/>
        </w:pBdr>
        <w:spacing w:after="0" w:line="288" w:lineRule="auto"/>
        <w:ind w:left="720" w:hanging="567"/>
        <w:jc w:val="both"/>
        <w:rPr>
          <w:rFonts w:ascii="Times New Roman" w:eastAsia="Times New Roman" w:hAnsi="Times New Roman" w:cs="Times New Roman"/>
          <w:color w:val="000000"/>
          <w:sz w:val="24"/>
          <w:szCs w:val="24"/>
        </w:rPr>
      </w:pPr>
      <w:sdt>
        <w:sdtPr>
          <w:tag w:val="goog_rdk_146"/>
          <w:id w:val="-1508236755"/>
        </w:sdtPr>
        <w:sdtEndPr/>
        <w:sdtContent>
          <w:r w:rsidR="00364F45">
            <w:rPr>
              <w:rFonts w:ascii="Times New Roman" w:eastAsia="Times New Roman" w:hAnsi="Times New Roman" w:cs="Times New Roman"/>
              <w:b/>
              <w:bCs/>
              <w:color w:val="000000"/>
              <w:sz w:val="24"/>
              <w:szCs w:val="24"/>
            </w:rPr>
            <w:t xml:space="preserve"> “Thời hạn Gói”:</w:t>
          </w:r>
        </w:sdtContent>
      </w:sdt>
      <w:sdt>
        <w:sdtPr>
          <w:tag w:val="goog_rdk_147"/>
          <w:id w:val="-1133867057"/>
        </w:sdtPr>
        <w:sdtEndPr/>
        <w:sdtContent>
          <w:r w:rsidR="00364F45">
            <w:rPr>
              <w:rFonts w:ascii="Times New Roman" w:eastAsia="Times New Roman" w:hAnsi="Times New Roman" w:cs="Times New Roman"/>
              <w:color w:val="000000"/>
              <w:sz w:val="24"/>
              <w:szCs w:val="24"/>
            </w:rPr>
            <w:t xml:space="preserve"> là hạn sử dụng của các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tính từ thời điểm kích hoạt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thành công.</w:t>
          </w:r>
        </w:sdtContent>
      </w:sdt>
    </w:p>
    <w:p w14:paraId="00000047" w14:textId="77777777" w:rsidR="00312D72" w:rsidRDefault="00D542AC">
      <w:pPr>
        <w:numPr>
          <w:ilvl w:val="1"/>
          <w:numId w:val="4"/>
        </w:numPr>
        <w:spacing w:after="0" w:line="288" w:lineRule="auto"/>
        <w:ind w:left="720" w:hanging="567"/>
        <w:jc w:val="both"/>
        <w:rPr>
          <w:rFonts w:ascii="Times New Roman" w:eastAsia="Times New Roman" w:hAnsi="Times New Roman" w:cs="Times New Roman"/>
          <w:sz w:val="24"/>
          <w:szCs w:val="24"/>
        </w:rPr>
      </w:pPr>
      <w:sdt>
        <w:sdtPr>
          <w:tag w:val="goog_rdk_148"/>
          <w:id w:val="-971470009"/>
        </w:sdtPr>
        <w:sdtEndPr/>
        <w:sdtContent>
          <w:r w:rsidR="00364F45">
            <w:rPr>
              <w:rFonts w:ascii="Times New Roman" w:eastAsia="Times New Roman" w:hAnsi="Times New Roman" w:cs="Times New Roman"/>
              <w:b/>
              <w:bCs/>
              <w:sz w:val="24"/>
              <w:szCs w:val="24"/>
            </w:rPr>
            <w:t xml:space="preserve"> “Ngày làm việc”:</w:t>
          </w:r>
        </w:sdtContent>
      </w:sdt>
      <w:sdt>
        <w:sdtPr>
          <w:tag w:val="goog_rdk_149"/>
          <w:id w:val="1157222103"/>
        </w:sdtPr>
        <w:sdtEndPr/>
        <w:sdtContent>
          <w:r w:rsidR="00364F45">
            <w:rPr>
              <w:rFonts w:ascii="Times New Roman" w:eastAsia="Times New Roman" w:hAnsi="Times New Roman" w:cs="Times New Roman"/>
              <w:sz w:val="24"/>
              <w:szCs w:val="24"/>
            </w:rPr>
            <w:t xml:space="preserve"> là các ngày không bao gồm thứ 7, chủ nhật và các ngày lễ tết tại Việt Nam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quy định của pháp </w:t>
          </w:r>
          <w:proofErr w:type="spellStart"/>
          <w:r w:rsidR="00364F45">
            <w:rPr>
              <w:rFonts w:ascii="Times New Roman" w:eastAsia="Times New Roman" w:hAnsi="Times New Roman" w:cs="Times New Roman"/>
              <w:sz w:val="24"/>
              <w:szCs w:val="24"/>
            </w:rPr>
            <w:t>luật</w:t>
          </w:r>
          <w:proofErr w:type="spellEnd"/>
          <w:r w:rsidR="00364F45">
            <w:rPr>
              <w:rFonts w:ascii="Times New Roman" w:eastAsia="Times New Roman" w:hAnsi="Times New Roman" w:cs="Times New Roman"/>
              <w:sz w:val="24"/>
              <w:szCs w:val="24"/>
            </w:rPr>
            <w:t>.</w:t>
          </w:r>
        </w:sdtContent>
      </w:sdt>
    </w:p>
    <w:p w14:paraId="00000048" w14:textId="77777777" w:rsidR="00312D72" w:rsidRDefault="00D542AC">
      <w:pPr>
        <w:numPr>
          <w:ilvl w:val="1"/>
          <w:numId w:val="4"/>
        </w:numPr>
        <w:spacing w:after="0" w:line="288" w:lineRule="auto"/>
        <w:ind w:left="720" w:hanging="567"/>
        <w:jc w:val="both"/>
        <w:rPr>
          <w:rFonts w:ascii="Times New Roman" w:eastAsia="Times New Roman" w:hAnsi="Times New Roman" w:cs="Times New Roman"/>
          <w:sz w:val="24"/>
          <w:szCs w:val="24"/>
        </w:rPr>
      </w:pPr>
      <w:sdt>
        <w:sdtPr>
          <w:tag w:val="goog_rdk_150"/>
          <w:id w:val="1569390303"/>
        </w:sdtPr>
        <w:sdtEndPr/>
        <w:sdtContent>
          <w:r w:rsidR="00364F45">
            <w:rPr>
              <w:rFonts w:ascii="Times New Roman" w:eastAsia="Times New Roman" w:hAnsi="Times New Roman" w:cs="Times New Roman"/>
              <w:b/>
              <w:bCs/>
              <w:sz w:val="24"/>
              <w:szCs w:val="24"/>
            </w:rPr>
            <w:t>“VND”:</w:t>
          </w:r>
        </w:sdtContent>
      </w:sdt>
      <w:sdt>
        <w:sdtPr>
          <w:tag w:val="goog_rdk_151"/>
          <w:id w:val="1724263491"/>
        </w:sdtPr>
        <w:sdtEndPr/>
        <w:sdtContent>
          <w:r w:rsidR="00364F45">
            <w:rPr>
              <w:rFonts w:ascii="Times New Roman" w:eastAsia="Times New Roman" w:hAnsi="Times New Roman" w:cs="Times New Roman"/>
              <w:sz w:val="24"/>
              <w:szCs w:val="24"/>
            </w:rPr>
            <w:t xml:space="preserve"> có nghĩa là Việt Nam Đồng.</w:t>
          </w:r>
        </w:sdtContent>
      </w:sdt>
    </w:p>
    <w:p w14:paraId="00000049" w14:textId="77777777" w:rsidR="00312D72" w:rsidRDefault="00D542AC">
      <w:pPr>
        <w:numPr>
          <w:ilvl w:val="1"/>
          <w:numId w:val="4"/>
        </w:numPr>
        <w:spacing w:after="0" w:line="288" w:lineRule="auto"/>
        <w:ind w:left="720" w:hanging="567"/>
        <w:jc w:val="both"/>
        <w:rPr>
          <w:rFonts w:ascii="Times New Roman" w:eastAsia="Times New Roman" w:hAnsi="Times New Roman" w:cs="Times New Roman"/>
          <w:sz w:val="24"/>
          <w:szCs w:val="24"/>
        </w:rPr>
      </w:pPr>
      <w:sdt>
        <w:sdtPr>
          <w:tag w:val="goog_rdk_152"/>
          <w:id w:val="643659797"/>
        </w:sdtPr>
        <w:sdtEndPr/>
        <w:sdtContent>
          <w:r w:rsidR="00364F45">
            <w:rPr>
              <w:rFonts w:ascii="Times New Roman" w:eastAsia="Times New Roman" w:hAnsi="Times New Roman" w:cs="Times New Roman"/>
              <w:b/>
              <w:bCs/>
              <w:sz w:val="24"/>
              <w:szCs w:val="24"/>
            </w:rPr>
            <w:t>“Sự Kiện Bất Khả Kháng”:</w:t>
          </w:r>
        </w:sdtContent>
      </w:sdt>
      <w:sdt>
        <w:sdtPr>
          <w:tag w:val="goog_rdk_153"/>
          <w:id w:val="-718606642"/>
        </w:sdtPr>
        <w:sdtEndPr/>
        <w:sdtContent>
          <w:r w:rsidR="00364F45">
            <w:rPr>
              <w:rFonts w:ascii="Times New Roman" w:eastAsia="Times New Roman" w:hAnsi="Times New Roman" w:cs="Times New Roman"/>
              <w:sz w:val="24"/>
              <w:szCs w:val="24"/>
            </w:rPr>
            <w:t xml:space="preserve"> là sự kiện </w:t>
          </w:r>
          <w:proofErr w:type="spellStart"/>
          <w:r w:rsidR="00364F45">
            <w:rPr>
              <w:rFonts w:ascii="Times New Roman" w:eastAsia="Times New Roman" w:hAnsi="Times New Roman" w:cs="Times New Roman"/>
              <w:sz w:val="24"/>
              <w:szCs w:val="24"/>
            </w:rPr>
            <w:t>xảy</w:t>
          </w:r>
          <w:proofErr w:type="spellEnd"/>
          <w:r w:rsidR="00364F45">
            <w:rPr>
              <w:rFonts w:ascii="Times New Roman" w:eastAsia="Times New Roman" w:hAnsi="Times New Roman" w:cs="Times New Roman"/>
              <w:sz w:val="24"/>
              <w:szCs w:val="24"/>
            </w:rPr>
            <w:t xml:space="preserve"> ra một cách khách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không thể </w:t>
          </w:r>
          <w:proofErr w:type="spellStart"/>
          <w:r w:rsidR="00364F45">
            <w:rPr>
              <w:rFonts w:ascii="Times New Roman" w:eastAsia="Times New Roman" w:hAnsi="Times New Roman" w:cs="Times New Roman"/>
              <w:sz w:val="24"/>
              <w:szCs w:val="24"/>
            </w:rPr>
            <w:t>lường</w:t>
          </w:r>
          <w:proofErr w:type="spellEnd"/>
          <w:r w:rsidR="00364F45">
            <w:rPr>
              <w:rFonts w:ascii="Times New Roman" w:eastAsia="Times New Roman" w:hAnsi="Times New Roman" w:cs="Times New Roman"/>
              <w:sz w:val="24"/>
              <w:szCs w:val="24"/>
            </w:rPr>
            <w:t xml:space="preserve"> trước được và không thể khắc phục được mặc dù đã áp dụng mọi </w:t>
          </w:r>
          <w:proofErr w:type="spellStart"/>
          <w:r w:rsidR="00364F45">
            <w:rPr>
              <w:rFonts w:ascii="Times New Roman" w:eastAsia="Times New Roman" w:hAnsi="Times New Roman" w:cs="Times New Roman"/>
              <w:sz w:val="24"/>
              <w:szCs w:val="24"/>
            </w:rPr>
            <w:t>biện</w:t>
          </w:r>
          <w:proofErr w:type="spellEnd"/>
          <w:r w:rsidR="00364F45">
            <w:rPr>
              <w:rFonts w:ascii="Times New Roman" w:eastAsia="Times New Roman" w:hAnsi="Times New Roman" w:cs="Times New Roman"/>
              <w:sz w:val="24"/>
              <w:szCs w:val="24"/>
            </w:rPr>
            <w:t xml:space="preserve"> pháp cần thiết và khả năng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phép. Các sự kiện này bao gồm nhưng không giới hạn bởi các hành động từ phía Cơ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Nhà nước có </w:t>
          </w:r>
          <w:proofErr w:type="spellStart"/>
          <w:r w:rsidR="00364F45">
            <w:rPr>
              <w:rFonts w:ascii="Times New Roman" w:eastAsia="Times New Roman" w:hAnsi="Times New Roman" w:cs="Times New Roman"/>
              <w:sz w:val="24"/>
              <w:szCs w:val="24"/>
            </w:rPr>
            <w:t>thẩm</w:t>
          </w:r>
          <w:proofErr w:type="spellEnd"/>
          <w:r w:rsidR="00364F45">
            <w:rPr>
              <w:rFonts w:ascii="Times New Roman" w:eastAsia="Times New Roman" w:hAnsi="Times New Roman" w:cs="Times New Roman"/>
              <w:sz w:val="24"/>
              <w:szCs w:val="24"/>
            </w:rPr>
            <w:t xml:space="preserve"> quyền như </w:t>
          </w:r>
          <w:proofErr w:type="spellStart"/>
          <w:r w:rsidR="00364F45">
            <w:rPr>
              <w:rFonts w:ascii="Times New Roman" w:eastAsia="Times New Roman" w:hAnsi="Times New Roman" w:cs="Times New Roman"/>
              <w:sz w:val="24"/>
              <w:szCs w:val="24"/>
            </w:rPr>
            <w:t>ngăn</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cấm</w:t>
          </w:r>
          <w:proofErr w:type="spellEnd"/>
          <w:r w:rsidR="00364F45">
            <w:rPr>
              <w:rFonts w:ascii="Times New Roman" w:eastAsia="Times New Roman" w:hAnsi="Times New Roman" w:cs="Times New Roman"/>
              <w:sz w:val="24"/>
              <w:szCs w:val="24"/>
            </w:rPr>
            <w:t xml:space="preserve">, thay đổi chính sách pháp </w:t>
          </w:r>
          <w:proofErr w:type="spellStart"/>
          <w:r w:rsidR="00364F45">
            <w:rPr>
              <w:rFonts w:ascii="Times New Roman" w:eastAsia="Times New Roman" w:hAnsi="Times New Roman" w:cs="Times New Roman"/>
              <w:sz w:val="24"/>
              <w:szCs w:val="24"/>
            </w:rPr>
            <w:t>luật</w:t>
          </w:r>
          <w:proofErr w:type="spellEnd"/>
          <w:r w:rsidR="00364F45">
            <w:rPr>
              <w:rFonts w:ascii="Times New Roman" w:eastAsia="Times New Roman" w:hAnsi="Times New Roman" w:cs="Times New Roman"/>
              <w:sz w:val="24"/>
              <w:szCs w:val="24"/>
            </w:rPr>
            <w:t xml:space="preserve">, đình chỉ hoạt động hay tình trạng </w:t>
          </w:r>
          <w:proofErr w:type="spellStart"/>
          <w:r w:rsidR="00364F45">
            <w:rPr>
              <w:rFonts w:ascii="Times New Roman" w:eastAsia="Times New Roman" w:hAnsi="Times New Roman" w:cs="Times New Roman"/>
              <w:sz w:val="24"/>
              <w:szCs w:val="24"/>
            </w:rPr>
            <w:t>khẩn</w:t>
          </w:r>
          <w:proofErr w:type="spellEnd"/>
          <w:r w:rsidR="00364F45">
            <w:rPr>
              <w:rFonts w:ascii="Times New Roman" w:eastAsia="Times New Roman" w:hAnsi="Times New Roman" w:cs="Times New Roman"/>
              <w:sz w:val="24"/>
              <w:szCs w:val="24"/>
            </w:rPr>
            <w:t xml:space="preserve"> cấp của quốc </w:t>
          </w:r>
          <w:proofErr w:type="spellStart"/>
          <w:r w:rsidR="00364F45">
            <w:rPr>
              <w:rFonts w:ascii="Times New Roman" w:eastAsia="Times New Roman" w:hAnsi="Times New Roman" w:cs="Times New Roman"/>
              <w:sz w:val="24"/>
              <w:szCs w:val="24"/>
            </w:rPr>
            <w:t>gia</w:t>
          </w:r>
          <w:proofErr w:type="spellEnd"/>
          <w:r w:rsidR="00364F45">
            <w:rPr>
              <w:rFonts w:ascii="Times New Roman" w:eastAsia="Times New Roman" w:hAnsi="Times New Roman" w:cs="Times New Roman"/>
              <w:sz w:val="24"/>
              <w:szCs w:val="24"/>
            </w:rPr>
            <w:t xml:space="preserve"> (dù có </w:t>
          </w:r>
          <w:proofErr w:type="spellStart"/>
          <w:r w:rsidR="00364F45">
            <w:rPr>
              <w:rFonts w:ascii="Times New Roman" w:eastAsia="Times New Roman" w:hAnsi="Times New Roman" w:cs="Times New Roman"/>
              <w:sz w:val="24"/>
              <w:szCs w:val="24"/>
            </w:rPr>
            <w:t>tuyên</w:t>
          </w:r>
          <w:proofErr w:type="spellEnd"/>
          <w:r w:rsidR="00364F45">
            <w:rPr>
              <w:rFonts w:ascii="Times New Roman" w:eastAsia="Times New Roman" w:hAnsi="Times New Roman" w:cs="Times New Roman"/>
              <w:sz w:val="24"/>
              <w:szCs w:val="24"/>
            </w:rPr>
            <w:t xml:space="preserve"> bố hay không</w:t>
          </w:r>
          <w:proofErr w:type="gramStart"/>
          <w:r w:rsidR="00364F45">
            <w:rPr>
              <w:rFonts w:ascii="Times New Roman" w:eastAsia="Times New Roman" w:hAnsi="Times New Roman" w:cs="Times New Roman"/>
              <w:sz w:val="24"/>
              <w:szCs w:val="24"/>
            </w:rPr>
            <w:t>),…</w:t>
          </w:r>
          <w:proofErr w:type="gramEnd"/>
          <w:r w:rsidR="00364F45">
            <w:rPr>
              <w:rFonts w:ascii="Times New Roman" w:eastAsia="Times New Roman" w:hAnsi="Times New Roman" w:cs="Times New Roman"/>
              <w:sz w:val="24"/>
              <w:szCs w:val="24"/>
            </w:rPr>
            <w:t xml:space="preserve">, thiên tai, </w:t>
          </w:r>
          <w:proofErr w:type="spellStart"/>
          <w:r w:rsidR="00364F45">
            <w:rPr>
              <w:rFonts w:ascii="Times New Roman" w:eastAsia="Times New Roman" w:hAnsi="Times New Roman" w:cs="Times New Roman"/>
              <w:sz w:val="24"/>
              <w:szCs w:val="24"/>
            </w:rPr>
            <w:t>hỏa</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hoạn</w:t>
          </w:r>
          <w:proofErr w:type="spellEnd"/>
          <w:r w:rsidR="00364F45">
            <w:rPr>
              <w:rFonts w:ascii="Times New Roman" w:eastAsia="Times New Roman" w:hAnsi="Times New Roman" w:cs="Times New Roman"/>
              <w:sz w:val="24"/>
              <w:szCs w:val="24"/>
            </w:rPr>
            <w:t xml:space="preserve">, chiến tranh, </w:t>
          </w:r>
          <w:proofErr w:type="spellStart"/>
          <w:r w:rsidR="00364F45">
            <w:rPr>
              <w:rFonts w:ascii="Times New Roman" w:eastAsia="Times New Roman" w:hAnsi="Times New Roman" w:cs="Times New Roman"/>
              <w:sz w:val="24"/>
              <w:szCs w:val="24"/>
            </w:rPr>
            <w:t>bạo</w:t>
          </w:r>
          <w:proofErr w:type="spellEnd"/>
          <w:r w:rsidR="00364F45">
            <w:rPr>
              <w:rFonts w:ascii="Times New Roman" w:eastAsia="Times New Roman" w:hAnsi="Times New Roman" w:cs="Times New Roman"/>
              <w:sz w:val="24"/>
              <w:szCs w:val="24"/>
            </w:rPr>
            <w:t xml:space="preserve"> động, </w:t>
          </w:r>
          <w:proofErr w:type="spellStart"/>
          <w:r w:rsidR="00364F45">
            <w:rPr>
              <w:rFonts w:ascii="Times New Roman" w:eastAsia="Times New Roman" w:hAnsi="Times New Roman" w:cs="Times New Roman"/>
              <w:sz w:val="24"/>
              <w:szCs w:val="24"/>
            </w:rPr>
            <w:t>tẩy</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chay</w:t>
          </w:r>
          <w:proofErr w:type="spellEnd"/>
          <w:r w:rsidR="00364F45">
            <w:rPr>
              <w:rFonts w:ascii="Times New Roman" w:eastAsia="Times New Roman" w:hAnsi="Times New Roman" w:cs="Times New Roman"/>
              <w:sz w:val="24"/>
              <w:szCs w:val="24"/>
            </w:rPr>
            <w:t xml:space="preserve">, tranh chấp </w:t>
          </w:r>
          <w:proofErr w:type="spellStart"/>
          <w:r w:rsidR="00364F45">
            <w:rPr>
              <w:rFonts w:ascii="Times New Roman" w:eastAsia="Times New Roman" w:hAnsi="Times New Roman" w:cs="Times New Roman"/>
              <w:sz w:val="24"/>
              <w:szCs w:val="24"/>
            </w:rPr>
            <w:t>lao</w:t>
          </w:r>
          <w:proofErr w:type="spellEnd"/>
          <w:r w:rsidR="00364F45">
            <w:rPr>
              <w:rFonts w:ascii="Times New Roman" w:eastAsia="Times New Roman" w:hAnsi="Times New Roman" w:cs="Times New Roman"/>
              <w:sz w:val="24"/>
              <w:szCs w:val="24"/>
            </w:rPr>
            <w:t xml:space="preserve"> động, bệnh </w:t>
          </w:r>
          <w:proofErr w:type="spellStart"/>
          <w:r w:rsidR="00364F45">
            <w:rPr>
              <w:rFonts w:ascii="Times New Roman" w:eastAsia="Times New Roman" w:hAnsi="Times New Roman" w:cs="Times New Roman"/>
              <w:sz w:val="24"/>
              <w:szCs w:val="24"/>
            </w:rPr>
            <w:t>tật</w:t>
          </w:r>
          <w:proofErr w:type="spellEnd"/>
          <w:r w:rsidR="00364F45">
            <w:rPr>
              <w:rFonts w:ascii="Times New Roman" w:eastAsia="Times New Roman" w:hAnsi="Times New Roman" w:cs="Times New Roman"/>
              <w:sz w:val="24"/>
              <w:szCs w:val="24"/>
            </w:rPr>
            <w:t>.</w:t>
          </w:r>
        </w:sdtContent>
      </w:sdt>
    </w:p>
    <w:p w14:paraId="0000004A" w14:textId="77777777" w:rsidR="00312D72" w:rsidRDefault="00D542AC">
      <w:pPr>
        <w:numPr>
          <w:ilvl w:val="1"/>
          <w:numId w:val="4"/>
        </w:numPr>
        <w:spacing w:after="0" w:line="288" w:lineRule="auto"/>
        <w:ind w:left="720" w:hanging="567"/>
        <w:jc w:val="both"/>
        <w:rPr>
          <w:rFonts w:ascii="Times New Roman" w:eastAsia="Times New Roman" w:hAnsi="Times New Roman" w:cs="Times New Roman"/>
          <w:sz w:val="24"/>
          <w:szCs w:val="24"/>
        </w:rPr>
      </w:pPr>
      <w:sdt>
        <w:sdtPr>
          <w:tag w:val="goog_rdk_154"/>
          <w:id w:val="1118308940"/>
        </w:sdtPr>
        <w:sdtEndPr/>
        <w:sdtContent>
          <w:r w:rsidR="00364F45">
            <w:rPr>
              <w:rFonts w:ascii="Times New Roman" w:eastAsia="Times New Roman" w:hAnsi="Times New Roman" w:cs="Times New Roman"/>
              <w:b/>
              <w:bCs/>
              <w:sz w:val="24"/>
              <w:szCs w:val="24"/>
            </w:rPr>
            <w:t>“Thông Tin Mật”:</w:t>
          </w:r>
        </w:sdtContent>
      </w:sdt>
      <w:sdt>
        <w:sdtPr>
          <w:tag w:val="goog_rdk_155"/>
          <w:id w:val="-424176560"/>
        </w:sdtPr>
        <w:sdtEndPr/>
        <w:sdtContent>
          <w:r w:rsidR="00364F45">
            <w:rPr>
              <w:rFonts w:ascii="Times New Roman" w:eastAsia="Times New Roman" w:hAnsi="Times New Roman" w:cs="Times New Roman"/>
              <w:sz w:val="24"/>
              <w:szCs w:val="24"/>
            </w:rPr>
            <w:t xml:space="preserve"> Có nghĩa là các thông tin dưới dạng viết, nói, hình ảnh, điện tử hoặc các hình thức khác, có liên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đến sản phẩm, dịch vụ và quá trình kinh doanh của Các Bên; và sẽ được xem là thông tin bảo mật của của mỗi bên đó, bao gồm nhưng không giới hạn các thông tin, các điều khoản, quy định trong Hợp Đồng này. Không </w:t>
          </w:r>
          <w:proofErr w:type="spellStart"/>
          <w:r w:rsidR="00364F45">
            <w:rPr>
              <w:rFonts w:ascii="Times New Roman" w:eastAsia="Times New Roman" w:hAnsi="Times New Roman" w:cs="Times New Roman"/>
              <w:sz w:val="24"/>
              <w:szCs w:val="24"/>
            </w:rPr>
            <w:t>mâu</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thuẫn</w:t>
          </w:r>
          <w:proofErr w:type="spellEnd"/>
          <w:r w:rsidR="00364F45">
            <w:rPr>
              <w:rFonts w:ascii="Times New Roman" w:eastAsia="Times New Roman" w:hAnsi="Times New Roman" w:cs="Times New Roman"/>
              <w:sz w:val="24"/>
              <w:szCs w:val="24"/>
            </w:rPr>
            <w:t xml:space="preserve"> với quy định tại đây, “</w:t>
          </w:r>
        </w:sdtContent>
      </w:sdt>
      <w:sdt>
        <w:sdtPr>
          <w:tag w:val="goog_rdk_156"/>
          <w:id w:val="-972065537"/>
        </w:sdtPr>
        <w:sdtEndPr/>
        <w:sdtContent>
          <w:r w:rsidR="00364F45">
            <w:rPr>
              <w:rFonts w:ascii="Times New Roman" w:eastAsia="Times New Roman" w:hAnsi="Times New Roman" w:cs="Times New Roman"/>
              <w:b/>
              <w:bCs/>
              <w:sz w:val="24"/>
              <w:szCs w:val="24"/>
            </w:rPr>
            <w:t>Thông Tin Mật</w:t>
          </w:r>
        </w:sdtContent>
      </w:sdt>
      <w:sdt>
        <w:sdtPr>
          <w:tag w:val="goog_rdk_157"/>
          <w:id w:val="2133383821"/>
        </w:sdtPr>
        <w:sdtEndPr/>
        <w:sdtContent>
          <w:r w:rsidR="00364F45">
            <w:rPr>
              <w:rFonts w:ascii="Times New Roman" w:eastAsia="Times New Roman" w:hAnsi="Times New Roman" w:cs="Times New Roman"/>
              <w:sz w:val="24"/>
              <w:szCs w:val="24"/>
            </w:rPr>
            <w:t xml:space="preserve">” sẽ không bao gồm các thông tin: (a) đã được công khai bởi bên thứ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mà không do lỗi của bên tiếp nhận; (b) thuộc sở </w:t>
          </w:r>
          <w:proofErr w:type="spellStart"/>
          <w:r w:rsidR="00364F45">
            <w:rPr>
              <w:rFonts w:ascii="Times New Roman" w:eastAsia="Times New Roman" w:hAnsi="Times New Roman" w:cs="Times New Roman"/>
              <w:sz w:val="24"/>
              <w:szCs w:val="24"/>
            </w:rPr>
            <w:t>hữu</w:t>
          </w:r>
          <w:proofErr w:type="spellEnd"/>
          <w:r w:rsidR="00364F45">
            <w:rPr>
              <w:rFonts w:ascii="Times New Roman" w:eastAsia="Times New Roman" w:hAnsi="Times New Roman" w:cs="Times New Roman"/>
              <w:sz w:val="24"/>
              <w:szCs w:val="24"/>
            </w:rPr>
            <w:t xml:space="preserve"> của bên tiếp nhận trước khi bên tiết lộ </w:t>
          </w:r>
          <w:r w:rsidR="00364F45">
            <w:rPr>
              <w:rFonts w:ascii="Times New Roman" w:eastAsia="Times New Roman" w:hAnsi="Times New Roman" w:cs="Times New Roman"/>
              <w:sz w:val="24"/>
              <w:szCs w:val="24"/>
            </w:rPr>
            <w:lastRenderedPageBreak/>
            <w:t xml:space="preserve">cung cấp thông tin; (c) do bên thứ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cung cấp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tiếp nhận; và (d) được phát triển độc lập bởi bên tiếp nhận, các công ty con, chi nhánh, văn phòng đại diện của bên tiếp nhận mà không sử dụng các thông tin được bên tiết lộ cung cấp.</w:t>
          </w:r>
        </w:sdtContent>
      </w:sdt>
    </w:p>
    <w:p w14:paraId="0000004B" w14:textId="77777777" w:rsidR="00312D72" w:rsidRDefault="00312D72">
      <w:pPr>
        <w:spacing w:after="0" w:line="288" w:lineRule="auto"/>
        <w:ind w:left="720"/>
        <w:jc w:val="both"/>
        <w:rPr>
          <w:rFonts w:ascii="Times New Roman" w:eastAsia="Times New Roman" w:hAnsi="Times New Roman" w:cs="Times New Roman"/>
          <w:sz w:val="24"/>
          <w:szCs w:val="24"/>
        </w:rPr>
      </w:pPr>
    </w:p>
    <w:sdt>
      <w:sdtPr>
        <w:tag w:val="goog_rdk_160"/>
        <w:id w:val="-1067541722"/>
      </w:sdtPr>
      <w:sdtEndPr/>
      <w:sdtContent>
        <w:p w14:paraId="0000004C" w14:textId="77777777" w:rsidR="00312D72" w:rsidRPr="00865D5C" w:rsidRDefault="00D542AC">
          <w:pPr>
            <w:numPr>
              <w:ilvl w:val="0"/>
              <w:numId w:val="5"/>
            </w:numPr>
            <w:pBdr>
              <w:top w:val="nil"/>
              <w:left w:val="nil"/>
              <w:bottom w:val="nil"/>
              <w:right w:val="nil"/>
              <w:between w:val="nil"/>
            </w:pBdr>
            <w:spacing w:after="0" w:line="288" w:lineRule="auto"/>
            <w:ind w:hanging="720"/>
            <w:jc w:val="both"/>
            <w:rPr>
              <w:color w:val="000000"/>
              <w:sz w:val="24"/>
              <w:szCs w:val="24"/>
            </w:rPr>
          </w:pPr>
          <w:sdt>
            <w:sdtPr>
              <w:tag w:val="goog_rdk_158"/>
              <w:id w:val="-557537723"/>
            </w:sdtPr>
            <w:sdtEndPr/>
            <w:sdtContent>
              <w:r w:rsidR="00364F45">
                <w:rPr>
                  <w:rFonts w:ascii="Times New Roman" w:eastAsia="Times New Roman" w:hAnsi="Times New Roman" w:cs="Times New Roman"/>
                  <w:b/>
                  <w:bCs/>
                  <w:color w:val="000000"/>
                  <w:sz w:val="24"/>
                  <w:szCs w:val="24"/>
                </w:rPr>
                <w:t>NỘI DUNG HỢP TÁC</w:t>
              </w:r>
            </w:sdtContent>
          </w:sdt>
          <w:sdt>
            <w:sdtPr>
              <w:tag w:val="goog_rdk_159"/>
              <w:id w:val="-557791371"/>
            </w:sdtPr>
            <w:sdtEndPr/>
            <w:sdtContent/>
          </w:sdt>
        </w:p>
      </w:sdtContent>
    </w:sdt>
    <w:sdt>
      <w:sdtPr>
        <w:tag w:val="goog_rdk_162"/>
        <w:id w:val="-1769123179"/>
      </w:sdtPr>
      <w:sdtEndPr/>
      <w:sdtContent>
        <w:p w14:paraId="0000004D"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1"/>
              <w:id w:val="870858218"/>
            </w:sdtPr>
            <w:sdtEndPr/>
            <w:sdtContent>
              <w:r w:rsidR="00364F45">
                <w:rPr>
                  <w:rFonts w:ascii="Times New Roman" w:eastAsia="Times New Roman" w:hAnsi="Times New Roman" w:cs="Times New Roman"/>
                  <w:color w:val="000000"/>
                  <w:sz w:val="24"/>
                  <w:szCs w:val="24"/>
                </w:rPr>
                <w:t xml:space="preserve">Bên A đồng ý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của Bên B và/hoặc Người Dùng Cuối được Bên B chỉ định có thể sử dụng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dưới dạng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w:t>
              </w:r>
            </w:sdtContent>
          </w:sdt>
        </w:p>
      </w:sdtContent>
    </w:sdt>
    <w:sdt>
      <w:sdtPr>
        <w:tag w:val="goog_rdk_164"/>
        <w:id w:val="-1705260678"/>
      </w:sdtPr>
      <w:sdtEndPr/>
      <w:sdtContent>
        <w:p w14:paraId="0000004E"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3"/>
              <w:id w:val="395967632"/>
            </w:sdtPr>
            <w:sdtEndPr/>
            <w:sdtContent>
              <w:r w:rsidR="00364F45">
                <w:rPr>
                  <w:rFonts w:ascii="Times New Roman" w:eastAsia="Times New Roman" w:hAnsi="Times New Roman" w:cs="Times New Roman"/>
                  <w:color w:val="000000"/>
                  <w:sz w:val="24"/>
                  <w:szCs w:val="24"/>
                </w:rPr>
                <w:t xml:space="preserve">Bên B sử dụng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để kích hoạt các tài khoản Zalo/ Zing MP3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sử dụng.</w:t>
              </w:r>
              <w:r w:rsidR="00364F45">
                <w:rPr>
                  <w:rFonts w:ascii="Times New Roman" w:eastAsia="Times New Roman" w:hAnsi="Times New Roman" w:cs="Times New Roman"/>
                  <w:color w:val="000000"/>
                  <w:sz w:val="24"/>
                  <w:szCs w:val="24"/>
                </w:rPr>
                <w:tab/>
              </w:r>
            </w:sdtContent>
          </w:sdt>
        </w:p>
      </w:sdtContent>
    </w:sdt>
    <w:sdt>
      <w:sdtPr>
        <w:tag w:val="goog_rdk_166"/>
        <w:id w:val="-2052968658"/>
      </w:sdtPr>
      <w:sdtEndPr/>
      <w:sdtContent>
        <w:p w14:paraId="0000004F"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5"/>
              <w:id w:val="-2067786716"/>
            </w:sdtPr>
            <w:sdtEndPr/>
            <w:sdtContent>
              <w:r w:rsidR="00364F45">
                <w:rPr>
                  <w:rFonts w:ascii="Times New Roman" w:eastAsia="Times New Roman" w:hAnsi="Times New Roman" w:cs="Times New Roman"/>
                  <w:color w:val="000000"/>
                  <w:sz w:val="24"/>
                  <w:szCs w:val="24"/>
                </w:rPr>
                <w:t xml:space="preserve">Trong trường hợp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bị lỗi,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không thể sử dụng được hoặc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đã bị sử dụng trước thời điểm Bên A gửi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Bên B sẽ gửi yêu cầu kiểm tra thông tin tới Bên A. Bên A sẽ hỗ trợ hủy hoặc </w:t>
              </w:r>
              <w:proofErr w:type="spellStart"/>
              <w:r w:rsidR="00364F45">
                <w:rPr>
                  <w:rFonts w:ascii="Times New Roman" w:eastAsia="Times New Roman" w:hAnsi="Times New Roman" w:cs="Times New Roman"/>
                  <w:color w:val="000000"/>
                  <w:sz w:val="24"/>
                  <w:szCs w:val="24"/>
                </w:rPr>
                <w:t>thu</w:t>
              </w:r>
              <w:proofErr w:type="spellEnd"/>
              <w:r w:rsidR="00364F45">
                <w:rPr>
                  <w:rFonts w:ascii="Times New Roman" w:eastAsia="Times New Roman" w:hAnsi="Times New Roman" w:cs="Times New Roman"/>
                  <w:color w:val="000000"/>
                  <w:sz w:val="24"/>
                  <w:szCs w:val="24"/>
                </w:rPr>
                <w:t xml:space="preserve"> hồi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đó và cung cấp lại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khác trong vòng tối đa 24 giờ làm việc.</w:t>
              </w:r>
            </w:sdtContent>
          </w:sdt>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sz w:val="26"/>
              <w:highlight w:val="yellow"/>
            </w:rPr>
            <w:t>(BỔ SUNG) Thời hạn hỗ trợ đối với Mã code bị lỗi (từ thời điểm bàn giao đến khi kích hoạt):</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 Mã code zVas phải được kích hoạt trong thời hạn 12 (mười hai) tháng kể từ ngày Bên A phát hành/bàn giao Mã code cho Bên B (“Thời hạn kích hoạt”).</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(ii) Trong suốt Thời hạn kích hoạt, nếu Mã code bị lỗi, không sử dụng được, đã bị sử dụng trước khi bàn giao hoặc không kích hoạt được mà không do lỗi của Bên B/Người Dùng Cuối, Bên A có trách nhiệm hủy/thu hồi và cấp lại Mã code khác (hoặc hoàn tiền tương ứng nếu không thể cấp lại) trong vòng tối đa 24 (hai mươi bốn) Giờ làm việc kể từ khi tiếp nhận yêu cầu hợp lệ của Bên B.</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(iii) Trường hợp Bên B phát hiện lỗi và gửi yêu cầu hợp lệ tới Bên A trước thời điểm hết Thời hạn kích hoạt (kể cả khi gần hết hạn), nghĩa vụ hỗ trợ đổi/cấp lại của Bên A vẫn được thực hiện đầy đủ ngay cả khi việc xử lý hoàn tất sau thời điểm hết Thời hạn kích hoạt. Mã code được cấp lại có Thời hạn kích hoạt và Thời hạn Gói mới tương đương Mã code ban đầu, tính từ ngày cấp lại.</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(iv) Trường hợp do đặc thù kỹ thuật cần thêm thời gian, Bên A thông báo cho Bên B và gia hạn thời hạn xử lý một cách hợp lý; khoảng thời gian Bên A xử lý lỗi không được tính trừ vào Thời hạn kích hoạt/Thời hạn Gói của Bên B.</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sz w:val="26"/>
              <w:highlight w:val="yellow"/>
            </w:rPr>
            <w:t>(BỔ SUNG) Hỗ trợ Bên B khi Bên A tạm ngừng/chấm dứt cung cấp Dịch vụ zVas đối với Mã code Bên B đã mua nhưng chưa phân phối/chưa kích hoạt:</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 Trường hợp Bên A tạm ngừng, thay đổi hoặc chấm dứt cung cấp một hoặc nhiều Dịch vụ zVas trong khi Bên B còn nắm giữ Mã code đã thanh toán nhưng chưa bàn giao cho Người Dùng Cuối, hoặc đã bàn giao nhưng chưa kích hoạt, Bên A phải thông báo bằng văn bản cho Bên B tối thiểu 30 (ba mươi) ngày trước thời điểm tạm ngừng/chấm dứt.</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(ii) Đối với các Mã code đã thanh toán nhưng chưa kích hoạt của dịch vụ bị tạm ngừng/chấm dứt, Bên A hỗ trợ Bên B theo một hoặc kết hợp các phương án sau (theo thỏa thuận của Hai Bên): (a) gia hạn Thời hạn kích hoạt để Bên B tiếp tục phân phối; (b) chuyển đổi sang Mã code của dịch vụ tương đương về giá trị; hoặc (c) hoàn tiền cho Bên B phần giá trị Mã code chưa kích hoạt theo đơn giá Bên B đã thanh toán, trong vòng 30 (ba mươi) ngày kể từ ngày Hai Bên thống nhất phương án.</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(iii) Trong thời gian tạm ngừng, Bên A bảo lưu hiệu lực các Mã code đã thanh toán của Bên B và khôi phục khả năng kích hoạt khi dịch vụ được cung cấp trở lại; thời gian tạm ngừng không được tính trừ vào Thời hạn kích hoạt của Bên B.</w:t>
          </w:r>
        </w:p>
        <w:p>
          <w:p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r>
            <w:rPr>
              <w:rFonts w:ascii="Times New Roman" w:hAnsi="Times New Roman"/>
              <w:b w:val="0"/>
              <w:sz w:val="26"/>
              <w:highlight w:val="yellow"/>
            </w:rPr>
            <w:t>(iv) Việc tạm ngừng/chấm dứt do Bên A không làm miễn trừ nghĩa vụ hỗ trợ và quyết toán nêu trên của Bên A đối với Bên B.</w:t>
          </w:r>
        </w:p>
      </w:sdtContent>
    </w:sdt>
    <w:sdt>
      <w:sdtPr>
        <w:tag w:val="goog_rdk_168"/>
        <w:id w:val="480824636"/>
      </w:sdtPr>
      <w:sdtEndPr/>
      <w:sdtContent>
        <w:p w14:paraId="00000050"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7"/>
              <w:id w:val="-1951782688"/>
            </w:sdtPr>
            <w:sdtEndPr/>
            <w:sdtContent>
              <w:r w:rsidR="00364F45">
                <w:rPr>
                  <w:rFonts w:ascii="Times New Roman" w:eastAsia="Times New Roman" w:hAnsi="Times New Roman" w:cs="Times New Roman"/>
                  <w:color w:val="000000"/>
                  <w:sz w:val="24"/>
                  <w:szCs w:val="24"/>
                </w:rPr>
                <w:t xml:space="preserve">Trường hợp Bên B sử dụng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không đúng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hướng dẫn của Bên A dẫn đến việc tài khoản Zalo/Zing MP3 của Người Dùng Cuối bị giới hạn, bị khóa hoặc tài khoản không thể sử dụng được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Bên A sẽ không thể hỗ trợ hủy hoặc </w:t>
              </w:r>
              <w:proofErr w:type="spellStart"/>
              <w:r w:rsidR="00364F45">
                <w:rPr>
                  <w:rFonts w:ascii="Times New Roman" w:eastAsia="Times New Roman" w:hAnsi="Times New Roman" w:cs="Times New Roman"/>
                  <w:color w:val="000000"/>
                  <w:sz w:val="24"/>
                  <w:szCs w:val="24"/>
                </w:rPr>
                <w:t>thu</w:t>
              </w:r>
              <w:proofErr w:type="spellEnd"/>
              <w:r w:rsidR="00364F45">
                <w:rPr>
                  <w:rFonts w:ascii="Times New Roman" w:eastAsia="Times New Roman" w:hAnsi="Times New Roman" w:cs="Times New Roman"/>
                  <w:color w:val="000000"/>
                  <w:sz w:val="24"/>
                  <w:szCs w:val="24"/>
                </w:rPr>
                <w:t xml:space="preserve"> hồi, hoàn trả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đó.</w:t>
              </w:r>
            </w:sdtContent>
          </w:sdt>
        </w:p>
      </w:sdtContent>
    </w:sdt>
    <w:sdt>
      <w:sdtPr>
        <w:tag w:val="goog_rdk_170"/>
        <w:id w:val="554651130"/>
      </w:sdtPr>
      <w:sdtEndPr/>
      <w:sdtContent>
        <w:p w14:paraId="00000051" w14:textId="77777777" w:rsidR="00312D72" w:rsidRPr="00865D5C" w:rsidRDefault="00D542AC">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sdt>
            <w:sdtPr>
              <w:tag w:val="goog_rdk_169"/>
              <w:id w:val="-1101784983"/>
            </w:sdtPr>
            <w:sdtEndPr/>
            <w:sdtContent>
              <w:r w:rsidR="00364F45">
                <w:rPr>
                  <w:rFonts w:ascii="Times New Roman" w:eastAsia="Times New Roman" w:hAnsi="Times New Roman" w:cs="Times New Roman"/>
                  <w:color w:val="000000"/>
                  <w:sz w:val="24"/>
                  <w:szCs w:val="24"/>
                </w:rPr>
                <w:t xml:space="preserve">Cho từng dịch vụ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 xml:space="preserve"> Plus; ZingMP3 Premium; Zalo Cloud (zCloud); Zalo Business (zBusiness) và Zalo Melody (</w:t>
              </w:r>
              <w:proofErr w:type="spellStart"/>
              <w:r w:rsidR="00364F45">
                <w:rPr>
                  <w:rFonts w:ascii="Times New Roman" w:eastAsia="Times New Roman" w:hAnsi="Times New Roman" w:cs="Times New Roman"/>
                  <w:color w:val="000000"/>
                  <w:sz w:val="24"/>
                  <w:szCs w:val="24"/>
                </w:rPr>
                <w:t>zMelody</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zStyle</w:t>
              </w:r>
              <w:proofErr w:type="spellEnd"/>
              <w:r w:rsidR="00364F45">
                <w:rPr>
                  <w:rFonts w:ascii="Times New Roman" w:eastAsia="Times New Roman" w:hAnsi="Times New Roman" w:cs="Times New Roman"/>
                  <w:color w:val="000000"/>
                  <w:sz w:val="24"/>
                  <w:szCs w:val="24"/>
                </w:rPr>
                <w:t>), Các Bên sẽ tiến hành ký kết Phụ Lục đính kèm Hợp Đồng để cung cấp và triển khai các dịch vụ chi tiết.</w:t>
              </w:r>
            </w:sdtContent>
          </w:sdt>
        </w:p>
      </w:sdtContent>
    </w:sdt>
    <w:customXmlDelRangeStart w:id="1" w:author="ZALO_Legal2" w:date="2026-06-04T15:50:00Z"/>
    <w:customXmlInsRangeStart w:id="2" w:author="Hang P." w:date="2026-05-29T07:15:00Z"/>
    <w:sdt>
      <w:sdtPr>
        <w:tag w:val="goog_rdk_175"/>
        <w:id w:val="1342124969"/>
      </w:sdtPr>
      <w:sdtEndPr/>
      <w:sdtContent>
        <w:customXmlInsRangeEnd w:id="2"/>
        <w:customXmlDelRangeEnd w:id="1"/>
        <w:p w14:paraId="00000052" w14:textId="4DF31FE7" w:rsidR="00312D72" w:rsidRPr="00AE69C1" w:rsidRDefault="00D542AC" w:rsidP="00B83DB9">
          <w:pPr>
            <w:numPr>
              <w:ilvl w:val="0"/>
              <w:numId w:val="3"/>
            </w:numPr>
            <w:pBdr>
              <w:top w:val="nil"/>
              <w:left w:val="nil"/>
              <w:bottom w:val="nil"/>
              <w:right w:val="nil"/>
              <w:between w:val="nil"/>
            </w:pBdr>
            <w:spacing w:after="0" w:line="288" w:lineRule="auto"/>
            <w:ind w:left="567" w:hanging="567"/>
            <w:jc w:val="both"/>
            <w:rPr>
              <w:rFonts w:ascii="Times New Roman" w:eastAsia="Times New Roman" w:hAnsi="Times New Roman" w:cs="Times New Roman"/>
              <w:sz w:val="24"/>
              <w:szCs w:val="24"/>
            </w:rPr>
          </w:pPr>
          <w:customXmlInsRangeStart w:id="3" w:author="Hang P." w:date="2026-05-29T07:15:00Z"/>
          <w:customXmlDelRangeStart w:id="4" w:author="ZALO_Legal2" w:date="2026-06-04T15:50:00Z"/>
          <w:sdt>
            <w:sdtPr>
              <w:tag w:val="goog_rdk_171"/>
              <w:id w:val="520756969"/>
            </w:sdtPr>
            <w:sdtEndPr/>
            <w:sdtContent>
              <w:customXmlInsRangeEnd w:id="3"/>
              <w:customXmlDelRangeEnd w:id="4"/>
              <w:customXmlInsRangeStart w:id="5" w:author="Hang P." w:date="2026-05-29T07:15:00Z"/>
              <w:customXmlDelRangeStart w:id="6" w:author="ZALO_Legal2" w:date="2026-06-04T15:50:00Z"/>
            </w:sdtContent>
          </w:sdt>
          <w:customXmlInsRangeEnd w:id="5"/>
          <w:customXmlDelRangeEnd w:id="6"/>
          <w:customXmlInsRangeStart w:id="7" w:author="Hang P." w:date="2026-05-29T07:15:00Z"/>
          <w:customXmlDelRangeStart w:id="8" w:author="ZALO_Legal2" w:date="2026-06-04T15:50:00Z"/>
          <w:sdt>
            <w:sdtPr>
              <w:tag w:val="goog_rdk_172"/>
              <w:id w:val="677936257"/>
            </w:sdtPr>
            <w:sdtEndPr/>
            <w:sdtContent>
              <w:customXmlInsRangeEnd w:id="7"/>
              <w:customXmlDelRangeEnd w:id="8"/>
              <w:customXmlInsRangeStart w:id="9" w:author="Hang P." w:date="2026-05-29T07:15:00Z"/>
              <w:customXmlDelRangeStart w:id="10" w:author="ZALO_Legal2" w:date="2026-06-04T15:50:00Z"/>
              <w:sdt>
                <w:sdtPr>
                  <w:tag w:val="goog_rdk_173"/>
                  <w:id w:val="-960100447"/>
                </w:sdtPr>
                <w:sdtEndPr/>
                <w:sdtContent>
                  <w:customXmlInsRangeEnd w:id="9"/>
                  <w:customXmlDelRangeEnd w:id="10"/>
                  <w:commentRangeStart w:id="11"/>
                  <w:commentRangeStart w:id="12"/>
                  <w:ins w:id="13" w:author="Hang P." w:date="2026-05-29T07:15:00Z">
                    <w:r w:rsidR="00AE69C1">
                      <w:rPr>
                        <w:rFonts w:ascii="Times New Roman" w:eastAsia="Times New Roman" w:hAnsi="Times New Roman" w:cs="Times New Roman"/>
                        <w:sz w:val="24"/>
                        <w:szCs w:val="24"/>
                      </w:rPr>
                      <w:t xml:space="preserve">Quy trình đặt hàng và bàn giao: Bên B gửi yêu cầu đặt hàng </w:t>
                    </w:r>
                    <w:proofErr w:type="spellStart"/>
                    <w:r w:rsidR="00AE69C1">
                      <w:rPr>
                        <w:rFonts w:ascii="Times New Roman" w:eastAsia="Times New Roman" w:hAnsi="Times New Roman" w:cs="Times New Roman"/>
                        <w:sz w:val="24"/>
                        <w:szCs w:val="24"/>
                      </w:rPr>
                      <w:t>cho</w:t>
                    </w:r>
                    <w:proofErr w:type="spellEnd"/>
                    <w:r w:rsidR="00AE69C1">
                      <w:rPr>
                        <w:rFonts w:ascii="Times New Roman" w:eastAsia="Times New Roman" w:hAnsi="Times New Roman" w:cs="Times New Roman"/>
                        <w:sz w:val="24"/>
                        <w:szCs w:val="24"/>
                      </w:rPr>
                      <w:t xml:space="preserve"> Bên A qua địa chỉ thư điện tử được chỉ định tại mục Thông tin liên lạc của Hợp Đồng này. Bên A sẽ xác nhận đơn hàng và tiến hành bàn giao Mã code </w:t>
                    </w:r>
                    <w:proofErr w:type="spellStart"/>
                    <w:r w:rsidR="00AE69C1">
                      <w:rPr>
                        <w:rFonts w:ascii="Times New Roman" w:eastAsia="Times New Roman" w:hAnsi="Times New Roman" w:cs="Times New Roman"/>
                        <w:sz w:val="24"/>
                        <w:szCs w:val="24"/>
                      </w:rPr>
                      <w:t>zVAS</w:t>
                    </w:r>
                    <w:proofErr w:type="spellEnd"/>
                    <w:r w:rsidR="00AE69C1">
                      <w:rPr>
                        <w:rFonts w:ascii="Times New Roman" w:eastAsia="Times New Roman" w:hAnsi="Times New Roman" w:cs="Times New Roman"/>
                        <w:sz w:val="24"/>
                        <w:szCs w:val="24"/>
                      </w:rPr>
                      <w:t xml:space="preserve"> </w:t>
                    </w:r>
                    <w:proofErr w:type="spellStart"/>
                    <w:r w:rsidR="00AE69C1">
                      <w:rPr>
                        <w:rFonts w:ascii="Times New Roman" w:eastAsia="Times New Roman" w:hAnsi="Times New Roman" w:cs="Times New Roman"/>
                        <w:sz w:val="24"/>
                        <w:szCs w:val="24"/>
                      </w:rPr>
                      <w:t>theo</w:t>
                    </w:r>
                    <w:proofErr w:type="spellEnd"/>
                    <w:r w:rsidR="00AE69C1">
                      <w:rPr>
                        <w:rFonts w:ascii="Times New Roman" w:eastAsia="Times New Roman" w:hAnsi="Times New Roman" w:cs="Times New Roman"/>
                        <w:sz w:val="24"/>
                        <w:szCs w:val="24"/>
                      </w:rPr>
                      <w:t xml:space="preserve"> từng đơn hàng (không tách lẻ) trong vòng 03 (</w:t>
                    </w:r>
                    <w:proofErr w:type="spellStart"/>
                    <w:r w:rsidR="00AE69C1">
                      <w:rPr>
                        <w:rFonts w:ascii="Times New Roman" w:eastAsia="Times New Roman" w:hAnsi="Times New Roman" w:cs="Times New Roman"/>
                        <w:sz w:val="24"/>
                        <w:szCs w:val="24"/>
                      </w:rPr>
                      <w:t>ba</w:t>
                    </w:r>
                    <w:proofErr w:type="spellEnd"/>
                    <w:r w:rsidR="00AE69C1">
                      <w:rPr>
                        <w:rFonts w:ascii="Times New Roman" w:eastAsia="Times New Roman" w:hAnsi="Times New Roman" w:cs="Times New Roman"/>
                        <w:sz w:val="24"/>
                        <w:szCs w:val="24"/>
                      </w:rPr>
                      <w:t xml:space="preserve">) ngày làm việc </w:t>
                    </w:r>
                    <w:proofErr w:type="spellStart"/>
                    <w:r w:rsidR="00AE69C1">
                      <w:rPr>
                        <w:rFonts w:ascii="Times New Roman" w:eastAsia="Times New Roman" w:hAnsi="Times New Roman" w:cs="Times New Roman"/>
                        <w:sz w:val="24"/>
                        <w:szCs w:val="24"/>
                      </w:rPr>
                      <w:t>sau</w:t>
                    </w:r>
                    <w:proofErr w:type="spellEnd"/>
                    <w:r w:rsidR="00AE69C1">
                      <w:rPr>
                        <w:rFonts w:ascii="Times New Roman" w:eastAsia="Times New Roman" w:hAnsi="Times New Roman" w:cs="Times New Roman"/>
                        <w:sz w:val="24"/>
                        <w:szCs w:val="24"/>
                      </w:rPr>
                      <w:t xml:space="preserve"> khi nhận được khoản </w:t>
                    </w:r>
                    <w:proofErr w:type="spellStart"/>
                    <w:r w:rsidR="00AE69C1">
                      <w:rPr>
                        <w:rFonts w:ascii="Times New Roman" w:eastAsia="Times New Roman" w:hAnsi="Times New Roman" w:cs="Times New Roman"/>
                        <w:sz w:val="24"/>
                        <w:szCs w:val="24"/>
                      </w:rPr>
                      <w:t>thanh</w:t>
                    </w:r>
                    <w:proofErr w:type="spellEnd"/>
                    <w:r w:rsidR="00AE69C1">
                      <w:rPr>
                        <w:rFonts w:ascii="Times New Roman" w:eastAsia="Times New Roman" w:hAnsi="Times New Roman" w:cs="Times New Roman"/>
                        <w:sz w:val="24"/>
                        <w:szCs w:val="24"/>
                      </w:rPr>
                      <w:t xml:space="preserve"> toán đầy đủ từ Bên B. Bên A bàn giao Mã code </w:t>
                    </w:r>
                    <w:proofErr w:type="spellStart"/>
                    <w:r w:rsidR="00AE69C1">
                      <w:rPr>
                        <w:rFonts w:ascii="Times New Roman" w:eastAsia="Times New Roman" w:hAnsi="Times New Roman" w:cs="Times New Roman"/>
                        <w:sz w:val="24"/>
                        <w:szCs w:val="24"/>
                      </w:rPr>
                      <w:t>zVAS</w:t>
                    </w:r>
                    <w:proofErr w:type="spellEnd"/>
                    <w:r w:rsidR="00AE69C1">
                      <w:rPr>
                        <w:rFonts w:ascii="Times New Roman" w:eastAsia="Times New Roman" w:hAnsi="Times New Roman" w:cs="Times New Roman"/>
                        <w:sz w:val="24"/>
                        <w:szCs w:val="24"/>
                      </w:rPr>
                      <w:t xml:space="preserve"> </w:t>
                    </w:r>
                    <w:proofErr w:type="spellStart"/>
                    <w:r w:rsidR="00AE69C1">
                      <w:rPr>
                        <w:rFonts w:ascii="Times New Roman" w:eastAsia="Times New Roman" w:hAnsi="Times New Roman" w:cs="Times New Roman"/>
                        <w:sz w:val="24"/>
                        <w:szCs w:val="24"/>
                      </w:rPr>
                      <w:t>cho</w:t>
                    </w:r>
                    <w:proofErr w:type="spellEnd"/>
                    <w:r w:rsidR="00AE69C1">
                      <w:rPr>
                        <w:rFonts w:ascii="Times New Roman" w:eastAsia="Times New Roman" w:hAnsi="Times New Roman" w:cs="Times New Roman"/>
                        <w:sz w:val="24"/>
                        <w:szCs w:val="24"/>
                      </w:rPr>
                      <w:t xml:space="preserve"> Bên B qua thư điện tử hoặc phương thức khác được </w:t>
                    </w:r>
                    <w:proofErr w:type="spellStart"/>
                    <w:r w:rsidR="00AE69C1">
                      <w:rPr>
                        <w:rFonts w:ascii="Times New Roman" w:eastAsia="Times New Roman" w:hAnsi="Times New Roman" w:cs="Times New Roman"/>
                        <w:sz w:val="24"/>
                        <w:szCs w:val="24"/>
                      </w:rPr>
                      <w:t>hai</w:t>
                    </w:r>
                    <w:proofErr w:type="spellEnd"/>
                    <w:r w:rsidR="00AE69C1">
                      <w:rPr>
                        <w:rFonts w:ascii="Times New Roman" w:eastAsia="Times New Roman" w:hAnsi="Times New Roman" w:cs="Times New Roman"/>
                        <w:sz w:val="24"/>
                        <w:szCs w:val="24"/>
                      </w:rPr>
                      <w:t xml:space="preserve"> Bên thỏa thuận </w:t>
                    </w:r>
                    <w:proofErr w:type="spellStart"/>
                    <w:r w:rsidR="00AE69C1">
                      <w:rPr>
                        <w:rFonts w:ascii="Times New Roman" w:eastAsia="Times New Roman" w:hAnsi="Times New Roman" w:cs="Times New Roman"/>
                        <w:sz w:val="24"/>
                        <w:szCs w:val="24"/>
                      </w:rPr>
                      <w:t>bằng</w:t>
                    </w:r>
                    <w:proofErr w:type="spellEnd"/>
                    <w:r w:rsidR="00AE69C1">
                      <w:rPr>
                        <w:rFonts w:ascii="Times New Roman" w:eastAsia="Times New Roman" w:hAnsi="Times New Roman" w:cs="Times New Roman"/>
                        <w:sz w:val="24"/>
                        <w:szCs w:val="24"/>
                      </w:rPr>
                      <w:t xml:space="preserve"> văn bản</w:t>
                    </w:r>
                  </w:ins>
                  <w:commentRangeEnd w:id="11"/>
                  <w:r w:rsidR="002A19DB">
                    <w:rPr>
                      <w:rStyle w:val="CommentReference"/>
                    </w:rPr>
                    <w:commentReference w:id="11"/>
                  </w:r>
                  <w:commentRangeEnd w:id="12"/>
                  <w:r w:rsidR="003566FA">
                    <w:rPr>
                      <w:rStyle w:val="CommentReference"/>
                    </w:rPr>
                    <w:commentReference w:id="12"/>
                  </w:r>
                  <w:ins w:id="14" w:author="Hang P." w:date="2026-05-29T07:15:00Z">
                    <w:r w:rsidR="00AE69C1">
                      <w:rPr>
                        <w:rFonts w:ascii="Times New Roman" w:eastAsia="Times New Roman" w:hAnsi="Times New Roman" w:cs="Times New Roman"/>
                        <w:sz w:val="24"/>
                        <w:szCs w:val="24"/>
                      </w:rPr>
                      <w:t>.</w:t>
                    </w:r>
                  </w:ins>
                  <w:customXmlInsRangeStart w:id="15" w:author="Hang P." w:date="2026-05-29T07:15:00Z"/>
                  <w:customXmlDelRangeStart w:id="16" w:author="ZALO_Legal2" w:date="2026-06-04T15:50:00Z"/>
                </w:sdtContent>
              </w:sdt>
              <w:customXmlInsRangeEnd w:id="15"/>
              <w:customXmlDelRangeEnd w:id="16"/>
              <w:customXmlInsRangeStart w:id="17" w:author="Hang P." w:date="2026-05-29T07:15:00Z"/>
              <w:customXmlDelRangeStart w:id="18" w:author="ZALO_Legal2" w:date="2026-06-04T15:50:00Z"/>
            </w:sdtContent>
          </w:sdt>
          <w:customXmlInsRangeEnd w:id="17"/>
          <w:customXmlDelRangeEnd w:id="18"/>
          <w:customXmlInsRangeStart w:id="19" w:author="Hang P." w:date="2026-05-29T07:15:00Z"/>
          <w:customXmlDelRangeStart w:id="20" w:author="ZALO_Legal2" w:date="2026-06-04T15:50:00Z"/>
          <w:sdt>
            <w:sdtPr>
              <w:tag w:val="goog_rdk_174"/>
              <w:id w:val="-177116943"/>
            </w:sdtPr>
            <w:sdtEndPr/>
            <w:sdtContent>
              <w:customXmlInsRangeEnd w:id="19"/>
              <w:customXmlDelRangeEnd w:id="20"/>
              <w:customXmlInsRangeStart w:id="21" w:author="Hang P." w:date="2026-05-29T07:15:00Z"/>
              <w:customXmlDelRangeStart w:id="22" w:author="ZALO_Legal2" w:date="2026-06-04T15:50:00Z"/>
            </w:sdtContent>
          </w:sdt>
          <w:customXmlInsRangeEnd w:id="21"/>
          <w:customXmlDelRangeEnd w:id="22"/>
        </w:p>
        <w:customXmlDelRangeStart w:id="23" w:author="ZALO_Legal2" w:date="2026-06-04T15:50:00Z"/>
        <w:customXmlInsRangeStart w:id="24" w:author="Hang P." w:date="2026-05-29T07:15:00Z"/>
      </w:sdtContent>
    </w:sdt>
    <w:customXmlInsRangeEnd w:id="24"/>
    <w:customXmlDelRangeEnd w:id="23"/>
    <w:sdt>
      <w:sdtPr>
        <w:tag w:val="goog_rdk_179"/>
        <w:id w:val="837888242"/>
      </w:sdtPr>
      <w:sdtEndPr/>
      <w:sdtContent>
        <w:p w14:paraId="00000053" w14:textId="2922036F" w:rsidR="00312D72" w:rsidRDefault="00D542AC">
          <w:pPr>
            <w:numPr>
              <w:ilvl w:val="0"/>
              <w:numId w:val="3"/>
            </w:numPr>
            <w:pBdr>
              <w:top w:val="nil"/>
              <w:left w:val="nil"/>
              <w:bottom w:val="nil"/>
              <w:right w:val="nil"/>
              <w:between w:val="nil"/>
            </w:pBdr>
            <w:spacing w:after="0" w:line="288" w:lineRule="auto"/>
            <w:ind w:left="567" w:hanging="567"/>
            <w:jc w:val="both"/>
            <w:rPr>
              <w:ins w:id="25" w:author="Hang" w:date="2026-05-27T07:13:00Z"/>
              <w:rFonts w:ascii="Times New Roman" w:eastAsia="Times New Roman" w:hAnsi="Times New Roman" w:cs="Times New Roman"/>
              <w:sz w:val="24"/>
              <w:szCs w:val="24"/>
            </w:rPr>
          </w:pPr>
          <w:sdt>
            <w:sdtPr>
              <w:tag w:val="goog_rdk_177"/>
              <w:id w:val="1004737505"/>
            </w:sdtPr>
            <w:sdtEndPr/>
            <w:sdtContent>
              <w:sdt>
                <w:sdtPr>
                  <w:tag w:val="goog_rdk_178"/>
                  <w:id w:val="28375545"/>
                </w:sdtPr>
                <w:sdtEndPr/>
                <w:sdtContent>
                  <w:ins w:id="26" w:author="Hang" w:date="2026-05-27T07:13:00Z">
                    <w:r w:rsidR="00364F45">
                      <w:rPr>
                        <w:rFonts w:ascii="Times New Roman" w:eastAsia="Times New Roman" w:hAnsi="Times New Roman" w:cs="Times New Roman"/>
                        <w:sz w:val="24"/>
                        <w:szCs w:val="24"/>
                      </w:rPr>
                      <w:t xml:space="preserve">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hỗ trợ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 xml:space="preserve"> khi Mã code được kích hoạt</w:t>
                    </w:r>
                  </w:ins>
                  <w:ins w:id="27" w:author="ZALO_Legal2" w:date="2026-06-04T15:26:00Z">
                    <w:r w:rsidR="002A19DB">
                      <w:rPr>
                        <w:rFonts w:ascii="Times New Roman" w:eastAsia="Times New Roman" w:hAnsi="Times New Roman" w:cs="Times New Roman"/>
                        <w:sz w:val="24"/>
                        <w:szCs w:val="24"/>
                      </w:rPr>
                      <w:t xml:space="preserve"> thành công</w:t>
                    </w:r>
                  </w:ins>
                </w:sdtContent>
              </w:sdt>
            </w:sdtContent>
          </w:sdt>
        </w:p>
      </w:sdtContent>
    </w:sdt>
    <w:customXmlDelRangeStart w:id="28" w:author="ZALO_Legal2" w:date="2026-06-04T15:51:00Z"/>
    <w:sdt>
      <w:sdtPr>
        <w:tag w:val="goog_rdk_183"/>
        <w:id w:val="-1661141503"/>
      </w:sdtPr>
      <w:sdtEndPr/>
      <w:sdtContent>
        <w:customXmlDelRangeEnd w:id="28"/>
        <w:p w14:paraId="00000054" w14:textId="1F9B7C40" w:rsidR="00312D72" w:rsidRDefault="00D542AC">
          <w:pPr>
            <w:numPr>
              <w:ilvl w:val="1"/>
              <w:numId w:val="7"/>
            </w:numPr>
            <w:pBdr>
              <w:top w:val="nil"/>
              <w:left w:val="nil"/>
              <w:bottom w:val="nil"/>
              <w:right w:val="nil"/>
              <w:between w:val="nil"/>
            </w:pBdr>
            <w:spacing w:after="0" w:line="288" w:lineRule="auto"/>
            <w:ind w:left="709" w:hanging="709"/>
            <w:jc w:val="both"/>
            <w:rPr>
              <w:ins w:id="29" w:author="Hang" w:date="2026-05-27T07:13:00Z"/>
              <w:rFonts w:ascii="Times New Roman" w:eastAsia="Times New Roman" w:hAnsi="Times New Roman" w:cs="Times New Roman"/>
              <w:sz w:val="24"/>
              <w:szCs w:val="24"/>
            </w:rPr>
          </w:pPr>
          <w:sdt>
            <w:sdtPr>
              <w:tag w:val="goog_rdk_180"/>
              <w:id w:val="383089500"/>
            </w:sdtPr>
            <w:sdtEndPr/>
            <w:sdtContent>
              <w:sdt>
                <w:sdtPr>
                  <w:tag w:val="goog_rdk_181"/>
                  <w:id w:val="-1283608591"/>
                </w:sdtPr>
                <w:sdtEndPr/>
                <w:sdtContent>
                  <w:ins w:id="30" w:author="Hang" w:date="2026-05-27T07:13:00Z">
                    <w:r w:rsidR="00364F45">
                      <w:rPr>
                        <w:rFonts w:ascii="Times New Roman" w:eastAsia="Times New Roman" w:hAnsi="Times New Roman" w:cs="Times New Roman"/>
                        <w:sz w:val="24"/>
                        <w:szCs w:val="24"/>
                      </w:rPr>
                      <w:t xml:space="preserve">Bên A </w:t>
                    </w:r>
                  </w:ins>
                </w:sdtContent>
              </w:sdt>
              <w:customXmlInsRangeStart w:id="31" w:author="Hang" w:date="2026-05-27T07:13:00Z"/>
              <w:customXmlDelRangeStart w:id="32" w:author="ZALO_Legal2" w:date="2026-06-04T15:51:00Z"/>
              <w:sdt>
                <w:sdtPr>
                  <w:tag w:val="goog_rdk_182"/>
                  <w:id w:val="-1335418494"/>
                </w:sdtPr>
                <w:sdtEndPr/>
                <w:sdtContent>
                  <w:customXmlInsRangeEnd w:id="31"/>
                  <w:customXmlDelRangeEnd w:id="32"/>
                  <w:ins w:id="33" w:author="ZALO_Legal2" w:date="2026-06-04T15:50:00Z">
                    <w:r w:rsidR="00B83DB9" w:rsidRPr="00B83DB9">
                      <w:rPr>
                        <w:rFonts w:ascii="Times New Roman" w:eastAsia="Times New Roman" w:hAnsi="Times New Roman" w:cs="Times New Roman"/>
                        <w:sz w:val="24"/>
                        <w:szCs w:val="24"/>
                      </w:rPr>
                      <w:t>tự</w:t>
                    </w:r>
                    <w:r w:rsidR="00B83DB9">
                      <w:t xml:space="preserve"> </w:t>
                    </w:r>
                  </w:ins>
                  <w:ins w:id="34" w:author="Hang" w:date="2026-05-27T07:13:00Z">
                    <w:r w:rsidR="00364F45">
                      <w:rPr>
                        <w:rFonts w:ascii="Times New Roman" w:eastAsia="Times New Roman" w:hAnsi="Times New Roman" w:cs="Times New Roman"/>
                        <w:sz w:val="24"/>
                        <w:szCs w:val="24"/>
                      </w:rPr>
                      <w:t xml:space="preserve">chịu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w:t>
                    </w:r>
                    <w:del w:id="35" w:author="ZALO_Legal2" w:date="2026-06-04T15:51:00Z">
                      <w:r w:rsidR="00364F45" w:rsidDel="00B83DB9">
                        <w:rPr>
                          <w:rFonts w:ascii="Times New Roman" w:eastAsia="Times New Roman" w:hAnsi="Times New Roman" w:cs="Times New Roman"/>
                          <w:sz w:val="24"/>
                          <w:szCs w:val="24"/>
                        </w:rPr>
                        <w:delText>đảm bảo</w:delText>
                      </w:r>
                    </w:del>
                  </w:ins>
                  <w:ins w:id="36" w:author="ZALO_Legal2" w:date="2026-06-04T15:51:00Z">
                    <w:r w:rsidR="00B83DB9">
                      <w:rPr>
                        <w:rFonts w:ascii="Times New Roman" w:eastAsia="Times New Roman" w:hAnsi="Times New Roman" w:cs="Times New Roman"/>
                        <w:sz w:val="24"/>
                        <w:szCs w:val="24"/>
                      </w:rPr>
                      <w:t xml:space="preserve">về </w:t>
                    </w:r>
                  </w:ins>
                  <w:ins w:id="37" w:author="Hang" w:date="2026-05-27T07:13:00Z">
                    <w:del w:id="38" w:author="ZALO_Legal2" w:date="2026-06-04T15:51:00Z">
                      <w:r w:rsidR="00364F45" w:rsidDel="00B83DB9">
                        <w:rPr>
                          <w:rFonts w:ascii="Times New Roman" w:eastAsia="Times New Roman" w:hAnsi="Times New Roman" w:cs="Times New Roman"/>
                          <w:sz w:val="24"/>
                          <w:szCs w:val="24"/>
                        </w:rPr>
                        <w:delText xml:space="preserve"> </w:delText>
                      </w:r>
                    </w:del>
                    <w:r w:rsidR="00364F45">
                      <w:rPr>
                        <w:rFonts w:ascii="Times New Roman" w:eastAsia="Times New Roman" w:hAnsi="Times New Roman" w:cs="Times New Roman"/>
                        <w:sz w:val="24"/>
                        <w:szCs w:val="24"/>
                      </w:rPr>
                      <w:t xml:space="preserve">chất lượng, tính năng và hoạt động ổn định của dịch vụ </w:t>
                    </w:r>
                    <w:proofErr w:type="spellStart"/>
                    <w:r w:rsidR="00364F45">
                      <w:rPr>
                        <w:rFonts w:ascii="Times New Roman" w:eastAsia="Times New Roman" w:hAnsi="Times New Roman" w:cs="Times New Roman"/>
                        <w:sz w:val="24"/>
                        <w:szCs w:val="24"/>
                      </w:rPr>
                      <w:t>zV</w:t>
                    </w:r>
                    <w:r w:rsidR="00B83DB9">
                      <w:rPr>
                        <w:rFonts w:ascii="Times New Roman" w:eastAsia="Times New Roman" w:hAnsi="Times New Roman" w:cs="Times New Roman"/>
                        <w:sz w:val="24"/>
                        <w:szCs w:val="24"/>
                      </w:rPr>
                      <w:t>as</w:t>
                    </w:r>
                    <w:proofErr w:type="spellEnd"/>
                    <w:r w:rsidR="00364F45">
                      <w:rPr>
                        <w:rFonts w:ascii="Times New Roman" w:eastAsia="Times New Roman" w:hAnsi="Times New Roman" w:cs="Times New Roman"/>
                        <w:sz w:val="24"/>
                        <w:szCs w:val="24"/>
                      </w:rPr>
                      <w:t xml:space="preserve"> trong suốt Thời hạn sử dụng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đúng mô tả dịch vụ tại thời điểm giao kết Hợp Đồng. Trong trường hợp phát sinh lỗi tính năng hoặc </w:t>
                    </w:r>
                    <w:proofErr w:type="spellStart"/>
                    <w:r w:rsidR="00364F45">
                      <w:rPr>
                        <w:rFonts w:ascii="Times New Roman" w:eastAsia="Times New Roman" w:hAnsi="Times New Roman" w:cs="Times New Roman"/>
                        <w:sz w:val="24"/>
                        <w:szCs w:val="24"/>
                      </w:rPr>
                      <w:t>gián</w:t>
                    </w:r>
                    <w:proofErr w:type="spellEnd"/>
                    <w:r w:rsidR="00364F45">
                      <w:rPr>
                        <w:rFonts w:ascii="Times New Roman" w:eastAsia="Times New Roman" w:hAnsi="Times New Roman" w:cs="Times New Roman"/>
                        <w:sz w:val="24"/>
                        <w:szCs w:val="24"/>
                      </w:rPr>
                      <w:t xml:space="preserve"> đoạn dịch vụ xuất phát từ hệ thống của Bên A, Bên A có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tiếp nhận, xử lý và phản hồi kết quả xử lý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trong thời </w:t>
                    </w:r>
                    <w:proofErr w:type="spellStart"/>
                    <w:r w:rsidR="00364F45">
                      <w:rPr>
                        <w:rFonts w:ascii="Times New Roman" w:eastAsia="Times New Roman" w:hAnsi="Times New Roman" w:cs="Times New Roman"/>
                        <w:sz w:val="24"/>
                        <w:szCs w:val="24"/>
                      </w:rPr>
                      <w:t>gian</w:t>
                    </w:r>
                    <w:proofErr w:type="spellEnd"/>
                    <w:r w:rsidR="00364F45">
                      <w:rPr>
                        <w:rFonts w:ascii="Times New Roman" w:eastAsia="Times New Roman" w:hAnsi="Times New Roman" w:cs="Times New Roman"/>
                        <w:sz w:val="24"/>
                        <w:szCs w:val="24"/>
                      </w:rPr>
                      <w:t xml:space="preserve"> hợp lý.</w:t>
                    </w:r>
                  </w:ins>
                  <w:customXmlInsRangeStart w:id="39" w:author="Hang" w:date="2026-05-27T07:13:00Z"/>
                  <w:customXmlDelRangeStart w:id="40" w:author="ZALO_Legal2" w:date="2026-06-04T15:51:00Z"/>
                </w:sdtContent>
              </w:sdt>
              <w:customXmlInsRangeEnd w:id="39"/>
              <w:customXmlDelRangeEnd w:id="40"/>
            </w:sdtContent>
          </w:sdt>
        </w:p>
        <w:customXmlDelRangeStart w:id="41" w:author="ZALO_Legal2" w:date="2026-06-04T15:51:00Z"/>
      </w:sdtContent>
    </w:sdt>
    <w:customXmlDelRangeEnd w:id="41"/>
    <w:sdt>
      <w:sdtPr>
        <w:tag w:val="goog_rdk_187"/>
        <w:id w:val="-728175083"/>
      </w:sdtPr>
      <w:sdtEndPr/>
      <w:sdtContent>
        <w:p w14:paraId="00000055" w14:textId="449711AB" w:rsidR="00312D72" w:rsidRDefault="00D542AC">
          <w:pPr>
            <w:numPr>
              <w:ilvl w:val="1"/>
              <w:numId w:val="7"/>
            </w:numPr>
            <w:pBdr>
              <w:top w:val="nil"/>
              <w:left w:val="nil"/>
              <w:bottom w:val="nil"/>
              <w:right w:val="nil"/>
              <w:between w:val="nil"/>
            </w:pBdr>
            <w:spacing w:after="0" w:line="288" w:lineRule="auto"/>
            <w:ind w:left="709" w:hanging="709"/>
            <w:jc w:val="both"/>
            <w:rPr>
              <w:ins w:id="42" w:author="Hang" w:date="2026-05-27T07:13:00Z"/>
              <w:rFonts w:ascii="Times New Roman" w:eastAsia="Times New Roman" w:hAnsi="Times New Roman" w:cs="Times New Roman"/>
              <w:sz w:val="24"/>
              <w:szCs w:val="24"/>
            </w:rPr>
          </w:pPr>
          <w:sdt>
            <w:sdtPr>
              <w:tag w:val="goog_rdk_184"/>
              <w:id w:val="468995955"/>
            </w:sdtPr>
            <w:sdtEndPr/>
            <w:sdtContent>
              <w:sdt>
                <w:sdtPr>
                  <w:tag w:val="goog_rdk_185"/>
                  <w:id w:val="2087090664"/>
                </w:sdtPr>
                <w:sdtEndPr/>
                <w:sdtContent>
                  <w:ins w:id="43" w:author="Hang" w:date="2026-05-27T07:13:00Z">
                    <w:r w:rsidR="00364F45">
                      <w:rPr>
                        <w:rFonts w:ascii="Times New Roman" w:eastAsia="Times New Roman" w:hAnsi="Times New Roman" w:cs="Times New Roman"/>
                        <w:sz w:val="24"/>
                        <w:szCs w:val="24"/>
                      </w:rPr>
                      <w:t xml:space="preserve">Bên B </w:t>
                    </w:r>
                  </w:ins>
                </w:sdtContent>
              </w:sdt>
              <w:customXmlInsRangeStart w:id="44" w:author="Hang" w:date="2026-05-27T07:13:00Z"/>
              <w:sdt>
                <w:sdtPr>
                  <w:tag w:val="goog_rdk_186"/>
                  <w:id w:val="1356565895"/>
                </w:sdtPr>
                <w:sdtEndPr/>
                <w:sdtContent>
                  <w:customXmlInsRangeEnd w:id="44"/>
                  <w:ins w:id="45" w:author="Hang" w:date="2026-05-27T07:13:00Z">
                    <w:r w:rsidR="00364F45">
                      <w:rPr>
                        <w:rFonts w:ascii="Times New Roman" w:eastAsia="Times New Roman" w:hAnsi="Times New Roman" w:cs="Times New Roman"/>
                        <w:sz w:val="24"/>
                        <w:szCs w:val="24"/>
                      </w:rPr>
                      <w:t xml:space="preserve">chịu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hỗ trợ </w:t>
                    </w:r>
                    <w:del w:id="46" w:author="ZALO_Legal2" w:date="2026-06-04T15:26:00Z">
                      <w:r w:rsidR="00364F45" w:rsidDel="002A19DB">
                        <w:rPr>
                          <w:rFonts w:ascii="Times New Roman" w:eastAsia="Times New Roman" w:hAnsi="Times New Roman" w:cs="Times New Roman"/>
                          <w:sz w:val="24"/>
                          <w:szCs w:val="24"/>
                        </w:rPr>
                        <w:delText>khách hàng</w:delText>
                      </w:r>
                    </w:del>
                  </w:ins>
                  <w:ins w:id="47" w:author="ZALO_Legal2" w:date="2026-06-04T15:26:00Z">
                    <w:r w:rsidR="002A19DB">
                      <w:rPr>
                        <w:rFonts w:ascii="Times New Roman" w:eastAsia="Times New Roman" w:hAnsi="Times New Roman" w:cs="Times New Roman"/>
                        <w:sz w:val="24"/>
                        <w:szCs w:val="24"/>
                      </w:rPr>
                      <w:t>Người Dùng</w:t>
                    </w:r>
                  </w:ins>
                  <w:ins w:id="48" w:author="Hang" w:date="2026-05-27T07:13:00Z">
                    <w:r w:rsidR="00364F45">
                      <w:rPr>
                        <w:rFonts w:ascii="Times New Roman" w:eastAsia="Times New Roman" w:hAnsi="Times New Roman" w:cs="Times New Roman"/>
                        <w:sz w:val="24"/>
                        <w:szCs w:val="24"/>
                      </w:rPr>
                      <w:t xml:space="preserve"> </w:t>
                    </w:r>
                    <w:r w:rsidR="002A19DB">
                      <w:rPr>
                        <w:rFonts w:ascii="Times New Roman" w:eastAsia="Times New Roman" w:hAnsi="Times New Roman" w:cs="Times New Roman"/>
                        <w:sz w:val="24"/>
                        <w:szCs w:val="24"/>
                      </w:rPr>
                      <w:t>C</w:t>
                    </w:r>
                    <w:r w:rsidR="00364F45">
                      <w:rPr>
                        <w:rFonts w:ascii="Times New Roman" w:eastAsia="Times New Roman" w:hAnsi="Times New Roman" w:cs="Times New Roman"/>
                        <w:sz w:val="24"/>
                        <w:szCs w:val="24"/>
                      </w:rPr>
                      <w:t xml:space="preserve">uối </w:t>
                    </w:r>
                  </w:ins>
                  <w:ins w:id="49" w:author="ZALO_Legal2" w:date="2026-06-04T15:52:00Z">
                    <w:r w:rsidR="00B83DB9">
                      <w:rPr>
                        <w:rFonts w:ascii="Times New Roman" w:eastAsia="Times New Roman" w:hAnsi="Times New Roman" w:cs="Times New Roman"/>
                        <w:sz w:val="24"/>
                        <w:szCs w:val="24"/>
                      </w:rPr>
                      <w:t>là khách hàng được Bên B cung cấp Mã code</w:t>
                    </w:r>
                  </w:ins>
                  <w:ins w:id="50" w:author="ZALO_Legal2" w:date="2026-06-04T15:53:00Z">
                    <w:r w:rsidR="00B83DB9">
                      <w:rPr>
                        <w:rFonts w:ascii="Times New Roman" w:eastAsia="Times New Roman" w:hAnsi="Times New Roman" w:cs="Times New Roman"/>
                        <w:sz w:val="24"/>
                        <w:szCs w:val="24"/>
                      </w:rPr>
                      <w:t xml:space="preserve"> </w:t>
                    </w:r>
                    <w:proofErr w:type="spellStart"/>
                    <w:r w:rsidR="00B83DB9">
                      <w:rPr>
                        <w:rFonts w:ascii="Times New Roman" w:eastAsia="Times New Roman" w:hAnsi="Times New Roman" w:cs="Times New Roman"/>
                        <w:sz w:val="24"/>
                        <w:szCs w:val="24"/>
                      </w:rPr>
                      <w:t>zVas</w:t>
                    </w:r>
                  </w:ins>
                  <w:proofErr w:type="spellEnd"/>
                  <w:ins w:id="51" w:author="Hang" w:date="2026-05-27T07:13:00Z">
                    <w:del w:id="52" w:author="ZALO_Legal2" w:date="2026-06-04T15:52:00Z">
                      <w:r w:rsidR="00364F45" w:rsidDel="00B83DB9">
                        <w:rPr>
                          <w:rFonts w:ascii="Times New Roman" w:eastAsia="Times New Roman" w:hAnsi="Times New Roman" w:cs="Times New Roman"/>
                          <w:sz w:val="24"/>
                          <w:szCs w:val="24"/>
                        </w:rPr>
                        <w:delText>(người dùng được Bên B phân phối Mã code)</w:delText>
                      </w:r>
                    </w:del>
                    <w:r w:rsidR="00364F45">
                      <w:rPr>
                        <w:rFonts w:ascii="Times New Roman" w:eastAsia="Times New Roman" w:hAnsi="Times New Roman" w:cs="Times New Roman"/>
                        <w:sz w:val="24"/>
                        <w:szCs w:val="24"/>
                      </w:rPr>
                      <w:t xml:space="preserve"> đối với các vấn đề liên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đến: quy trình mua hàng, bàn giao Mã code</w:t>
                    </w:r>
                  </w:ins>
                  <w:ins w:id="53" w:author="ZALO_Legal2" w:date="2026-06-04T15:53:00Z">
                    <w:r w:rsidR="00B83DB9">
                      <w:rPr>
                        <w:rFonts w:ascii="Times New Roman" w:eastAsia="Times New Roman" w:hAnsi="Times New Roman" w:cs="Times New Roman"/>
                        <w:sz w:val="24"/>
                        <w:szCs w:val="24"/>
                      </w:rPr>
                      <w:t xml:space="preserve"> </w:t>
                    </w:r>
                    <w:proofErr w:type="spellStart"/>
                    <w:r w:rsidR="00B83DB9">
                      <w:rPr>
                        <w:rFonts w:ascii="Times New Roman" w:eastAsia="Times New Roman" w:hAnsi="Times New Roman" w:cs="Times New Roman"/>
                        <w:sz w:val="24"/>
                        <w:szCs w:val="24"/>
                      </w:rPr>
                      <w:t>zVas</w:t>
                    </w:r>
                  </w:ins>
                  <w:proofErr w:type="spellEnd"/>
                  <w:ins w:id="54" w:author="Hang" w:date="2026-05-27T07:13:00Z">
                    <w:r w:rsidR="00364F45">
                      <w:rPr>
                        <w:rFonts w:ascii="Times New Roman" w:eastAsia="Times New Roman" w:hAnsi="Times New Roman" w:cs="Times New Roman"/>
                        <w:sz w:val="24"/>
                        <w:szCs w:val="24"/>
                      </w:rPr>
                      <w:t xml:space="preserve">, hướng dẫn kích hoạt và các vướng mắc về hợp đồng, </w:t>
                    </w:r>
                    <w:proofErr w:type="spellStart"/>
                    <w:r w:rsidR="00364F45">
                      <w:rPr>
                        <w:rFonts w:ascii="Times New Roman" w:eastAsia="Times New Roman" w:hAnsi="Times New Roman" w:cs="Times New Roman"/>
                        <w:sz w:val="24"/>
                        <w:szCs w:val="24"/>
                      </w:rPr>
                      <w:t>thanh</w:t>
                    </w:r>
                    <w:proofErr w:type="spellEnd"/>
                    <w:r w:rsidR="00364F45">
                      <w:rPr>
                        <w:rFonts w:ascii="Times New Roman" w:eastAsia="Times New Roman" w:hAnsi="Times New Roman" w:cs="Times New Roman"/>
                        <w:sz w:val="24"/>
                        <w:szCs w:val="24"/>
                      </w:rPr>
                      <w:t xml:space="preserve"> toán giữa Bên B và </w:t>
                    </w:r>
                    <w:del w:id="55" w:author="ZALO_Legal2" w:date="2026-06-04T15:27:00Z">
                      <w:r w:rsidR="00364F45" w:rsidDel="002A19DB">
                        <w:rPr>
                          <w:rFonts w:ascii="Times New Roman" w:eastAsia="Times New Roman" w:hAnsi="Times New Roman" w:cs="Times New Roman"/>
                          <w:sz w:val="24"/>
                          <w:szCs w:val="24"/>
                        </w:rPr>
                        <w:delText>khách hàng cuối</w:delText>
                      </w:r>
                    </w:del>
                  </w:ins>
                  <w:ins w:id="56" w:author="ZALO_Legal2" w:date="2026-06-04T15:27:00Z">
                    <w:r w:rsidR="002A19DB">
                      <w:rPr>
                        <w:rFonts w:ascii="Times New Roman" w:eastAsia="Times New Roman" w:hAnsi="Times New Roman" w:cs="Times New Roman"/>
                        <w:sz w:val="24"/>
                        <w:szCs w:val="24"/>
                      </w:rPr>
                      <w:t>Người Dùng Cuối</w:t>
                    </w:r>
                  </w:ins>
                  <w:ins w:id="57" w:author="Hang" w:date="2026-05-27T07:13:00Z">
                    <w:r w:rsidR="00364F45">
                      <w:rPr>
                        <w:rFonts w:ascii="Times New Roman" w:eastAsia="Times New Roman" w:hAnsi="Times New Roman" w:cs="Times New Roman"/>
                        <w:sz w:val="24"/>
                        <w:szCs w:val="24"/>
                      </w:rPr>
                      <w:t xml:space="preserve">. Trong trường hợp vấn đề kỹ thuật vượt quá phạm vi xử lý của Bên B, Bên B có quyền yêu cầu Bên A hỗ trợ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kênh phối hợp được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thỏa thuận.</w:t>
                    </w:r>
                  </w:ins>
                  <w:customXmlInsRangeStart w:id="58" w:author="Hang" w:date="2026-05-27T07:13:00Z"/>
                </w:sdtContent>
              </w:sdt>
              <w:customXmlInsRangeEnd w:id="58"/>
            </w:sdtContent>
          </w:sdt>
        </w:p>
      </w:sdtContent>
    </w:sdt>
    <w:sdt>
      <w:sdtPr>
        <w:tag w:val="goog_rdk_190"/>
        <w:id w:val="-300969222"/>
      </w:sdtPr>
      <w:sdtEndPr/>
      <w:sdtContent>
        <w:p w14:paraId="00000056" w14:textId="4B0A20B9" w:rsidR="00312D72" w:rsidRDefault="00D542AC">
          <w:pPr>
            <w:numPr>
              <w:ilvl w:val="1"/>
              <w:numId w:val="7"/>
            </w:numPr>
            <w:pBdr>
              <w:top w:val="nil"/>
              <w:left w:val="nil"/>
              <w:bottom w:val="nil"/>
              <w:right w:val="nil"/>
              <w:between w:val="nil"/>
            </w:pBdr>
            <w:spacing w:after="0" w:line="288" w:lineRule="auto"/>
            <w:ind w:left="709" w:hanging="709"/>
            <w:jc w:val="both"/>
            <w:rPr>
              <w:ins w:id="59" w:author="Hang" w:date="2026-05-27T07:13:00Z"/>
              <w:rFonts w:ascii="Times New Roman" w:eastAsia="Times New Roman" w:hAnsi="Times New Roman" w:cs="Times New Roman"/>
              <w:sz w:val="24"/>
              <w:szCs w:val="24"/>
            </w:rPr>
          </w:pPr>
          <w:sdt>
            <w:sdtPr>
              <w:tag w:val="goog_rdk_188"/>
              <w:id w:val="-826747174"/>
            </w:sdtPr>
            <w:sdtEndPr/>
            <w:sdtContent>
              <w:sdt>
                <w:sdtPr>
                  <w:tag w:val="goog_rdk_189"/>
                  <w:id w:val="-1525710314"/>
                </w:sdtPr>
                <w:sdtEndPr/>
                <w:sdtContent>
                  <w:ins w:id="60" w:author="Hang" w:date="2026-05-27T07:13:00Z">
                    <w:r w:rsidR="00364F45">
                      <w:rPr>
                        <w:rFonts w:ascii="Times New Roman" w:eastAsia="Times New Roman" w:hAnsi="Times New Roman" w:cs="Times New Roman"/>
                        <w:sz w:val="24"/>
                        <w:szCs w:val="24"/>
                      </w:rPr>
                      <w:t xml:space="preserve">Bên B không chịu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đối với các lỗi tính năng, </w:t>
                    </w:r>
                    <w:proofErr w:type="spellStart"/>
                    <w:r w:rsidR="00364F45">
                      <w:rPr>
                        <w:rFonts w:ascii="Times New Roman" w:eastAsia="Times New Roman" w:hAnsi="Times New Roman" w:cs="Times New Roman"/>
                        <w:sz w:val="24"/>
                        <w:szCs w:val="24"/>
                      </w:rPr>
                      <w:t>gián</w:t>
                    </w:r>
                    <w:proofErr w:type="spellEnd"/>
                    <w:r w:rsidR="00364F45">
                      <w:rPr>
                        <w:rFonts w:ascii="Times New Roman" w:eastAsia="Times New Roman" w:hAnsi="Times New Roman" w:cs="Times New Roman"/>
                        <w:sz w:val="24"/>
                        <w:szCs w:val="24"/>
                      </w:rPr>
                      <w:t xml:space="preserve"> đoạn dịch vụ hoặc thay đổi chính sách xuất phát từ phía Bên A trong phạm vi Bên B không kiểm soát được. Trong trường hợp đó, Bên B có nghĩa vụ thông báo kịp thời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A và hỗ trợ chuyển tiếp phản </w:t>
                    </w:r>
                    <w:proofErr w:type="spellStart"/>
                    <w:r w:rsidR="00364F45">
                      <w:rPr>
                        <w:rFonts w:ascii="Times New Roman" w:eastAsia="Times New Roman" w:hAnsi="Times New Roman" w:cs="Times New Roman"/>
                        <w:sz w:val="24"/>
                        <w:szCs w:val="24"/>
                      </w:rPr>
                      <w:t>ánh</w:t>
                    </w:r>
                    <w:proofErr w:type="spellEnd"/>
                    <w:r w:rsidR="00364F45">
                      <w:rPr>
                        <w:rFonts w:ascii="Times New Roman" w:eastAsia="Times New Roman" w:hAnsi="Times New Roman" w:cs="Times New Roman"/>
                        <w:sz w:val="24"/>
                        <w:szCs w:val="24"/>
                      </w:rPr>
                      <w:t xml:space="preserve"> từ </w:t>
                    </w:r>
                    <w:del w:id="61" w:author="ZALO_Legal2" w:date="2026-06-04T15:27:00Z">
                      <w:r w:rsidR="00364F45" w:rsidDel="002A19DB">
                        <w:rPr>
                          <w:rFonts w:ascii="Times New Roman" w:eastAsia="Times New Roman" w:hAnsi="Times New Roman" w:cs="Times New Roman"/>
                          <w:sz w:val="24"/>
                          <w:szCs w:val="24"/>
                        </w:rPr>
                        <w:delText xml:space="preserve">khách hàng cuối </w:delText>
                      </w:r>
                    </w:del>
                  </w:ins>
                  <w:ins w:id="62" w:author="ZALO_Legal2" w:date="2026-06-04T15:27:00Z">
                    <w:r w:rsidR="002A19DB">
                      <w:rPr>
                        <w:rFonts w:ascii="Times New Roman" w:eastAsia="Times New Roman" w:hAnsi="Times New Roman" w:cs="Times New Roman"/>
                        <w:sz w:val="24"/>
                        <w:szCs w:val="24"/>
                      </w:rPr>
                      <w:t xml:space="preserve">Người Dùng Cuối </w:t>
                    </w:r>
                  </w:ins>
                  <w:ins w:id="63" w:author="Hang" w:date="2026-05-27T07:13:00Z">
                    <w:r w:rsidR="00364F45">
                      <w:rPr>
                        <w:rFonts w:ascii="Times New Roman" w:eastAsia="Times New Roman" w:hAnsi="Times New Roman" w:cs="Times New Roman"/>
                        <w:sz w:val="24"/>
                        <w:szCs w:val="24"/>
                      </w:rPr>
                      <w:t>đến Bên A để xử lý.</w:t>
                    </w:r>
                  </w:ins>
                </w:sdtContent>
              </w:sdt>
            </w:sdtContent>
          </w:sdt>
        </w:p>
      </w:sdtContent>
    </w:sdt>
    <w:p w14:paraId="00000057" w14:textId="3219FA4A" w:rsidR="00312D72" w:rsidDel="00302E9A" w:rsidRDefault="00D542AC">
      <w:pPr>
        <w:numPr>
          <w:ilvl w:val="0"/>
          <w:numId w:val="3"/>
        </w:numPr>
        <w:pBdr>
          <w:top w:val="nil"/>
          <w:left w:val="nil"/>
          <w:bottom w:val="nil"/>
          <w:right w:val="nil"/>
          <w:between w:val="nil"/>
        </w:pBdr>
        <w:spacing w:after="0" w:line="288" w:lineRule="auto"/>
        <w:ind w:left="567" w:hanging="567"/>
        <w:jc w:val="both"/>
        <w:rPr>
          <w:ins w:id="64" w:author="Hang" w:date="2026-05-27T07:13:00Z"/>
          <w:del w:id="65" w:author="ZALO_Legal2" w:date="2026-06-04T15:29:00Z"/>
          <w:rFonts w:ascii="Times New Roman" w:eastAsia="Times New Roman" w:hAnsi="Times New Roman" w:cs="Times New Roman"/>
          <w:sz w:val="24"/>
          <w:szCs w:val="24"/>
        </w:rPr>
      </w:pPr>
      <w:customXmlDelRangeStart w:id="66" w:author="ZALO_Legal2" w:date="2026-06-04T15:43:00Z"/>
      <w:sdt>
        <w:sdtPr>
          <w:tag w:val="goog_rdk_193"/>
          <w:id w:val="1715288429"/>
        </w:sdtPr>
        <w:sdtEndPr/>
        <w:sdtContent>
          <w:customXmlDelRangeEnd w:id="66"/>
          <w:customXmlDelRangeStart w:id="67" w:author="ZALO_Legal2" w:date="2026-06-04T15:43:00Z"/>
          <w:sdt>
            <w:sdtPr>
              <w:tag w:val="goog_rdk_191"/>
              <w:id w:val="-1486768"/>
            </w:sdtPr>
            <w:sdtEndPr/>
            <w:sdtContent>
              <w:customXmlDelRangeEnd w:id="67"/>
              <w:customXmlDelRangeStart w:id="68" w:author="ZALO_Legal2" w:date="2026-06-04T15:43:00Z"/>
              <w:sdt>
                <w:sdtPr>
                  <w:tag w:val="goog_rdk_192"/>
                  <w:id w:val="580825049"/>
                </w:sdtPr>
                <w:sdtEndPr/>
                <w:sdtContent>
                  <w:customXmlDelRangeEnd w:id="68"/>
                  <w:ins w:id="69" w:author="Hang" w:date="2026-05-27T07:13:00Z">
                    <w:del w:id="70" w:author="ZALO_Legal2" w:date="2026-06-04T15:43:00Z">
                      <w:r w:rsidR="00364F45" w:rsidDel="00B936F0">
                        <w:rPr>
                          <w:rFonts w:ascii="Times New Roman" w:eastAsia="Times New Roman" w:hAnsi="Times New Roman" w:cs="Times New Roman"/>
                          <w:sz w:val="24"/>
                          <w:szCs w:val="24"/>
                        </w:rPr>
                        <w:delText>Chính sách hoàn tiền</w:delText>
                      </w:r>
                    </w:del>
                  </w:ins>
                  <w:customXmlDelRangeStart w:id="71" w:author="ZALO_Legal2" w:date="2026-06-04T15:43:00Z"/>
                </w:sdtContent>
              </w:sdt>
              <w:customXmlDelRangeEnd w:id="71"/>
              <w:customXmlDelRangeStart w:id="72" w:author="ZALO_Legal2" w:date="2026-06-04T15:43:00Z"/>
            </w:sdtContent>
          </w:sdt>
          <w:customXmlDelRangeEnd w:id="72"/>
          <w:customXmlDelRangeStart w:id="73" w:author="ZALO_Legal2" w:date="2026-06-04T15:43:00Z"/>
        </w:sdtContent>
      </w:sdt>
      <w:customXmlDelRangeEnd w:id="73"/>
      <w:ins w:id="74" w:author="ZALO_Legal2" w:date="2026-06-04T15:29:00Z">
        <w:r w:rsidR="00302E9A" w:rsidRPr="00302E9A">
          <w:rPr>
            <w:rFonts w:ascii="Times New Roman" w:eastAsia="Times New Roman" w:hAnsi="Times New Roman" w:cs="Times New Roman"/>
            <w:sz w:val="24"/>
            <w:szCs w:val="24"/>
            <w:rPrChange w:id="75" w:author="ZALO_Legal2" w:date="2026-06-04T15:30:00Z">
              <w:rPr/>
            </w:rPrChange>
          </w:rPr>
          <w:t>Đối với các</w:t>
        </w:r>
      </w:ins>
    </w:p>
    <w:customXmlDelRangeStart w:id="76" w:author="ZALO_Legal2" w:date="2026-06-04T15:28:00Z"/>
    <w:sdt>
      <w:sdtPr>
        <w:rPr>
          <w:rFonts w:ascii="Times New Roman" w:eastAsia="Times New Roman" w:hAnsi="Times New Roman" w:cs="Times New Roman"/>
          <w:sz w:val="24"/>
          <w:szCs w:val="24"/>
        </w:rPr>
        <w:tag w:val="goog_rdk_201"/>
        <w:id w:val="-1064858027"/>
      </w:sdtPr>
      <w:sdtEndPr/>
      <w:sdtContent>
        <w:customXmlDelRangeEnd w:id="76"/>
        <w:p w14:paraId="00000058" w14:textId="3B050953" w:rsidR="00312D72" w:rsidRPr="00302E9A" w:rsidDel="00302E9A" w:rsidRDefault="00D542AC">
          <w:pPr>
            <w:numPr>
              <w:ilvl w:val="0"/>
              <w:numId w:val="3"/>
            </w:numPr>
            <w:pBdr>
              <w:top w:val="nil"/>
              <w:left w:val="nil"/>
              <w:bottom w:val="nil"/>
              <w:right w:val="nil"/>
              <w:between w:val="nil"/>
            </w:pBdr>
            <w:spacing w:after="0" w:line="288" w:lineRule="auto"/>
            <w:ind w:left="567" w:hanging="567"/>
            <w:jc w:val="both"/>
            <w:rPr>
              <w:ins w:id="77" w:author="Hang" w:date="2026-05-27T07:13:00Z"/>
              <w:del w:id="78" w:author="ZALO_Legal2" w:date="2026-06-04T15:29:00Z"/>
              <w:rFonts w:ascii="Times New Roman" w:eastAsia="Times New Roman" w:hAnsi="Times New Roman" w:cs="Times New Roman"/>
              <w:sz w:val="24"/>
              <w:szCs w:val="24"/>
            </w:rPr>
            <w:pPrChange w:id="79" w:author="ZALO_Legal2" w:date="2026-06-04T15:29:00Z">
              <w:pPr>
                <w:numPr>
                  <w:numId w:val="20"/>
                </w:numPr>
                <w:pBdr>
                  <w:top w:val="nil"/>
                  <w:left w:val="nil"/>
                  <w:bottom w:val="nil"/>
                  <w:right w:val="nil"/>
                  <w:between w:val="nil"/>
                </w:pBdr>
                <w:spacing w:after="0" w:line="288" w:lineRule="auto"/>
                <w:ind w:left="720" w:hanging="720"/>
                <w:jc w:val="both"/>
              </w:pPr>
            </w:pPrChange>
          </w:pPr>
          <w:customXmlDelRangeStart w:id="80" w:author="ZALO_Legal2" w:date="2026-06-04T15:28:00Z"/>
          <w:sdt>
            <w:sdtPr>
              <w:rPr>
                <w:rFonts w:ascii="Times New Roman" w:eastAsia="Times New Roman" w:hAnsi="Times New Roman" w:cs="Times New Roman"/>
                <w:sz w:val="24"/>
                <w:szCs w:val="24"/>
              </w:rPr>
              <w:tag w:val="goog_rdk_194"/>
              <w:id w:val="1697722147"/>
            </w:sdtPr>
            <w:sdtEndPr/>
            <w:sdtContent>
              <w:customXmlDelRangeEnd w:id="80"/>
              <w:commentRangeStart w:id="81"/>
              <w:commentRangeStart w:id="82"/>
              <w:customXmlInsRangeStart w:id="83" w:author="Hang" w:date="2026-05-27T07:13:00Z"/>
              <w:customXmlDelRangeStart w:id="84" w:author="ZALO_Legal2" w:date="2026-06-04T15:28:00Z"/>
              <w:sdt>
                <w:sdtPr>
                  <w:rPr>
                    <w:rFonts w:ascii="Times New Roman" w:eastAsia="Times New Roman" w:hAnsi="Times New Roman" w:cs="Times New Roman"/>
                    <w:sz w:val="24"/>
                    <w:szCs w:val="24"/>
                  </w:rPr>
                  <w:tag w:val="goog_rdk_196"/>
                  <w:id w:val="-477505737"/>
                </w:sdtPr>
                <w:sdtEndPr/>
                <w:sdtContent>
                  <w:customXmlInsRangeEnd w:id="83"/>
                  <w:customXmlDelRangeEnd w:id="84"/>
                  <w:ins w:id="85" w:author="Hang" w:date="2026-05-27T07:13:00Z">
                    <w:del w:id="86" w:author="Linh. Hoàng Thị Thùy" w:date="2026-06-01T14:03:00Z">
                      <w:r w:rsidR="00364F45" w:rsidRPr="00302E9A" w:rsidDel="00595026">
                        <w:rPr>
                          <w:rFonts w:ascii="Times New Roman" w:eastAsia="Times New Roman" w:hAnsi="Times New Roman" w:cs="Times New Roman"/>
                          <w:sz w:val="24"/>
                          <w:szCs w:val="24"/>
                        </w:rPr>
                        <w:delText>Mã code chưa kích hoạt:</w:delText>
                      </w:r>
                    </w:del>
                  </w:ins>
                  <w:customXmlInsRangeStart w:id="87" w:author="Hang" w:date="2026-05-27T07:13:00Z"/>
                  <w:customXmlDelRangeStart w:id="88" w:author="ZALO_Legal2" w:date="2026-06-04T15:28:00Z"/>
                </w:sdtContent>
              </w:sdt>
              <w:customXmlInsRangeEnd w:id="87"/>
              <w:customXmlDelRangeEnd w:id="88"/>
              <w:customXmlInsRangeStart w:id="89" w:author="Hang" w:date="2026-05-27T07:13:00Z"/>
              <w:customXmlDelRangeStart w:id="90" w:author="ZALO_Legal2" w:date="2026-06-04T15:28:00Z"/>
              <w:sdt>
                <w:sdtPr>
                  <w:rPr>
                    <w:rFonts w:ascii="Times New Roman" w:eastAsia="Times New Roman" w:hAnsi="Times New Roman" w:cs="Times New Roman"/>
                    <w:sz w:val="24"/>
                    <w:szCs w:val="24"/>
                  </w:rPr>
                  <w:tag w:val="goog_rdk_197"/>
                  <w:id w:val="-1080646662"/>
                </w:sdtPr>
                <w:sdtEndPr/>
                <w:sdtContent>
                  <w:customXmlInsRangeEnd w:id="89"/>
                  <w:customXmlDelRangeEnd w:id="90"/>
                  <w:ins w:id="91" w:author="Hang" w:date="2026-05-27T07:13:00Z">
                    <w:del w:id="92" w:author="Linh. Hoàng Thị Thùy" w:date="2026-06-01T14:03:00Z">
                      <w:r w:rsidR="00364F45" w:rsidRPr="00302E9A" w:rsidDel="00595026">
                        <w:rPr>
                          <w:rFonts w:ascii="Times New Roman" w:eastAsia="Times New Roman" w:hAnsi="Times New Roman" w:cs="Times New Roman"/>
                          <w:sz w:val="24"/>
                          <w:szCs w:val="24"/>
                        </w:rPr>
                        <w:delText xml:space="preserve"> Trong trường hợp Bên B không có nhu cầu sử dụng Mã code zVAS đã thanh toán, Bên B có thể gửi yêu cầu hoàn tiền bằng văn bản cho Bên A. Bên A xem xét và xử lý hoàn tiền cho phần Mã code chưa được kích hoạt trong vòng </w:delText>
                      </w:r>
                    </w:del>
                  </w:ins>
                  <w:customXmlInsRangeStart w:id="93" w:author="Hang" w:date="2026-05-27T07:13:00Z"/>
                  <w:customXmlDelRangeStart w:id="94" w:author="ZALO_Legal2" w:date="2026-06-04T15:28:00Z"/>
                </w:sdtContent>
              </w:sdt>
              <w:customXmlInsRangeEnd w:id="93"/>
              <w:customXmlDelRangeEnd w:id="94"/>
              <w:customXmlInsRangeStart w:id="95" w:author="Hang" w:date="2026-05-27T07:13:00Z"/>
              <w:customXmlDelRangeStart w:id="96" w:author="ZALO_Legal2" w:date="2026-06-04T15:28:00Z"/>
              <w:sdt>
                <w:sdtPr>
                  <w:rPr>
                    <w:rFonts w:ascii="Times New Roman" w:eastAsia="Times New Roman" w:hAnsi="Times New Roman" w:cs="Times New Roman"/>
                    <w:sz w:val="24"/>
                    <w:szCs w:val="24"/>
                  </w:rPr>
                  <w:tag w:val="goog_rdk_198"/>
                  <w:id w:val="1678066697"/>
                </w:sdtPr>
                <w:sdtEndPr/>
                <w:sdtContent>
                  <w:customXmlInsRangeEnd w:id="95"/>
                  <w:customXmlDelRangeEnd w:id="96"/>
                  <w:ins w:id="97" w:author="Hang" w:date="2026-05-27T07:13:00Z">
                    <w:del w:id="98" w:author="Linh. Hoàng Thị Thùy" w:date="2026-06-01T14:03:00Z">
                      <w:r w:rsidR="00364F45" w:rsidRPr="00302E9A" w:rsidDel="00595026">
                        <w:rPr>
                          <w:rFonts w:ascii="Times New Roman" w:eastAsia="Times New Roman" w:hAnsi="Times New Roman" w:cs="Times New Roman"/>
                          <w:sz w:val="24"/>
                          <w:szCs w:val="24"/>
                        </w:rPr>
                        <w:delText>15 (mười lăm) ngày làm việc</w:delText>
                      </w:r>
                    </w:del>
                  </w:ins>
                  <w:customXmlInsRangeStart w:id="99" w:author="Hang" w:date="2026-05-27T07:13:00Z"/>
                  <w:customXmlDelRangeStart w:id="100" w:author="ZALO_Legal2" w:date="2026-06-04T15:28:00Z"/>
                </w:sdtContent>
              </w:sdt>
              <w:customXmlInsRangeEnd w:id="99"/>
              <w:customXmlDelRangeEnd w:id="100"/>
              <w:customXmlInsRangeStart w:id="101" w:author="Hang" w:date="2026-05-27T07:13:00Z"/>
              <w:customXmlDelRangeStart w:id="102" w:author="ZALO_Legal2" w:date="2026-06-04T15:28:00Z"/>
              <w:sdt>
                <w:sdtPr>
                  <w:rPr>
                    <w:rFonts w:ascii="Times New Roman" w:eastAsia="Times New Roman" w:hAnsi="Times New Roman" w:cs="Times New Roman"/>
                    <w:sz w:val="24"/>
                    <w:szCs w:val="24"/>
                  </w:rPr>
                  <w:tag w:val="goog_rdk_199"/>
                  <w:id w:val="-2049260868"/>
                </w:sdtPr>
                <w:sdtEndPr/>
                <w:sdtContent>
                  <w:customXmlInsRangeEnd w:id="101"/>
                  <w:customXmlDelRangeEnd w:id="102"/>
                  <w:ins w:id="103" w:author="Hang" w:date="2026-05-27T07:13:00Z">
                    <w:del w:id="104" w:author="Linh. Hoàng Thị Thùy" w:date="2026-06-01T14:03:00Z">
                      <w:r w:rsidR="00364F45" w:rsidRPr="00302E9A" w:rsidDel="00595026">
                        <w:rPr>
                          <w:rFonts w:ascii="Times New Roman" w:eastAsia="Times New Roman" w:hAnsi="Times New Roman" w:cs="Times New Roman"/>
                          <w:sz w:val="24"/>
                          <w:szCs w:val="24"/>
                        </w:rPr>
                        <w:delText xml:space="preserve"> kể từ ngày nhận được yêu cầu hợp lệ, sau khi xác nhận Mã code chưa được sử dụng. </w:delText>
                      </w:r>
                    </w:del>
                  </w:ins>
                  <w:customXmlInsRangeStart w:id="105" w:author="Hang" w:date="2026-05-27T07:13:00Z"/>
                  <w:customXmlDelRangeStart w:id="106" w:author="ZALO_Legal2" w:date="2026-06-04T15:28:00Z"/>
                </w:sdtContent>
              </w:sdt>
              <w:customXmlInsRangeEnd w:id="105"/>
              <w:customXmlDelRangeEnd w:id="106"/>
              <w:commentRangeEnd w:id="82"/>
              <w:ins w:id="107" w:author="Hang" w:date="2026-05-27T07:13:00Z">
                <w:del w:id="108" w:author="Linh. Hoàng Thị Thùy" w:date="2026-06-01T14:03:00Z">
                  <w:r w:rsidR="00AE69C1" w:rsidRPr="00302E9A" w:rsidDel="00595026">
                    <w:rPr>
                      <w:rFonts w:ascii="Times New Roman" w:eastAsia="Times New Roman" w:hAnsi="Times New Roman" w:cs="Times New Roman"/>
                      <w:sz w:val="24"/>
                      <w:szCs w:val="24"/>
                      <w:rPrChange w:id="109" w:author="ZALO_Legal2" w:date="2026-06-04T15:30:00Z">
                        <w:rPr>
                          <w:rStyle w:val="CommentReference"/>
                          <w:sz w:val="22"/>
                          <w:szCs w:val="22"/>
                        </w:rPr>
                      </w:rPrChange>
                    </w:rPr>
                    <w:commentReference w:id="82"/>
                  </w:r>
                </w:del>
              </w:ins>
              <w:commentRangeEnd w:id="81"/>
              <w:del w:id="110" w:author="Linh. Hoàng Thị Thùy" w:date="2026-06-01T14:03:00Z">
                <w:r w:rsidR="00595026" w:rsidRPr="00302E9A" w:rsidDel="00595026">
                  <w:rPr>
                    <w:rFonts w:ascii="Times New Roman" w:eastAsia="Times New Roman" w:hAnsi="Times New Roman" w:cs="Times New Roman"/>
                    <w:sz w:val="24"/>
                    <w:szCs w:val="24"/>
                    <w:rPrChange w:id="111" w:author="ZALO_Legal2" w:date="2026-06-04T15:30:00Z">
                      <w:rPr>
                        <w:rStyle w:val="CommentReference"/>
                      </w:rPr>
                    </w:rPrChange>
                  </w:rPr>
                  <w:commentReference w:id="81"/>
                </w:r>
              </w:del>
              <w:customXmlInsRangeStart w:id="112" w:author="Hang" w:date="2026-05-27T07:13:00Z"/>
              <w:customXmlDelRangeStart w:id="113" w:author="ZALO_Legal2" w:date="2026-06-04T15:28:00Z"/>
              <w:sdt>
                <w:sdtPr>
                  <w:rPr>
                    <w:rFonts w:ascii="Times New Roman" w:eastAsia="Times New Roman" w:hAnsi="Times New Roman" w:cs="Times New Roman"/>
                    <w:sz w:val="24"/>
                    <w:szCs w:val="24"/>
                    <w:rPrChange w:id="114" w:author="ZALO_Legal2" w:date="2026-06-04T15:30:00Z">
                      <w:rPr>
                        <w:rFonts w:ascii="Times New Roman" w:eastAsia="Times New Roman" w:hAnsi="Times New Roman" w:cs="Times New Roman"/>
                        <w:sz w:val="24"/>
                        <w:szCs w:val="24"/>
                      </w:rPr>
                    </w:rPrChange>
                  </w:rPr>
                  <w:tag w:val="goog_rdk_200"/>
                  <w:id w:val="-383193859"/>
                </w:sdtPr>
                <w:sdtEndPr>
                  <w:rPr>
                    <w:rPrChange w:id="115" w:author="ZALO_Legal2" w:date="2026-06-04T15:30:00Z">
                      <w:rPr/>
                    </w:rPrChange>
                  </w:rPr>
                </w:sdtEndPr>
                <w:sdtContent>
                  <w:customXmlInsRangeEnd w:id="112"/>
                  <w:customXmlDelRangeEnd w:id="113"/>
                  <w:customXmlInsRangeStart w:id="116" w:author="Hang" w:date="2026-05-27T07:13:00Z"/>
                  <w:customXmlDelRangeStart w:id="117" w:author="ZALO_Legal2" w:date="2026-06-04T15:28:00Z"/>
                </w:sdtContent>
              </w:sdt>
              <w:customXmlInsRangeEnd w:id="116"/>
              <w:customXmlDelRangeEnd w:id="117"/>
              <w:ins w:id="118" w:author="Linh. Hoàng Thị Thùy" w:date="2026-06-01T14:03:00Z">
                <w:del w:id="119" w:author="ZALO_Legal2" w:date="2026-06-04T15:29:00Z">
                  <w:r w:rsidR="00595026" w:rsidRPr="00302E9A" w:rsidDel="00302E9A">
                    <w:rPr>
                      <w:rFonts w:ascii="Times New Roman" w:eastAsia="Times New Roman" w:hAnsi="Times New Roman" w:cs="Times New Roman"/>
                      <w:sz w:val="24"/>
                      <w:szCs w:val="24"/>
                      <w:rPrChange w:id="120" w:author="ZALO_Legal2" w:date="2026-06-04T15:30:00Z">
                        <w:rPr/>
                      </w:rPrChange>
                    </w:rPr>
                    <w:delText>-</w:delText>
                  </w:r>
                </w:del>
              </w:ins>
              <w:customXmlDelRangeStart w:id="121" w:author="ZALO_Legal2" w:date="2026-06-04T15:28:00Z"/>
            </w:sdtContent>
          </w:sdt>
          <w:customXmlDelRangeEnd w:id="121"/>
        </w:p>
        <w:customXmlDelRangeStart w:id="122" w:author="ZALO_Legal2" w:date="2026-06-04T15:28:00Z"/>
      </w:sdtContent>
    </w:sdt>
    <w:customXmlDelRangeEnd w:id="122"/>
    <w:customXmlDelRangeStart w:id="123" w:author="ZALO_Legal2" w:date="2026-06-04T15:29:00Z"/>
    <w:sdt>
      <w:sdtPr>
        <w:rPr>
          <w:rFonts w:ascii="Times New Roman" w:eastAsia="Times New Roman" w:hAnsi="Times New Roman" w:cs="Times New Roman"/>
          <w:sz w:val="24"/>
          <w:szCs w:val="24"/>
        </w:rPr>
        <w:tag w:val="goog_rdk_205"/>
        <w:id w:val="707155942"/>
      </w:sdtPr>
      <w:sdtEndPr/>
      <w:sdtContent>
        <w:customXmlDelRangeEnd w:id="123"/>
        <w:p w14:paraId="00000059" w14:textId="26A01640" w:rsidR="00312D72" w:rsidRDefault="00D542AC">
          <w:pPr>
            <w:numPr>
              <w:ilvl w:val="0"/>
              <w:numId w:val="3"/>
            </w:numPr>
            <w:pBdr>
              <w:top w:val="nil"/>
              <w:left w:val="nil"/>
              <w:bottom w:val="nil"/>
              <w:right w:val="nil"/>
              <w:between w:val="nil"/>
            </w:pBdr>
            <w:spacing w:after="0" w:line="288" w:lineRule="auto"/>
            <w:ind w:left="567" w:hanging="567"/>
            <w:jc w:val="both"/>
            <w:rPr>
              <w:ins w:id="124" w:author="Hang" w:date="2026-05-27T07:13:00Z"/>
              <w:rFonts w:ascii="Times New Roman" w:eastAsia="Times New Roman" w:hAnsi="Times New Roman" w:cs="Times New Roman"/>
              <w:sz w:val="24"/>
              <w:szCs w:val="24"/>
              <w:rPrChange w:id="125" w:author="ZALO_Legal2" w:date="2026-06-04T15:30:00Z">
                <w:rPr>
                  <w:ins w:id="126" w:author="Hang" w:date="2026-05-27T07:13:00Z"/>
                </w:rPr>
              </w:rPrChange>
            </w:rPr>
            <w:pPrChange w:id="127" w:author="ZALO_Legal2" w:date="2026-06-04T15:29:00Z">
              <w:pPr>
                <w:numPr>
                  <w:numId w:val="20"/>
                </w:numPr>
                <w:pBdr>
                  <w:top w:val="nil"/>
                  <w:left w:val="nil"/>
                  <w:bottom w:val="nil"/>
                  <w:right w:val="nil"/>
                  <w:between w:val="nil"/>
                </w:pBdr>
                <w:spacing w:after="0" w:line="288" w:lineRule="auto"/>
                <w:ind w:left="720" w:hanging="720"/>
                <w:jc w:val="both"/>
              </w:pPr>
            </w:pPrChange>
          </w:pPr>
          <w:customXmlDelRangeStart w:id="128" w:author="ZALO_Legal2" w:date="2026-06-04T15:29:00Z"/>
          <w:sdt>
            <w:sdtPr>
              <w:rPr>
                <w:rFonts w:ascii="Times New Roman" w:eastAsia="Times New Roman" w:hAnsi="Times New Roman" w:cs="Times New Roman"/>
                <w:sz w:val="24"/>
                <w:szCs w:val="24"/>
              </w:rPr>
              <w:tag w:val="goog_rdk_202"/>
              <w:id w:val="1656386300"/>
            </w:sdtPr>
            <w:sdtEndPr/>
            <w:sdtContent>
              <w:customXmlDelRangeEnd w:id="128"/>
              <w:customXmlDelRangeStart w:id="129" w:author="ZALO_Legal2" w:date="2026-06-04T15:29:00Z"/>
              <w:sdt>
                <w:sdtPr>
                  <w:rPr>
                    <w:rFonts w:ascii="Times New Roman" w:eastAsia="Times New Roman" w:hAnsi="Times New Roman" w:cs="Times New Roman"/>
                    <w:sz w:val="24"/>
                    <w:szCs w:val="24"/>
                  </w:rPr>
                  <w:tag w:val="goog_rdk_203"/>
                  <w:id w:val="1660407969"/>
                </w:sdtPr>
                <w:sdtEndPr/>
                <w:sdtContent>
                  <w:customXmlDelRangeEnd w:id="129"/>
                  <w:ins w:id="130" w:author="Hang" w:date="2026-05-27T07:13:00Z">
                    <w:del w:id="131" w:author="ZALO_Legal2" w:date="2026-06-04T15:29:00Z">
                      <w:r w:rsidR="00364F45" w:rsidDel="00302E9A">
                        <w:rPr>
                          <w:rFonts w:ascii="Times New Roman" w:eastAsia="Times New Roman" w:hAnsi="Times New Roman" w:cs="Times New Roman"/>
                          <w:sz w:val="24"/>
                          <w:szCs w:val="24"/>
                          <w:rPrChange w:id="132" w:author="ZALO_Legal2" w:date="2026-06-04T15:30:00Z">
                            <w:rPr/>
                          </w:rPrChange>
                        </w:rPr>
                        <w:delText>Mã code đã kích hoạt:</w:delText>
                      </w:r>
                    </w:del>
                  </w:ins>
                  <w:customXmlDelRangeStart w:id="133" w:author="ZALO_Legal2" w:date="2026-06-04T15:29:00Z"/>
                </w:sdtContent>
              </w:sdt>
              <w:customXmlDelRangeEnd w:id="133"/>
              <w:customXmlInsRangeStart w:id="134" w:author="Hang" w:date="2026-05-27T07:13:00Z"/>
              <w:customXmlDelRangeStart w:id="135" w:author="ZALO_Legal2" w:date="2026-06-04T15:29:00Z"/>
              <w:sdt>
                <w:sdtPr>
                  <w:rPr>
                    <w:rFonts w:ascii="Times New Roman" w:eastAsia="Times New Roman" w:hAnsi="Times New Roman" w:cs="Times New Roman"/>
                    <w:sz w:val="24"/>
                    <w:szCs w:val="24"/>
                  </w:rPr>
                  <w:tag w:val="goog_rdk_204"/>
                  <w:id w:val="219696376"/>
                </w:sdtPr>
                <w:sdtEndPr/>
                <w:sdtContent>
                  <w:customXmlInsRangeEnd w:id="134"/>
                  <w:customXmlDelRangeEnd w:id="135"/>
                  <w:ins w:id="136" w:author="Hang" w:date="2026-05-27T07:13:00Z">
                    <w:r w:rsidR="00364F45">
                      <w:rPr>
                        <w:rFonts w:ascii="Times New Roman" w:eastAsia="Times New Roman" w:hAnsi="Times New Roman" w:cs="Times New Roman"/>
                        <w:sz w:val="24"/>
                        <w:szCs w:val="24"/>
                        <w:rPrChange w:id="137" w:author="ZALO_Legal2" w:date="2026-06-04T15:30:00Z">
                          <w:rPr/>
                        </w:rPrChange>
                      </w:rPr>
                      <w:t xml:space="preserve"> </w:t>
                    </w:r>
                    <w:r w:rsidR="00364F45">
                      <w:rPr>
                        <w:rFonts w:ascii="Times New Roman" w:eastAsia="Times New Roman" w:hAnsi="Times New Roman" w:cs="Times New Roman"/>
                        <w:sz w:val="24"/>
                        <w:szCs w:val="24"/>
                      </w:rPr>
                      <w:t xml:space="preserve">Mã code </w:t>
                    </w:r>
                    <w:proofErr w:type="spellStart"/>
                    <w:r w:rsidR="00364F45">
                      <w:rPr>
                        <w:rFonts w:ascii="Times New Roman" w:eastAsia="Times New Roman" w:hAnsi="Times New Roman" w:cs="Times New Roman"/>
                        <w:sz w:val="24"/>
                        <w:szCs w:val="24"/>
                      </w:rPr>
                      <w:t>zVAS</w:t>
                    </w:r>
                    <w:proofErr w:type="spellEnd"/>
                    <w:r w:rsidR="00364F45">
                      <w:rPr>
                        <w:rFonts w:ascii="Times New Roman" w:eastAsia="Times New Roman" w:hAnsi="Times New Roman" w:cs="Times New Roman"/>
                        <w:sz w:val="24"/>
                        <w:szCs w:val="24"/>
                      </w:rPr>
                      <w:t xml:space="preserve"> đã được kích hoạt thành công trên tài khoản Zalo sẽ không được hoàn tiền dưới bất kỳ hình thức nào</w:t>
                    </w:r>
                    <w:del w:id="138" w:author="ZALO_Legal2" w:date="2026-06-04T15:38:00Z">
                      <w:r w:rsidR="00364F45" w:rsidDel="00302E9A">
                        <w:rPr>
                          <w:rFonts w:ascii="Times New Roman" w:eastAsia="Times New Roman" w:hAnsi="Times New Roman" w:cs="Times New Roman"/>
                          <w:sz w:val="24"/>
                          <w:szCs w:val="24"/>
                        </w:rPr>
                        <w:delText>,</w:delText>
                      </w:r>
                    </w:del>
                  </w:ins>
                  <w:ins w:id="139" w:author="ZALO_Legal2" w:date="2026-06-04T15:38:00Z">
                    <w:r w:rsidR="00302E9A">
                      <w:rPr>
                        <w:rFonts w:ascii="Times New Roman" w:eastAsia="Times New Roman" w:hAnsi="Times New Roman" w:cs="Times New Roman"/>
                        <w:sz w:val="24"/>
                        <w:szCs w:val="24"/>
                      </w:rPr>
                      <w:t>.</w:t>
                    </w:r>
                  </w:ins>
                  <w:ins w:id="140" w:author="Hang" w:date="2026-05-27T07:13:00Z">
                    <w:r w:rsidR="00364F45">
                      <w:rPr>
                        <w:rFonts w:ascii="Times New Roman" w:eastAsia="Times New Roman" w:hAnsi="Times New Roman" w:cs="Times New Roman"/>
                        <w:sz w:val="24"/>
                        <w:szCs w:val="24"/>
                      </w:rPr>
                      <w:t xml:space="preserve"> </w:t>
                    </w:r>
                    <w:del w:id="141" w:author="ZALO_Legal2" w:date="2026-06-04T15:38:00Z">
                      <w:r w:rsidR="00364F45" w:rsidDel="00302E9A">
                        <w:rPr>
                          <w:rFonts w:ascii="Times New Roman" w:eastAsia="Times New Roman" w:hAnsi="Times New Roman" w:cs="Times New Roman"/>
                          <w:sz w:val="24"/>
                          <w:szCs w:val="24"/>
                        </w:rPr>
                        <w:delText>trừ t</w:delText>
                      </w:r>
                    </w:del>
                  </w:ins>
                  <w:ins w:id="142" w:author="ZALO_Legal2" w:date="2026-06-04T15:38:00Z">
                    <w:r w:rsidR="00302E9A">
                      <w:rPr>
                        <w:rFonts w:ascii="Times New Roman" w:eastAsia="Times New Roman" w:hAnsi="Times New Roman" w:cs="Times New Roman"/>
                        <w:sz w:val="24"/>
                        <w:szCs w:val="24"/>
                      </w:rPr>
                      <w:t>T</w:t>
                    </w:r>
                  </w:ins>
                  <w:ins w:id="143" w:author="Hang" w:date="2026-05-27T07:13:00Z">
                    <w:r w:rsidR="00364F45">
                      <w:rPr>
                        <w:rFonts w:ascii="Times New Roman" w:eastAsia="Times New Roman" w:hAnsi="Times New Roman" w:cs="Times New Roman"/>
                        <w:sz w:val="24"/>
                        <w:szCs w:val="24"/>
                      </w:rPr>
                      <w:t xml:space="preserve">rường hợp </w:t>
                    </w:r>
                  </w:ins>
                  <w:ins w:id="144" w:author="ZALO_Legal2" w:date="2026-06-04T15:42:00Z">
                    <w:r w:rsidR="00B936F0">
                      <w:rPr>
                        <w:rFonts w:ascii="Times New Roman" w:eastAsia="Times New Roman" w:hAnsi="Times New Roman" w:cs="Times New Roman"/>
                        <w:sz w:val="24"/>
                        <w:szCs w:val="24"/>
                      </w:rPr>
                      <w:t xml:space="preserve">phát sinh </w:t>
                    </w:r>
                  </w:ins>
                  <w:ins w:id="145" w:author="Hang" w:date="2026-05-27T07:13:00Z">
                    <w:r w:rsidR="00364F45">
                      <w:rPr>
                        <w:rFonts w:ascii="Times New Roman" w:eastAsia="Times New Roman" w:hAnsi="Times New Roman" w:cs="Times New Roman"/>
                        <w:sz w:val="24"/>
                        <w:szCs w:val="24"/>
                      </w:rPr>
                      <w:t xml:space="preserve">lỗi </w:t>
                    </w:r>
                  </w:ins>
                  <w:ins w:id="146" w:author="ZALO_Legal2" w:date="2026-06-04T15:42:00Z">
                    <w:r w:rsidR="00B936F0">
                      <w:rPr>
                        <w:rFonts w:ascii="Times New Roman" w:eastAsia="Times New Roman" w:hAnsi="Times New Roman" w:cs="Times New Roman"/>
                        <w:sz w:val="24"/>
                        <w:szCs w:val="24"/>
                      </w:rPr>
                      <w:t>trong quá t</w:t>
                    </w:r>
                  </w:ins>
                  <w:ins w:id="147" w:author="ZALO_Legal2" w:date="2026-06-04T15:43:00Z">
                    <w:r w:rsidR="00B936F0">
                      <w:rPr>
                        <w:rFonts w:ascii="Times New Roman" w:eastAsia="Times New Roman" w:hAnsi="Times New Roman" w:cs="Times New Roman"/>
                        <w:sz w:val="24"/>
                        <w:szCs w:val="24"/>
                      </w:rPr>
                      <w:t xml:space="preserve">rình sử dụng của Người Dùng Cuối và được Bên A xác nhận do lỗi kỹ thuật </w:t>
                    </w:r>
                  </w:ins>
                  <w:ins w:id="148" w:author="Hang" w:date="2026-05-27T07:13:00Z">
                    <w:r w:rsidR="00364F45">
                      <w:rPr>
                        <w:rFonts w:ascii="Times New Roman" w:eastAsia="Times New Roman" w:hAnsi="Times New Roman" w:cs="Times New Roman"/>
                        <w:sz w:val="24"/>
                        <w:szCs w:val="24"/>
                      </w:rPr>
                      <w:t>xuất phát từ phía Bên A</w:t>
                    </w:r>
                    <w:del w:id="149" w:author="ZALO_Legal2" w:date="2026-06-04T15:43:00Z">
                      <w:r w:rsidR="00364F45" w:rsidDel="00B936F0">
                        <w:rPr>
                          <w:rFonts w:ascii="Times New Roman" w:eastAsia="Times New Roman" w:hAnsi="Times New Roman" w:cs="Times New Roman"/>
                          <w:sz w:val="24"/>
                          <w:szCs w:val="24"/>
                        </w:rPr>
                        <w:delText xml:space="preserve"> được xác nhận bằng văn bản</w:delText>
                      </w:r>
                    </w:del>
                  </w:ins>
                  <w:ins w:id="150" w:author="ZALO_Legal2" w:date="2026-06-04T15:38:00Z">
                    <w:r w:rsidR="00302E9A">
                      <w:rPr>
                        <w:rFonts w:ascii="Times New Roman" w:eastAsia="Times New Roman" w:hAnsi="Times New Roman" w:cs="Times New Roman"/>
                        <w:sz w:val="24"/>
                        <w:szCs w:val="24"/>
                      </w:rPr>
                      <w:t xml:space="preserve">, Bên A sẽ trực tiếp làm việc và giải quyết </w:t>
                    </w:r>
                    <w:proofErr w:type="spellStart"/>
                    <w:r w:rsidR="00302E9A">
                      <w:rPr>
                        <w:rFonts w:ascii="Times New Roman" w:eastAsia="Times New Roman" w:hAnsi="Times New Roman" w:cs="Times New Roman"/>
                        <w:sz w:val="24"/>
                        <w:szCs w:val="24"/>
                      </w:rPr>
                      <w:t>cho</w:t>
                    </w:r>
                    <w:proofErr w:type="spellEnd"/>
                    <w:r w:rsidR="00302E9A">
                      <w:rPr>
                        <w:rFonts w:ascii="Times New Roman" w:eastAsia="Times New Roman" w:hAnsi="Times New Roman" w:cs="Times New Roman"/>
                        <w:sz w:val="24"/>
                        <w:szCs w:val="24"/>
                      </w:rPr>
                      <w:t xml:space="preserve"> Người Dùng Cuối</w:t>
                    </w:r>
                  </w:ins>
                  <w:ins w:id="151" w:author="ZALO_Legal2" w:date="2026-06-04T15:39:00Z">
                    <w:r w:rsidR="00B936F0">
                      <w:rPr>
                        <w:rFonts w:ascii="Times New Roman" w:eastAsia="Times New Roman" w:hAnsi="Times New Roman" w:cs="Times New Roman"/>
                        <w:sz w:val="24"/>
                        <w:szCs w:val="24"/>
                      </w:rPr>
                      <w:t xml:space="preserve"> tùy </w:t>
                    </w:r>
                    <w:proofErr w:type="spellStart"/>
                    <w:r w:rsidR="00B936F0">
                      <w:rPr>
                        <w:rFonts w:ascii="Times New Roman" w:eastAsia="Times New Roman" w:hAnsi="Times New Roman" w:cs="Times New Roman"/>
                        <w:sz w:val="24"/>
                        <w:szCs w:val="24"/>
                      </w:rPr>
                      <w:t>theo</w:t>
                    </w:r>
                    <w:proofErr w:type="spellEnd"/>
                    <w:r w:rsidR="00B936F0">
                      <w:rPr>
                        <w:rFonts w:ascii="Times New Roman" w:eastAsia="Times New Roman" w:hAnsi="Times New Roman" w:cs="Times New Roman"/>
                        <w:sz w:val="24"/>
                        <w:szCs w:val="24"/>
                      </w:rPr>
                      <w:t xml:space="preserve"> tình hình thực tế để có phương án khắc phụ</w:t>
                    </w:r>
                  </w:ins>
                  <w:ins w:id="152" w:author="ZALO_Legal2" w:date="2026-06-04T15:40:00Z">
                    <w:r w:rsidR="00B936F0">
                      <w:rPr>
                        <w:rFonts w:ascii="Times New Roman" w:eastAsia="Times New Roman" w:hAnsi="Times New Roman" w:cs="Times New Roman"/>
                        <w:sz w:val="24"/>
                        <w:szCs w:val="24"/>
                      </w:rPr>
                      <w:t>c phù hợp</w:t>
                    </w:r>
                  </w:ins>
                  <w:ins w:id="153" w:author="Hang" w:date="2026-05-27T07:13:00Z">
                    <w:r w:rsidR="00364F45">
                      <w:rPr>
                        <w:rFonts w:ascii="Times New Roman" w:eastAsia="Times New Roman" w:hAnsi="Times New Roman" w:cs="Times New Roman"/>
                        <w:sz w:val="24"/>
                        <w:szCs w:val="24"/>
                      </w:rPr>
                      <w:t>.</w:t>
                    </w:r>
                  </w:ins>
                  <w:customXmlInsRangeStart w:id="154" w:author="Hang" w:date="2026-05-27T07:13:00Z"/>
                  <w:customXmlDelRangeStart w:id="155" w:author="ZALO_Legal2" w:date="2026-06-04T15:29:00Z"/>
                </w:sdtContent>
              </w:sdt>
              <w:customXmlInsRangeEnd w:id="154"/>
              <w:customXmlDelRangeEnd w:id="155"/>
              <w:customXmlDelRangeStart w:id="156" w:author="ZALO_Legal2" w:date="2026-06-04T15:29:00Z"/>
            </w:sdtContent>
          </w:sdt>
          <w:customXmlDelRangeEnd w:id="156"/>
        </w:p>
        <w:customXmlDelRangeStart w:id="157" w:author="ZALO_Legal2" w:date="2026-06-04T15:29:00Z"/>
      </w:sdtContent>
    </w:sdt>
    <w:customXmlDelRangeEnd w:id="157"/>
    <w:customXmlDelRangeStart w:id="158" w:author="ZALO_Legal2" w:date="2026-06-04T15:30:00Z"/>
    <w:sdt>
      <w:sdtPr>
        <w:tag w:val="goog_rdk_207"/>
        <w:id w:val="877115360"/>
      </w:sdtPr>
      <w:sdtEndPr/>
      <w:sdtContent>
        <w:customXmlDelRangeEnd w:id="158"/>
        <w:p w14:paraId="0000005A" w14:textId="6B54A231" w:rsidR="00312D72" w:rsidRPr="00312D72" w:rsidDel="00302E9A" w:rsidRDefault="00D542AC">
          <w:pPr>
            <w:pBdr>
              <w:top w:val="nil"/>
              <w:left w:val="nil"/>
              <w:bottom w:val="nil"/>
              <w:right w:val="nil"/>
              <w:between w:val="nil"/>
            </w:pBdr>
            <w:spacing w:after="0" w:line="288" w:lineRule="auto"/>
            <w:ind w:left="720"/>
            <w:jc w:val="both"/>
            <w:rPr>
              <w:del w:id="159" w:author="ZALO_Legal2" w:date="2026-06-04T15:30:00Z"/>
              <w:rFonts w:ascii="Arial" w:eastAsia="Arial" w:hAnsi="Arial" w:cs="Arial"/>
              <w:color w:val="000000"/>
              <w:rPrChange w:id="160" w:author="Hang Phan" w:date="2026-05-25T13:47:00Z">
                <w:rPr>
                  <w:del w:id="161" w:author="ZALO_Legal2" w:date="2026-06-04T15:30:00Z"/>
                  <w:rFonts w:ascii="Times New Roman" w:eastAsia="Times New Roman" w:hAnsi="Times New Roman" w:cs="Times New Roman"/>
                  <w:sz w:val="24"/>
                  <w:szCs w:val="24"/>
                </w:rPr>
              </w:rPrChange>
            </w:rPr>
          </w:pPr>
          <w:customXmlDelRangeStart w:id="162" w:author="ZALO_Legal2" w:date="2026-06-04T15:30:00Z"/>
          <w:sdt>
            <w:sdtPr>
              <w:tag w:val="goog_rdk_206"/>
              <w:id w:val="-1785705912"/>
            </w:sdtPr>
            <w:sdtEndPr/>
            <w:sdtContent>
              <w:customXmlDelRangeEnd w:id="162"/>
              <w:customXmlDelRangeStart w:id="163" w:author="ZALO_Legal2" w:date="2026-06-04T15:30:00Z"/>
            </w:sdtContent>
          </w:sdt>
          <w:customXmlDelRangeEnd w:id="163"/>
        </w:p>
        <w:customXmlDelRangeStart w:id="164" w:author="ZALO_Legal2" w:date="2026-06-04T15:30:00Z"/>
      </w:sdtContent>
    </w:sdt>
    <w:customXmlDelRangeEnd w:id="164"/>
    <w:customXmlDelRangeStart w:id="165" w:author="ZALO_Legal2" w:date="2026-06-04T15:30:00Z"/>
    <w:sdt>
      <w:sdtPr>
        <w:tag w:val="goog_rdk_209"/>
        <w:id w:val="1261579215"/>
      </w:sdtPr>
      <w:sdtEndPr/>
      <w:sdtContent>
        <w:customXmlDelRangeEnd w:id="165"/>
        <w:p w14:paraId="0000005B" w14:textId="53E16CA2" w:rsidR="00312D72" w:rsidDel="00302E9A" w:rsidRDefault="00D542AC">
          <w:pPr>
            <w:pBdr>
              <w:top w:val="nil"/>
              <w:left w:val="nil"/>
              <w:bottom w:val="nil"/>
              <w:right w:val="nil"/>
              <w:between w:val="nil"/>
            </w:pBdr>
            <w:spacing w:after="0" w:line="288" w:lineRule="auto"/>
            <w:ind w:left="567"/>
            <w:jc w:val="both"/>
            <w:rPr>
              <w:del w:id="166" w:author="ZALO_Legal2" w:date="2026-06-04T15:30:00Z"/>
              <w:rFonts w:ascii="Times New Roman" w:eastAsia="Times New Roman" w:hAnsi="Times New Roman" w:cs="Times New Roman"/>
              <w:color w:val="000000"/>
              <w:sz w:val="24"/>
              <w:szCs w:val="24"/>
            </w:rPr>
          </w:pPr>
          <w:customXmlDelRangeStart w:id="167" w:author="ZALO_Legal2" w:date="2026-06-04T15:30:00Z"/>
          <w:sdt>
            <w:sdtPr>
              <w:tag w:val="goog_rdk_208"/>
              <w:id w:val="242793982"/>
            </w:sdtPr>
            <w:sdtEndPr/>
            <w:sdtContent>
              <w:customXmlDelRangeEnd w:id="167"/>
              <w:customXmlDelRangeStart w:id="168" w:author="ZALO_Legal2" w:date="2026-06-04T15:30:00Z"/>
            </w:sdtContent>
          </w:sdt>
          <w:customXmlDelRangeEnd w:id="168"/>
        </w:p>
        <w:customXmlDelRangeStart w:id="169" w:author="ZALO_Legal2" w:date="2026-06-04T15:30:00Z"/>
      </w:sdtContent>
    </w:sdt>
    <w:customXmlDelRangeEnd w:id="169"/>
    <w:sdt>
      <w:sdtPr>
        <w:tag w:val="goog_rdk_212"/>
        <w:id w:val="1834009513"/>
      </w:sdtPr>
      <w:sdtEndPr/>
      <w:sdtContent>
        <w:p w14:paraId="0000005C" w14:textId="3E4B4C74" w:rsidR="00312D72" w:rsidRPr="00312D72" w:rsidRDefault="00D542AC">
          <w:pPr>
            <w:numPr>
              <w:ilvl w:val="0"/>
              <w:numId w:val="5"/>
            </w:numPr>
            <w:spacing w:after="0" w:line="288" w:lineRule="auto"/>
            <w:ind w:hanging="720"/>
            <w:jc w:val="both"/>
            <w:rPr>
              <w:sz w:val="24"/>
              <w:szCs w:val="24"/>
              <w:rPrChange w:id="170" w:author="Hang" w:date="2026-05-27T07:33:00Z">
                <w:rPr>
                  <w:rFonts w:ascii="Times New Roman" w:eastAsia="Times New Roman" w:hAnsi="Times New Roman" w:cs="Times New Roman"/>
                  <w:sz w:val="24"/>
                  <w:szCs w:val="24"/>
                </w:rPr>
              </w:rPrChange>
            </w:rPr>
          </w:pPr>
          <w:sdt>
            <w:sdtPr>
              <w:tag w:val="goog_rdk_210"/>
              <w:id w:val="-276009391"/>
            </w:sdtPr>
            <w:sdtEndPr/>
            <w:sdtContent>
              <w:r w:rsidR="00364F45">
                <w:rPr>
                  <w:rFonts w:ascii="Times New Roman" w:eastAsia="Times New Roman" w:hAnsi="Times New Roman" w:cs="Times New Roman"/>
                  <w:b/>
                  <w:bCs/>
                  <w:sz w:val="24"/>
                  <w:szCs w:val="24"/>
                </w:rPr>
                <w:t>HIỆU LỰC CỦA HỢP ĐỒNG</w:t>
              </w:r>
            </w:sdtContent>
          </w:sdt>
          <w:sdt>
            <w:sdtPr>
              <w:tag w:val="goog_rdk_211"/>
              <w:id w:val="1437570058"/>
              <w:showingPlcHdr/>
            </w:sdtPr>
            <w:sdtEndPr/>
            <w:sdtContent>
              <w:r w:rsidR="00B936F0">
                <w:t xml:space="preserve">     </w:t>
              </w:r>
            </w:sdtContent>
          </w:sdt>
        </w:p>
      </w:sdtContent>
    </w:sdt>
    <w:p w14:paraId="0000005D" w14:textId="77777777" w:rsidR="00312D72" w:rsidRDefault="00D542AC">
      <w:pPr>
        <w:numPr>
          <w:ilvl w:val="1"/>
          <w:numId w:val="24"/>
        </w:numPr>
        <w:spacing w:after="0" w:line="288" w:lineRule="auto"/>
        <w:ind w:left="540" w:hanging="540"/>
        <w:jc w:val="both"/>
        <w:rPr>
          <w:rFonts w:ascii="Times New Roman" w:eastAsia="Times New Roman" w:hAnsi="Times New Roman" w:cs="Times New Roman"/>
          <w:sz w:val="24"/>
          <w:szCs w:val="24"/>
        </w:rPr>
      </w:pPr>
      <w:sdt>
        <w:sdtPr>
          <w:tag w:val="goog_rdk_213"/>
          <w:id w:val="-479940301"/>
        </w:sdtPr>
        <w:sdtEndPr/>
        <w:sdtContent>
          <w:r w:rsidR="00364F45">
            <w:rPr>
              <w:rFonts w:ascii="Times New Roman" w:eastAsia="Times New Roman" w:hAnsi="Times New Roman" w:cs="Times New Roman"/>
              <w:sz w:val="24"/>
              <w:szCs w:val="24"/>
            </w:rPr>
            <w:t xml:space="preserve">Thời hạn hiệu lực của Hợp Đồng là 01 (một) năm kể từ Ngày hiệu lực. Hợp Đồng sẽ tự động </w:t>
          </w:r>
          <w:proofErr w:type="spellStart"/>
          <w:r w:rsidR="00364F45">
            <w:rPr>
              <w:rFonts w:ascii="Times New Roman" w:eastAsia="Times New Roman" w:hAnsi="Times New Roman" w:cs="Times New Roman"/>
              <w:sz w:val="24"/>
              <w:szCs w:val="24"/>
            </w:rPr>
            <w:t>gia</w:t>
          </w:r>
          <w:proofErr w:type="spellEnd"/>
          <w:r w:rsidR="00364F45">
            <w:rPr>
              <w:rFonts w:ascii="Times New Roman" w:eastAsia="Times New Roman" w:hAnsi="Times New Roman" w:cs="Times New Roman"/>
              <w:sz w:val="24"/>
              <w:szCs w:val="24"/>
            </w:rPr>
            <w:t xml:space="preserve"> hạn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từng năm nếu trước khi hết hạn 30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mươi</w:t>
          </w:r>
          <w:proofErr w:type="spellEnd"/>
          <w:r w:rsidR="00364F45">
            <w:rPr>
              <w:rFonts w:ascii="Times New Roman" w:eastAsia="Times New Roman" w:hAnsi="Times New Roman" w:cs="Times New Roman"/>
              <w:sz w:val="24"/>
              <w:szCs w:val="24"/>
            </w:rPr>
            <w:t xml:space="preserve">) ngày, không Bên nào gửi Thông báo </w:t>
          </w:r>
          <w:proofErr w:type="spellStart"/>
          <w:r w:rsidR="00364F45">
            <w:rPr>
              <w:rFonts w:ascii="Times New Roman" w:eastAsia="Times New Roman" w:hAnsi="Times New Roman" w:cs="Times New Roman"/>
              <w:sz w:val="24"/>
              <w:szCs w:val="24"/>
            </w:rPr>
            <w:t>bằng</w:t>
          </w:r>
          <w:proofErr w:type="spellEnd"/>
          <w:r w:rsidR="00364F45">
            <w:rPr>
              <w:rFonts w:ascii="Times New Roman" w:eastAsia="Times New Roman" w:hAnsi="Times New Roman" w:cs="Times New Roman"/>
              <w:sz w:val="24"/>
              <w:szCs w:val="24"/>
            </w:rPr>
            <w:t xml:space="preserve"> văn bản đề nghị chấm dứt Hợp Đồng.</w:t>
          </w:r>
        </w:sdtContent>
      </w:sdt>
    </w:p>
    <w:p w14:paraId="0000005E" w14:textId="77777777" w:rsidR="00312D72" w:rsidRDefault="00D542AC">
      <w:pPr>
        <w:numPr>
          <w:ilvl w:val="1"/>
          <w:numId w:val="24"/>
        </w:numPr>
        <w:spacing w:after="0" w:line="288" w:lineRule="auto"/>
        <w:ind w:left="540" w:hanging="540"/>
        <w:jc w:val="both"/>
        <w:rPr>
          <w:rFonts w:ascii="Times New Roman" w:eastAsia="Times New Roman" w:hAnsi="Times New Roman" w:cs="Times New Roman"/>
          <w:sz w:val="24"/>
          <w:szCs w:val="24"/>
        </w:rPr>
      </w:pPr>
      <w:sdt>
        <w:sdtPr>
          <w:tag w:val="goog_rdk_214"/>
          <w:id w:val="1988369498"/>
        </w:sdtPr>
        <w:sdtEndPr/>
        <w:sdtContent>
          <w:r w:rsidR="00364F45">
            <w:rPr>
              <w:rFonts w:ascii="Times New Roman" w:eastAsia="Times New Roman" w:hAnsi="Times New Roman" w:cs="Times New Roman"/>
              <w:sz w:val="24"/>
              <w:szCs w:val="24"/>
            </w:rPr>
            <w:t xml:space="preserve">Thời hạn sử dụng gói dịch vụ được quy định chi tiết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từng Phụ lục Hợp Đồng đính kèm.</w:t>
          </w:r>
        </w:sdtContent>
      </w:sdt>
    </w:p>
    <w:p w14:paraId="0000005F" w14:textId="77777777" w:rsidR="00312D72" w:rsidRDefault="00312D72">
      <w:pPr>
        <w:spacing w:after="0" w:line="288" w:lineRule="auto"/>
        <w:ind w:left="540"/>
        <w:jc w:val="both"/>
        <w:rPr>
          <w:rFonts w:ascii="Times New Roman" w:eastAsia="Times New Roman" w:hAnsi="Times New Roman" w:cs="Times New Roman"/>
          <w:sz w:val="24"/>
          <w:szCs w:val="24"/>
        </w:rPr>
      </w:pPr>
    </w:p>
    <w:sdt>
      <w:sdtPr>
        <w:tag w:val="goog_rdk_217"/>
        <w:id w:val="-1320338429"/>
      </w:sdtPr>
      <w:sdtEndPr/>
      <w:sdtContent>
        <w:p w14:paraId="00000060" w14:textId="77777777" w:rsidR="00312D72" w:rsidRPr="00312D72" w:rsidRDefault="00D542AC">
          <w:pPr>
            <w:numPr>
              <w:ilvl w:val="0"/>
              <w:numId w:val="5"/>
            </w:numPr>
            <w:pBdr>
              <w:top w:val="nil"/>
              <w:left w:val="nil"/>
              <w:bottom w:val="nil"/>
              <w:right w:val="nil"/>
              <w:between w:val="nil"/>
            </w:pBdr>
            <w:spacing w:after="0" w:line="288" w:lineRule="auto"/>
            <w:ind w:hanging="720"/>
            <w:jc w:val="both"/>
            <w:rPr>
              <w:color w:val="000000"/>
              <w:sz w:val="24"/>
              <w:szCs w:val="24"/>
              <w:rPrChange w:id="171" w:author="Hang" w:date="2026-05-27T07:33:00Z">
                <w:rPr>
                  <w:rFonts w:ascii="Times New Roman" w:eastAsia="Times New Roman" w:hAnsi="Times New Roman" w:cs="Times New Roman"/>
                  <w:color w:val="000000"/>
                  <w:sz w:val="24"/>
                  <w:szCs w:val="24"/>
                </w:rPr>
              </w:rPrChange>
            </w:rPr>
          </w:pPr>
          <w:sdt>
            <w:sdtPr>
              <w:tag w:val="goog_rdk_215"/>
              <w:id w:val="-42906906"/>
            </w:sdtPr>
            <w:sdtEndPr/>
            <w:sdtContent>
              <w:r w:rsidR="00364F45">
                <w:rPr>
                  <w:rFonts w:ascii="Times New Roman" w:eastAsia="Times New Roman" w:hAnsi="Times New Roman" w:cs="Times New Roman"/>
                  <w:b/>
                  <w:bCs/>
                  <w:color w:val="000000"/>
                  <w:sz w:val="24"/>
                  <w:szCs w:val="24"/>
                </w:rPr>
                <w:t>GIÁ BÁN DỊCH VỤ, PHƯƠNG THỨC THANH TOÁN</w:t>
              </w:r>
            </w:sdtContent>
          </w:sdt>
          <w:sdt>
            <w:sdtPr>
              <w:tag w:val="goog_rdk_216"/>
              <w:id w:val="-1964327776"/>
            </w:sdtPr>
            <w:sdtEndPr/>
            <w:sdtContent/>
          </w:sdt>
        </w:p>
      </w:sdtContent>
    </w:sdt>
    <w:sdt>
      <w:sdtPr>
        <w:tag w:val="goog_rdk_220"/>
        <w:id w:val="-595181366"/>
      </w:sdtPr>
      <w:sdtEndPr/>
      <w:sdtContent>
        <w:p w14:paraId="00000061" w14:textId="77777777" w:rsidR="00312D72" w:rsidRDefault="00D542AC">
          <w:pPr>
            <w:numPr>
              <w:ilvl w:val="0"/>
              <w:numId w:val="6"/>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218"/>
              <w:id w:val="231460148"/>
            </w:sdtPr>
            <w:sdtEndPr/>
            <w:sdtContent>
              <w:r w:rsidR="00364F45">
                <w:rPr>
                  <w:rFonts w:ascii="Times New Roman" w:eastAsia="Times New Roman" w:hAnsi="Times New Roman" w:cs="Times New Roman"/>
                  <w:b/>
                  <w:bCs/>
                  <w:color w:val="000000"/>
                  <w:sz w:val="24"/>
                  <w:szCs w:val="24"/>
                </w:rPr>
                <w:t>Giá bán dịch vụ:</w:t>
              </w:r>
            </w:sdtContent>
          </w:sdt>
          <w:sdt>
            <w:sdtPr>
              <w:tag w:val="goog_rdk_219"/>
              <w:id w:val="-1349973186"/>
            </w:sdtPr>
            <w:sdtEndPr/>
            <w:sdtContent/>
          </w:sdt>
        </w:p>
      </w:sdtContent>
    </w:sdt>
    <w:sdt>
      <w:sdtPr>
        <w:tag w:val="goog_rdk_225"/>
        <w:id w:val="-390889051"/>
      </w:sdtPr>
      <w:sdtEndPr/>
      <w:sdtContent>
        <w:p w14:paraId="00000062" w14:textId="69C0C120" w:rsidR="00312D72" w:rsidRPr="00312D72" w:rsidRDefault="00D542AC">
          <w:pPr>
            <w:pBdr>
              <w:top w:val="nil"/>
              <w:left w:val="nil"/>
              <w:bottom w:val="nil"/>
              <w:right w:val="nil"/>
              <w:between w:val="nil"/>
            </w:pBdr>
            <w:spacing w:after="0" w:line="288" w:lineRule="auto"/>
            <w:ind w:left="720"/>
            <w:jc w:val="both"/>
            <w:rPr>
              <w:rFonts w:ascii="Times New Roman" w:eastAsia="Times New Roman" w:hAnsi="Times New Roman" w:cs="Times New Roman"/>
              <w:color w:val="000000"/>
              <w:sz w:val="28"/>
              <w:szCs w:val="28"/>
              <w:rPrChange w:id="172" w:author="Hang Phan" w:date="2026-05-25T13:51:00Z">
                <w:rPr>
                  <w:sz w:val="24"/>
                  <w:szCs w:val="24"/>
                </w:rPr>
              </w:rPrChange>
            </w:rPr>
            <w:pPrChange w:id="173" w:author="Hang Phan" w:date="2026-05-25T13:51:00Z">
              <w:pPr>
                <w:spacing w:line="288" w:lineRule="auto"/>
                <w:ind w:left="567"/>
                <w:jc w:val="both"/>
              </w:pPr>
            </w:pPrChange>
          </w:pPr>
          <w:sdt>
            <w:sdtPr>
              <w:tag w:val="goog_rdk_221"/>
              <w:id w:val="-1085272422"/>
            </w:sdtPr>
            <w:sdtEndPr/>
            <w:sdtContent>
              <w:r w:rsidR="00364F45">
                <w:rPr>
                  <w:rFonts w:ascii="Times New Roman" w:eastAsia="Times New Roman" w:hAnsi="Times New Roman" w:cs="Times New Roman"/>
                  <w:sz w:val="24"/>
                  <w:szCs w:val="24"/>
                  <w:rPrChange w:id="174" w:author="Hang" w:date="2026-05-27T07:33:00Z">
                    <w:rPr>
                      <w:sz w:val="24"/>
                      <w:szCs w:val="24"/>
                    </w:rPr>
                  </w:rPrChange>
                </w:rPr>
                <w:t>Giá bán các gói dịch vụ được quy định chi tiết tại Phụ Lục đính kèm Hợp Đồng này.</w:t>
              </w:r>
            </w:sdtContent>
          </w:sdt>
          <w:sdt>
            <w:sdtPr>
              <w:tag w:val="goog_rdk_222"/>
              <w:id w:val="1875817005"/>
            </w:sdtPr>
            <w:sdtEndPr/>
            <w:sdtContent>
              <w:sdt>
                <w:sdtPr>
                  <w:tag w:val="goog_rdk_223"/>
                  <w:id w:val="586500986"/>
                </w:sdtPr>
                <w:sdtEndPr/>
                <w:sdtContent>
                  <w:ins w:id="175" w:author="Hang Phan" w:date="2026-05-25T13:51:00Z">
                    <w:r w:rsidR="00364F45">
                      <w:rPr>
                        <w:rFonts w:ascii="Times New Roman" w:eastAsia="Times New Roman" w:hAnsi="Times New Roman" w:cs="Times New Roman"/>
                        <w:sz w:val="24"/>
                        <w:szCs w:val="24"/>
                        <w:rPrChange w:id="176" w:author="Hang" w:date="2026-05-27T07:33:00Z">
                          <w:rPr>
                            <w:sz w:val="24"/>
                            <w:szCs w:val="24"/>
                          </w:rPr>
                        </w:rPrChange>
                      </w:rPr>
                      <w:t xml:space="preserve"> </w:t>
                    </w:r>
                    <w:commentRangeStart w:id="177"/>
                    <w:r w:rsidR="00364F45">
                      <w:rPr>
                        <w:rFonts w:ascii="Times New Roman" w:eastAsia="Times New Roman" w:hAnsi="Times New Roman" w:cs="Times New Roman"/>
                        <w:sz w:val="24"/>
                        <w:szCs w:val="24"/>
                        <w:rPrChange w:id="178" w:author="Hang" w:date="2026-05-27T07:33:00Z">
                          <w:rPr>
                            <w:sz w:val="24"/>
                            <w:szCs w:val="24"/>
                          </w:rPr>
                        </w:rPrChange>
                      </w:rPr>
                      <w:t xml:space="preserve">Các giá bán được </w:t>
                    </w:r>
                    <w:proofErr w:type="spellStart"/>
                    <w:r w:rsidR="00364F45">
                      <w:rPr>
                        <w:rFonts w:ascii="Times New Roman" w:eastAsia="Times New Roman" w:hAnsi="Times New Roman" w:cs="Times New Roman"/>
                        <w:sz w:val="24"/>
                        <w:szCs w:val="24"/>
                        <w:rPrChange w:id="179" w:author="Hang" w:date="2026-05-27T07:33:00Z">
                          <w:rPr>
                            <w:sz w:val="24"/>
                            <w:szCs w:val="24"/>
                          </w:rPr>
                        </w:rPrChange>
                      </w:rPr>
                      <w:t>niêm</w:t>
                    </w:r>
                    <w:proofErr w:type="spellEnd"/>
                    <w:r w:rsidR="00364F45">
                      <w:rPr>
                        <w:rFonts w:ascii="Times New Roman" w:eastAsia="Times New Roman" w:hAnsi="Times New Roman" w:cs="Times New Roman"/>
                        <w:sz w:val="24"/>
                        <w:szCs w:val="24"/>
                        <w:rPrChange w:id="180" w:author="Hang" w:date="2026-05-27T07:33:00Z">
                          <w:rPr>
                            <w:sz w:val="24"/>
                            <w:szCs w:val="24"/>
                          </w:rPr>
                        </w:rPrChange>
                      </w:rPr>
                      <w:t xml:space="preserve"> </w:t>
                    </w:r>
                    <w:proofErr w:type="spellStart"/>
                    <w:r w:rsidR="00364F45">
                      <w:rPr>
                        <w:rFonts w:ascii="Times New Roman" w:eastAsia="Times New Roman" w:hAnsi="Times New Roman" w:cs="Times New Roman"/>
                        <w:sz w:val="24"/>
                        <w:szCs w:val="24"/>
                        <w:rPrChange w:id="181" w:author="Hang" w:date="2026-05-27T07:33:00Z">
                          <w:rPr>
                            <w:sz w:val="24"/>
                            <w:szCs w:val="24"/>
                          </w:rPr>
                        </w:rPrChange>
                      </w:rPr>
                      <w:t>yết</w:t>
                    </w:r>
                    <w:proofErr w:type="spellEnd"/>
                    <w:r w:rsidR="00364F45">
                      <w:rPr>
                        <w:rFonts w:ascii="Times New Roman" w:eastAsia="Times New Roman" w:hAnsi="Times New Roman" w:cs="Times New Roman"/>
                        <w:sz w:val="24"/>
                        <w:szCs w:val="24"/>
                        <w:rPrChange w:id="182" w:author="Hang" w:date="2026-05-27T07:33:00Z">
                          <w:rPr>
                            <w:sz w:val="24"/>
                            <w:szCs w:val="24"/>
                          </w:rPr>
                        </w:rPrChange>
                      </w:rPr>
                      <w:t xml:space="preserve"> đã bao gồm thuế giá trị </w:t>
                    </w:r>
                    <w:proofErr w:type="spellStart"/>
                    <w:r w:rsidR="00364F45">
                      <w:rPr>
                        <w:rFonts w:ascii="Times New Roman" w:eastAsia="Times New Roman" w:hAnsi="Times New Roman" w:cs="Times New Roman"/>
                        <w:sz w:val="24"/>
                        <w:szCs w:val="24"/>
                        <w:rPrChange w:id="183" w:author="Hang" w:date="2026-05-27T07:33:00Z">
                          <w:rPr>
                            <w:sz w:val="24"/>
                            <w:szCs w:val="24"/>
                          </w:rPr>
                        </w:rPrChange>
                      </w:rPr>
                      <w:t>gia</w:t>
                    </w:r>
                    <w:proofErr w:type="spellEnd"/>
                    <w:r w:rsidR="00364F45">
                      <w:rPr>
                        <w:rFonts w:ascii="Times New Roman" w:eastAsia="Times New Roman" w:hAnsi="Times New Roman" w:cs="Times New Roman"/>
                        <w:sz w:val="24"/>
                        <w:szCs w:val="24"/>
                        <w:rPrChange w:id="184" w:author="Hang" w:date="2026-05-27T07:33:00Z">
                          <w:rPr>
                            <w:sz w:val="24"/>
                            <w:szCs w:val="24"/>
                          </w:rPr>
                        </w:rPrChange>
                      </w:rPr>
                      <w:t xml:space="preserve"> tăng (</w:t>
                    </w:r>
                    <w:proofErr w:type="spellStart"/>
                    <w:r w:rsidR="00364F45">
                      <w:rPr>
                        <w:rFonts w:ascii="Times New Roman" w:eastAsia="Times New Roman" w:hAnsi="Times New Roman" w:cs="Times New Roman"/>
                        <w:sz w:val="24"/>
                        <w:szCs w:val="24"/>
                        <w:rPrChange w:id="185" w:author="Hang" w:date="2026-05-27T07:33:00Z">
                          <w:rPr>
                            <w:sz w:val="24"/>
                            <w:szCs w:val="24"/>
                          </w:rPr>
                        </w:rPrChange>
                      </w:rPr>
                      <w:t>GTGT</w:t>
                    </w:r>
                    <w:proofErr w:type="spellEnd"/>
                    <w:r w:rsidR="00364F45">
                      <w:rPr>
                        <w:rFonts w:ascii="Times New Roman" w:eastAsia="Times New Roman" w:hAnsi="Times New Roman" w:cs="Times New Roman"/>
                        <w:sz w:val="24"/>
                        <w:szCs w:val="24"/>
                        <w:rPrChange w:id="186" w:author="Hang" w:date="2026-05-27T07:33:00Z">
                          <w:rPr>
                            <w:sz w:val="24"/>
                            <w:szCs w:val="24"/>
                          </w:rPr>
                        </w:rPrChange>
                      </w:rPr>
                      <w:t>) là 10%.</w:t>
                    </w:r>
                  </w:ins>
                </w:sdtContent>
              </w:sdt>
            </w:sdtContent>
          </w:sdt>
          <w:sdt>
            <w:sdtPr>
              <w:tag w:val="goog_rdk_224"/>
              <w:id w:val="2107936277"/>
              <w:showingPlcHdr/>
            </w:sdtPr>
            <w:sdtEndPr/>
            <w:sdtContent>
              <w:r w:rsidR="00B936F0">
                <w:t xml:space="preserve">     </w:t>
              </w:r>
            </w:sdtContent>
          </w:sdt>
          <w:commentRangeEnd w:id="177"/>
          <w:r w:rsidR="00B936F0">
            <w:rPr>
              <w:rStyle w:val="CommentReference"/>
            </w:rPr>
            <w:commentReference w:id="177"/>
          </w:r>
        </w:p>
      </w:sdtContent>
    </w:sdt>
    <w:sdt>
      <w:sdtPr>
        <w:tag w:val="goog_rdk_228"/>
        <w:id w:val="-821010925"/>
      </w:sdtPr>
      <w:sdtEndPr/>
      <w:sdtContent>
        <w:p w14:paraId="00000063" w14:textId="77777777" w:rsidR="00312D72" w:rsidRDefault="00D542AC">
          <w:pPr>
            <w:pBdr>
              <w:top w:val="nil"/>
              <w:left w:val="nil"/>
              <w:bottom w:val="nil"/>
              <w:right w:val="nil"/>
              <w:between w:val="nil"/>
            </w:pBdr>
            <w:spacing w:after="0" w:line="288" w:lineRule="auto"/>
            <w:jc w:val="both"/>
            <w:rPr>
              <w:rFonts w:ascii="Times New Roman" w:eastAsia="Times New Roman" w:hAnsi="Times New Roman" w:cs="Times New Roman"/>
              <w:color w:val="000000"/>
              <w:sz w:val="24"/>
              <w:szCs w:val="24"/>
            </w:rPr>
          </w:pPr>
          <w:sdt>
            <w:sdtPr>
              <w:tag w:val="goog_rdk_226"/>
              <w:id w:val="874390188"/>
            </w:sdtPr>
            <w:sdtEndPr/>
            <w:sdtContent>
              <w:r w:rsidR="00364F45">
                <w:rPr>
                  <w:rFonts w:ascii="Times New Roman" w:eastAsia="Times New Roman" w:hAnsi="Times New Roman" w:cs="Times New Roman"/>
                  <w:b/>
                  <w:bCs/>
                  <w:color w:val="000000"/>
                  <w:sz w:val="24"/>
                  <w:szCs w:val="24"/>
                </w:rPr>
                <w:t>4.2</w:t>
              </w:r>
              <w:r w:rsidR="00364F45">
                <w:rPr>
                  <w:rFonts w:ascii="Times New Roman" w:eastAsia="Times New Roman" w:hAnsi="Times New Roman" w:cs="Times New Roman"/>
                  <w:b/>
                  <w:bCs/>
                  <w:color w:val="000000"/>
                  <w:sz w:val="24"/>
                  <w:szCs w:val="24"/>
                </w:rPr>
                <w:tab/>
                <w:t xml:space="preserve">Phương thức </w:t>
              </w:r>
              <w:proofErr w:type="spellStart"/>
              <w:r w:rsidR="00364F45">
                <w:rPr>
                  <w:rFonts w:ascii="Times New Roman" w:eastAsia="Times New Roman" w:hAnsi="Times New Roman" w:cs="Times New Roman"/>
                  <w:b/>
                  <w:bCs/>
                  <w:color w:val="000000"/>
                  <w:sz w:val="24"/>
                  <w:szCs w:val="24"/>
                </w:rPr>
                <w:t>thanh</w:t>
              </w:r>
              <w:proofErr w:type="spellEnd"/>
              <w:r w:rsidR="00364F45">
                <w:rPr>
                  <w:rFonts w:ascii="Times New Roman" w:eastAsia="Times New Roman" w:hAnsi="Times New Roman" w:cs="Times New Roman"/>
                  <w:b/>
                  <w:bCs/>
                  <w:color w:val="000000"/>
                  <w:sz w:val="24"/>
                  <w:szCs w:val="24"/>
                </w:rPr>
                <w:t xml:space="preserve"> toán:</w:t>
              </w:r>
            </w:sdtContent>
          </w:sdt>
          <w:sdt>
            <w:sdtPr>
              <w:tag w:val="goog_rdk_227"/>
              <w:id w:val="-933487141"/>
            </w:sdtPr>
            <w:sdtEndPr/>
            <w:sdtContent/>
          </w:sdt>
        </w:p>
      </w:sdtContent>
    </w:sdt>
    <w:sdt>
      <w:sdtPr>
        <w:tag w:val="goog_rdk_230"/>
        <w:id w:val="-1517266039"/>
      </w:sdtPr>
      <w:sdtEndPr/>
      <w:sdtContent>
        <w:p w14:paraId="00000064" w14:textId="77777777" w:rsidR="00312D72" w:rsidRDefault="00D542AC">
          <w:pPr>
            <w:numPr>
              <w:ilvl w:val="0"/>
              <w:numId w:val="29"/>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Change w:id="187" w:author="Hang P." w:date="2026-05-29T07:22:00Z">
              <w:pPr>
                <w:numPr>
                  <w:numId w:val="20"/>
                </w:numPr>
                <w:pBdr>
                  <w:top w:val="nil"/>
                  <w:left w:val="nil"/>
                  <w:bottom w:val="nil"/>
                  <w:right w:val="nil"/>
                  <w:between w:val="nil"/>
                </w:pBdr>
                <w:spacing w:after="0" w:line="288" w:lineRule="auto"/>
                <w:ind w:left="720" w:hanging="720"/>
                <w:jc w:val="both"/>
              </w:pPr>
            </w:pPrChange>
          </w:pPr>
          <w:sdt>
            <w:sdtPr>
              <w:tag w:val="goog_rdk_229"/>
              <w:id w:val="-768081800"/>
            </w:sdtPr>
            <w:sdtEndPr/>
            <w:sdtContent>
              <w:r w:rsidR="00364F45">
                <w:rPr>
                  <w:rFonts w:ascii="Times New Roman" w:eastAsia="Times New Roman" w:hAnsi="Times New Roman" w:cs="Times New Roman"/>
                  <w:color w:val="000000"/>
                  <w:sz w:val="24"/>
                  <w:szCs w:val="24"/>
                </w:rPr>
                <w:t xml:space="preserve">Phương thức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w:t>
              </w:r>
            </w:sdtContent>
          </w:sdt>
        </w:p>
      </w:sdtContent>
    </w:sdt>
    <w:sdt>
      <w:sdtPr>
        <w:tag w:val="goog_rdk_232"/>
        <w:id w:val="1436158982"/>
      </w:sdtPr>
      <w:sdtEndPr/>
      <w:sdtContent>
        <w:p w14:paraId="00000065" w14:textId="77777777" w:rsidR="00312D72" w:rsidRDefault="00D542AC">
          <w:pPr>
            <w:numPr>
              <w:ilvl w:val="0"/>
              <w:numId w:val="21"/>
            </w:numPr>
            <w:pBdr>
              <w:top w:val="nil"/>
              <w:left w:val="nil"/>
              <w:bottom w:val="nil"/>
              <w:right w:val="nil"/>
              <w:between w:val="nil"/>
            </w:pBdr>
            <w:spacing w:after="0" w:line="288" w:lineRule="auto"/>
            <w:ind w:left="1080"/>
            <w:jc w:val="both"/>
            <w:rPr>
              <w:rFonts w:ascii="Times New Roman" w:eastAsia="Times New Roman" w:hAnsi="Times New Roman" w:cs="Times New Roman"/>
              <w:color w:val="000000"/>
              <w:sz w:val="24"/>
              <w:szCs w:val="24"/>
            </w:rPr>
          </w:pPr>
          <w:sdt>
            <w:sdtPr>
              <w:tag w:val="goog_rdk_231"/>
              <w:id w:val="1075335526"/>
            </w:sdtPr>
            <w:sdtEndPr/>
            <w:sdtContent>
              <w:r w:rsidR="00364F45">
                <w:rPr>
                  <w:rFonts w:ascii="Times New Roman" w:eastAsia="Times New Roman" w:hAnsi="Times New Roman" w:cs="Times New Roman"/>
                  <w:color w:val="000000"/>
                  <w:sz w:val="24"/>
                  <w:szCs w:val="24"/>
                </w:rPr>
                <w:t xml:space="preserve">Bên B thực hiện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100% giá trị dịch vụ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A trong vòng 10 ngày làm việc trước khi sử dụng dịch vụ kể từ Các Bên ký Hợp Đồng hoặc/và Phụ lục Hợp Đồng. Bên A sẽ xuất hóa đơn tài chính hợp lệ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 xml:space="preserve"> khi nhận được khoản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từ Bên B.</w:t>
              </w:r>
            </w:sdtContent>
          </w:sdt>
        </w:p>
      </w:sdtContent>
    </w:sdt>
    <w:sdt>
      <w:sdtPr>
        <w:tag w:val="goog_rdk_234"/>
        <w:id w:val="2097712623"/>
      </w:sdtPr>
      <w:sdtEndPr/>
      <w:sdtContent>
        <w:p w14:paraId="00000066" w14:textId="77777777" w:rsidR="00312D72" w:rsidRDefault="00D542AC">
          <w:pPr>
            <w:numPr>
              <w:ilvl w:val="0"/>
              <w:numId w:val="21"/>
            </w:numPr>
            <w:pBdr>
              <w:top w:val="nil"/>
              <w:left w:val="nil"/>
              <w:bottom w:val="nil"/>
              <w:right w:val="nil"/>
              <w:between w:val="nil"/>
            </w:pBdr>
            <w:spacing w:after="0" w:line="288" w:lineRule="auto"/>
            <w:ind w:left="1080"/>
            <w:jc w:val="both"/>
            <w:rPr>
              <w:rFonts w:ascii="Times New Roman" w:eastAsia="Times New Roman" w:hAnsi="Times New Roman" w:cs="Times New Roman"/>
              <w:color w:val="000000"/>
              <w:sz w:val="24"/>
              <w:szCs w:val="24"/>
            </w:rPr>
          </w:pPr>
          <w:sdt>
            <w:sdtPr>
              <w:tag w:val="goog_rdk_233"/>
              <w:id w:val="247779948"/>
            </w:sdtPr>
            <w:sdtEndPr/>
            <w:sdtContent>
              <w:r w:rsidR="00364F45">
                <w:rPr>
                  <w:rFonts w:ascii="Times New Roman" w:eastAsia="Times New Roman" w:hAnsi="Times New Roman" w:cs="Times New Roman"/>
                  <w:color w:val="000000"/>
                  <w:sz w:val="24"/>
                  <w:szCs w:val="24"/>
                </w:rPr>
                <w:t xml:space="preserve">Thông tin tài khoản nhận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của Bên A như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w:t>
              </w:r>
            </w:sdtContent>
          </w:sdt>
        </w:p>
      </w:sdtContent>
    </w:sdt>
    <w:sdt>
      <w:sdtPr>
        <w:tag w:val="goog_rdk_236"/>
        <w:id w:val="1556221147"/>
      </w:sdtPr>
      <w:sdtEndPr/>
      <w:sdtContent>
        <w:p w14:paraId="00000067" w14:textId="77777777" w:rsidR="00312D72" w:rsidRDefault="00D542AC">
          <w:p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4"/>
              <w:szCs w:val="24"/>
            </w:rPr>
          </w:pPr>
          <w:sdt>
            <w:sdtPr>
              <w:tag w:val="goog_rdk_235"/>
              <w:id w:val="920151179"/>
            </w:sdtPr>
            <w:sdtEndPr/>
            <w:sdtContent>
              <w:r w:rsidR="00364F45">
                <w:rPr>
                  <w:rFonts w:ascii="Times New Roman" w:eastAsia="Times New Roman" w:hAnsi="Times New Roman" w:cs="Times New Roman"/>
                  <w:color w:val="000000"/>
                  <w:sz w:val="24"/>
                  <w:szCs w:val="24"/>
                </w:rPr>
                <w:t>Tên tài khoản: Công Ty Cổ Phần Tập Đoàn VNG</w:t>
              </w:r>
            </w:sdtContent>
          </w:sdt>
        </w:p>
      </w:sdtContent>
    </w:sdt>
    <w:sdt>
      <w:sdtPr>
        <w:tag w:val="goog_rdk_238"/>
        <w:id w:val="-826131676"/>
      </w:sdtPr>
      <w:sdtEndPr/>
      <w:sdtContent>
        <w:p w14:paraId="00000068" w14:textId="77777777" w:rsidR="00312D72" w:rsidRDefault="00D542AC">
          <w:p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4"/>
              <w:szCs w:val="24"/>
            </w:rPr>
          </w:pPr>
          <w:sdt>
            <w:sdtPr>
              <w:tag w:val="goog_rdk_237"/>
              <w:id w:val="-269240939"/>
            </w:sdtPr>
            <w:sdtEndPr/>
            <w:sdtContent>
              <w:r w:rsidR="00364F45">
                <w:rPr>
                  <w:rFonts w:ascii="Times New Roman" w:eastAsia="Times New Roman" w:hAnsi="Times New Roman" w:cs="Times New Roman"/>
                  <w:color w:val="000000"/>
                  <w:sz w:val="24"/>
                  <w:szCs w:val="24"/>
                </w:rPr>
                <w:t>Số tài khoản: 80000399227</w:t>
              </w:r>
            </w:sdtContent>
          </w:sdt>
        </w:p>
      </w:sdtContent>
    </w:sdt>
    <w:sdt>
      <w:sdtPr>
        <w:tag w:val="goog_rdk_240"/>
        <w:id w:val="1858843804"/>
      </w:sdtPr>
      <w:sdtEndPr/>
      <w:sdtContent>
        <w:p w14:paraId="00000069" w14:textId="77777777" w:rsidR="00312D72" w:rsidRDefault="00D542AC">
          <w:p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4"/>
              <w:szCs w:val="24"/>
            </w:rPr>
          </w:pPr>
          <w:sdt>
            <w:sdtPr>
              <w:tag w:val="goog_rdk_239"/>
              <w:id w:val="456738815"/>
            </w:sdtPr>
            <w:sdtEndPr/>
            <w:sdtContent>
              <w:r w:rsidR="00364F45">
                <w:rPr>
                  <w:rFonts w:ascii="Times New Roman" w:eastAsia="Times New Roman" w:hAnsi="Times New Roman" w:cs="Times New Roman"/>
                  <w:color w:val="000000"/>
                  <w:sz w:val="24"/>
                  <w:szCs w:val="24"/>
                </w:rPr>
                <w:t>Tại ngân hàng: Ngân hàng MSB - CN Tân Bình</w:t>
              </w:r>
            </w:sdtContent>
          </w:sdt>
        </w:p>
      </w:sdtContent>
    </w:sdt>
    <w:sdt>
      <w:sdtPr>
        <w:tag w:val="goog_rdk_242"/>
        <w:id w:val="-1724258589"/>
      </w:sdtPr>
      <w:sdtEndPr/>
      <w:sdtContent>
        <w:p w14:paraId="0000006A" w14:textId="77777777" w:rsidR="00312D72" w:rsidRDefault="00D542AC">
          <w:pPr>
            <w:numPr>
              <w:ilvl w:val="0"/>
              <w:numId w:val="21"/>
            </w:numPr>
            <w:pBdr>
              <w:top w:val="nil"/>
              <w:left w:val="nil"/>
              <w:bottom w:val="nil"/>
              <w:right w:val="nil"/>
              <w:between w:val="nil"/>
            </w:pBdr>
            <w:spacing w:after="0" w:line="288" w:lineRule="auto"/>
            <w:ind w:left="1080"/>
            <w:jc w:val="both"/>
            <w:rPr>
              <w:rFonts w:ascii="Times New Roman" w:eastAsia="Times New Roman" w:hAnsi="Times New Roman" w:cs="Times New Roman"/>
              <w:color w:val="000000"/>
              <w:sz w:val="24"/>
              <w:szCs w:val="24"/>
            </w:rPr>
          </w:pPr>
          <w:sdt>
            <w:sdtPr>
              <w:tag w:val="goog_rdk_241"/>
              <w:id w:val="-242922926"/>
            </w:sdtPr>
            <w:sdtEndPr/>
            <w:sdtContent>
              <w:r w:rsidR="00364F45">
                <w:rPr>
                  <w:rFonts w:ascii="Times New Roman" w:eastAsia="Times New Roman" w:hAnsi="Times New Roman" w:cs="Times New Roman"/>
                  <w:color w:val="000000"/>
                  <w:sz w:val="24"/>
                  <w:szCs w:val="24"/>
                </w:rPr>
                <w:t xml:space="preserve">Trường hợp Bên B chậm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quá 05 (năm) ngày làm việc mà không có lý do chính đáng, Bên A có quyền đơn phương chấm dứt Hợp Đồng này mà không phải chịu bất kỳ chế tài nào.</w:t>
              </w:r>
            </w:sdtContent>
          </w:sdt>
        </w:p>
      </w:sdtContent>
    </w:sdt>
    <w:sdt>
      <w:sdtPr>
        <w:tag w:val="goog_rdk_244"/>
        <w:id w:val="-1460515700"/>
      </w:sdtPr>
      <w:sdtEndPr/>
      <w:sdtContent>
        <w:p w14:paraId="0000006B" w14:textId="77777777" w:rsidR="00312D72" w:rsidRDefault="00D542AC">
          <w:pPr>
            <w:numPr>
              <w:ilvl w:val="0"/>
              <w:numId w:val="21"/>
            </w:numPr>
            <w:pBdr>
              <w:top w:val="nil"/>
              <w:left w:val="nil"/>
              <w:bottom w:val="nil"/>
              <w:right w:val="nil"/>
              <w:between w:val="nil"/>
            </w:pBdr>
            <w:spacing w:after="0" w:line="288" w:lineRule="auto"/>
            <w:ind w:left="1080"/>
            <w:jc w:val="both"/>
            <w:rPr>
              <w:rFonts w:ascii="Times New Roman" w:eastAsia="Times New Roman" w:hAnsi="Times New Roman" w:cs="Times New Roman"/>
              <w:color w:val="000000"/>
              <w:sz w:val="24"/>
              <w:szCs w:val="24"/>
            </w:rPr>
          </w:pPr>
          <w:sdt>
            <w:sdtPr>
              <w:tag w:val="goog_rdk_243"/>
              <w:id w:val="1107751395"/>
            </w:sdtPr>
            <w:sdtEndPr/>
            <w:sdtContent>
              <w:r w:rsidR="00364F45">
                <w:rPr>
                  <w:rFonts w:ascii="Times New Roman" w:eastAsia="Times New Roman" w:hAnsi="Times New Roman" w:cs="Times New Roman"/>
                  <w:color w:val="000000"/>
                  <w:sz w:val="24"/>
                  <w:szCs w:val="24"/>
                </w:rPr>
                <w:t xml:space="preserve">Bên A cung cấp dịch vụ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trong vòng 03 ngày làm việc kể từ khi nhận được khoản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từ Bên B.</w:t>
              </w:r>
            </w:sdtContent>
          </w:sdt>
        </w:p>
      </w:sdtContent>
    </w:sdt>
    <w:p w14:paraId="0000006C" w14:textId="77777777" w:rsidR="00312D72" w:rsidRDefault="00D542AC">
      <w:pPr>
        <w:numPr>
          <w:ilvl w:val="0"/>
          <w:numId w:val="29"/>
        </w:numPr>
        <w:spacing w:after="0" w:line="288" w:lineRule="auto"/>
        <w:ind w:hanging="720"/>
        <w:jc w:val="both"/>
        <w:rPr>
          <w:rFonts w:ascii="Times New Roman" w:eastAsia="Times New Roman" w:hAnsi="Times New Roman" w:cs="Times New Roman"/>
          <w:sz w:val="24"/>
          <w:szCs w:val="24"/>
        </w:rPr>
        <w:pPrChange w:id="188" w:author="Hang P." w:date="2026-05-29T07:21:00Z">
          <w:pPr>
            <w:numPr>
              <w:numId w:val="20"/>
            </w:numPr>
            <w:spacing w:after="0" w:line="288" w:lineRule="auto"/>
            <w:ind w:left="720" w:hanging="720"/>
            <w:jc w:val="both"/>
          </w:pPr>
        </w:pPrChange>
      </w:pPr>
      <w:sdt>
        <w:sdtPr>
          <w:tag w:val="goog_rdk_245"/>
          <w:id w:val="-972534595"/>
        </w:sdtPr>
        <w:sdtEndPr/>
        <w:sdtContent>
          <w:r w:rsidR="00364F45">
            <w:rPr>
              <w:rFonts w:ascii="Times New Roman" w:eastAsia="Times New Roman" w:hAnsi="Times New Roman" w:cs="Times New Roman"/>
              <w:sz w:val="24"/>
              <w:szCs w:val="24"/>
            </w:rPr>
            <w:t xml:space="preserve">Thông tin liên lạc giữa các Bên: </w:t>
          </w:r>
        </w:sdtContent>
      </w:sdt>
    </w:p>
    <w:sdt>
      <w:sdtPr>
        <w:tag w:val="goog_rdk_247"/>
        <w:id w:val="1510784666"/>
      </w:sdtPr>
      <w:sdtEndPr/>
      <w:sdtContent>
        <w:p w14:paraId="0000006D" w14:textId="77777777" w:rsidR="00312D72" w:rsidRDefault="00D542AC">
          <w:pPr>
            <w:spacing w:after="0" w:line="288" w:lineRule="auto"/>
            <w:ind w:left="720"/>
            <w:jc w:val="both"/>
            <w:rPr>
              <w:rFonts w:ascii="Times New Roman" w:eastAsia="Times New Roman" w:hAnsi="Times New Roman" w:cs="Times New Roman"/>
              <w:sz w:val="24"/>
              <w:szCs w:val="24"/>
            </w:rPr>
          </w:pPr>
          <w:sdt>
            <w:sdtPr>
              <w:tag w:val="goog_rdk_246"/>
              <w:id w:val="1846350623"/>
            </w:sdtPr>
            <w:sdtEndPr/>
            <w:sdtContent>
              <w:r w:rsidR="00364F45">
                <w:rPr>
                  <w:rFonts w:ascii="Times New Roman" w:eastAsia="Times New Roman" w:hAnsi="Times New Roman" w:cs="Times New Roman"/>
                  <w:sz w:val="24"/>
                  <w:szCs w:val="24"/>
                </w:rPr>
                <w:t xml:space="preserve">Vì mục đích của Hợp Đồng này, tất cả các yêu cầu đặt hàng, thông tin liên lạc nhận/gửi hóa đơn điện tử sẽ được chuyển đến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các bên tại địa chỉ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w:t>
              </w:r>
            </w:sdtContent>
          </w:sdt>
        </w:p>
      </w:sdtContent>
    </w:sdt>
    <w:p w14:paraId="0000006E" w14:textId="77777777" w:rsidR="00312D72" w:rsidRDefault="00312D72">
      <w:pPr>
        <w:spacing w:after="0" w:line="288" w:lineRule="auto"/>
        <w:ind w:left="720"/>
        <w:jc w:val="both"/>
        <w:rPr>
          <w:rFonts w:ascii="Times New Roman" w:eastAsia="Times New Roman" w:hAnsi="Times New Roman" w:cs="Times New Roman"/>
          <w:sz w:val="24"/>
          <w:szCs w:val="24"/>
        </w:rPr>
      </w:pPr>
    </w:p>
    <w:tbl>
      <w:tblPr>
        <w:tblStyle w:val="a0"/>
        <w:tblW w:w="9279"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1"/>
        <w:gridCol w:w="4608"/>
      </w:tblGrid>
      <w:tr w:rsidR="00312D72" w14:paraId="35A7C876" w14:textId="77777777">
        <w:trPr>
          <w:jc w:val="right"/>
        </w:trPr>
        <w:tc>
          <w:tcPr>
            <w:tcW w:w="9279" w:type="dxa"/>
            <w:gridSpan w:val="2"/>
            <w:tcBorders>
              <w:bottom w:val="nil"/>
            </w:tcBorders>
          </w:tcPr>
          <w:sdt>
            <w:sdtPr>
              <w:tag w:val="goog_rdk_250"/>
              <w:id w:val="-1637118136"/>
            </w:sdtPr>
            <w:sdtEndPr/>
            <w:sdtContent>
              <w:p w14:paraId="0000006F"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rPr>
                </w:pPr>
                <w:sdt>
                  <w:sdtPr>
                    <w:tag w:val="goog_rdk_248"/>
                    <w:id w:val="1337621324"/>
                  </w:sdtPr>
                  <w:sdtEndPr/>
                  <w:sdtContent>
                    <w:r w:rsidR="00364F45">
                      <w:rPr>
                        <w:rFonts w:ascii="Times New Roman" w:eastAsia="Times New Roman" w:hAnsi="Times New Roman" w:cs="Times New Roman"/>
                        <w:b/>
                        <w:bCs/>
                        <w:color w:val="000000"/>
                        <w:sz w:val="24"/>
                        <w:szCs w:val="24"/>
                      </w:rPr>
                      <w:t>THÔNG TIN LIÊN LẠC</w:t>
                    </w:r>
                  </w:sdtContent>
                </w:sdt>
                <w:sdt>
                  <w:sdtPr>
                    <w:tag w:val="goog_rdk_249"/>
                    <w:id w:val="-901931434"/>
                  </w:sdtPr>
                  <w:sdtEndPr/>
                  <w:sdtContent/>
                </w:sdt>
              </w:p>
            </w:sdtContent>
          </w:sdt>
        </w:tc>
      </w:tr>
      <w:tr w:rsidR="00312D72" w14:paraId="00C22146" w14:textId="77777777">
        <w:trPr>
          <w:jc w:val="right"/>
        </w:trPr>
        <w:tc>
          <w:tcPr>
            <w:tcW w:w="4671" w:type="dxa"/>
            <w:tcBorders>
              <w:top w:val="nil"/>
              <w:bottom w:val="nil"/>
            </w:tcBorders>
          </w:tcPr>
          <w:sdt>
            <w:sdtPr>
              <w:tag w:val="goog_rdk_257"/>
              <w:id w:val="550463712"/>
            </w:sdtPr>
            <w:sdtEndPr/>
            <w:sdtContent>
              <w:p w14:paraId="00000072"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rPr>
                </w:pPr>
                <w:sdt>
                  <w:sdtPr>
                    <w:tag w:val="goog_rdk_255"/>
                    <w:id w:val="-78891432"/>
                  </w:sdtPr>
                  <w:sdtEndPr/>
                  <w:sdtContent>
                    <w:r w:rsidR="00364F45">
                      <w:rPr>
                        <w:rFonts w:ascii="Times New Roman" w:eastAsia="Times New Roman" w:hAnsi="Times New Roman" w:cs="Times New Roman"/>
                        <w:b/>
                        <w:bCs/>
                        <w:color w:val="000000"/>
                        <w:sz w:val="24"/>
                        <w:szCs w:val="24"/>
                      </w:rPr>
                      <w:t>BÊN A</w:t>
                    </w:r>
                  </w:sdtContent>
                </w:sdt>
                <w:sdt>
                  <w:sdtPr>
                    <w:tag w:val="goog_rdk_256"/>
                    <w:id w:val="1802475876"/>
                  </w:sdtPr>
                  <w:sdtEndPr/>
                  <w:sdtContent/>
                </w:sdt>
              </w:p>
            </w:sdtContent>
          </w:sdt>
        </w:tc>
        <w:tc>
          <w:tcPr>
            <w:tcW w:w="4608" w:type="dxa"/>
            <w:tcBorders>
              <w:top w:val="nil"/>
              <w:bottom w:val="nil"/>
            </w:tcBorders>
          </w:tcPr>
          <w:sdt>
            <w:sdtPr>
              <w:tag w:val="goog_rdk_260"/>
              <w:id w:val="-1014653709"/>
            </w:sdtPr>
            <w:sdtEndPr/>
            <w:sdtContent>
              <w:p w14:paraId="00000073"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rPr>
                </w:pPr>
                <w:sdt>
                  <w:sdtPr>
                    <w:tag w:val="goog_rdk_258"/>
                    <w:id w:val="-1877589536"/>
                  </w:sdtPr>
                  <w:sdtEndPr/>
                  <w:sdtContent>
                    <w:r w:rsidR="00364F45">
                      <w:rPr>
                        <w:rFonts w:ascii="Times New Roman" w:eastAsia="Times New Roman" w:hAnsi="Times New Roman" w:cs="Times New Roman"/>
                        <w:b/>
                        <w:bCs/>
                        <w:color w:val="000000"/>
                        <w:sz w:val="24"/>
                        <w:szCs w:val="24"/>
                      </w:rPr>
                      <w:t>BÊN B</w:t>
                    </w:r>
                  </w:sdtContent>
                </w:sdt>
                <w:sdt>
                  <w:sdtPr>
                    <w:tag w:val="goog_rdk_259"/>
                    <w:id w:val="173176252"/>
                  </w:sdtPr>
                  <w:sdtEndPr/>
                  <w:sdtContent/>
                </w:sdt>
              </w:p>
            </w:sdtContent>
          </w:sdt>
        </w:tc>
      </w:tr>
      <w:tr w:rsidR="00312D72" w14:paraId="32833C11" w14:textId="77777777">
        <w:trPr>
          <w:jc w:val="right"/>
        </w:trPr>
        <w:tc>
          <w:tcPr>
            <w:tcW w:w="9279" w:type="dxa"/>
            <w:gridSpan w:val="2"/>
            <w:tcBorders>
              <w:top w:val="nil"/>
              <w:bottom w:val="nil"/>
            </w:tcBorders>
          </w:tcPr>
          <w:sdt>
            <w:sdtPr>
              <w:tag w:val="goog_rdk_265"/>
              <w:id w:val="1824357545"/>
            </w:sdtPr>
            <w:sdtEndPr/>
            <w:sdtContent>
              <w:p w14:paraId="00000075"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u w:val="single"/>
                  </w:rPr>
                </w:pPr>
                <w:sdt>
                  <w:sdtPr>
                    <w:tag w:val="goog_rdk_263"/>
                    <w:id w:val="-623283065"/>
                  </w:sdtPr>
                  <w:sdtEndPr/>
                  <w:sdtContent>
                    <w:r w:rsidR="00364F45">
                      <w:rPr>
                        <w:rFonts w:ascii="Times New Roman" w:eastAsia="Times New Roman" w:hAnsi="Times New Roman" w:cs="Times New Roman"/>
                        <w:b/>
                        <w:bCs/>
                        <w:color w:val="000000"/>
                        <w:sz w:val="24"/>
                        <w:szCs w:val="24"/>
                        <w:u w:val="single"/>
                      </w:rPr>
                      <w:t>Đại diện kiểm tra xác nhận đơn hàng</w:t>
                    </w:r>
                  </w:sdtContent>
                </w:sdt>
                <w:sdt>
                  <w:sdtPr>
                    <w:tag w:val="goog_rdk_264"/>
                    <w:id w:val="-1256694531"/>
                  </w:sdtPr>
                  <w:sdtEndPr/>
                  <w:sdtContent/>
                </w:sdt>
              </w:p>
            </w:sdtContent>
          </w:sdt>
        </w:tc>
      </w:tr>
      <w:tr w:rsidR="00312D72" w14:paraId="6FA43682" w14:textId="77777777">
        <w:trPr>
          <w:jc w:val="right"/>
        </w:trPr>
        <w:tc>
          <w:tcPr>
            <w:tcW w:w="4671" w:type="dxa"/>
            <w:tcBorders>
              <w:top w:val="nil"/>
              <w:bottom w:val="nil"/>
              <w:right w:val="single" w:sz="4" w:space="0" w:color="000000"/>
            </w:tcBorders>
          </w:tcPr>
          <w:sdt>
            <w:sdtPr>
              <w:tag w:val="goog_rdk_271"/>
              <w:id w:val="-984231437"/>
            </w:sdtPr>
            <w:sdtEndPr/>
            <w:sdtContent>
              <w:p w14:paraId="00000078"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0"/>
                    <w:id w:val="-919302896"/>
                  </w:sdtPr>
                  <w:sdtEndPr/>
                  <w:sdtContent>
                    <w:r w:rsidR="00364F45">
                      <w:rPr>
                        <w:rFonts w:ascii="Times New Roman" w:eastAsia="Times New Roman" w:hAnsi="Times New Roman" w:cs="Times New Roman"/>
                        <w:color w:val="000000"/>
                        <w:sz w:val="24"/>
                        <w:szCs w:val="24"/>
                      </w:rPr>
                      <w:t>Họ và tên: Hoàng Thị Thùy Linh</w:t>
                    </w:r>
                  </w:sdtContent>
                </w:sdt>
              </w:p>
            </w:sdtContent>
          </w:sdt>
          <w:sdt>
            <w:sdtPr>
              <w:tag w:val="goog_rdk_273"/>
              <w:id w:val="1223177085"/>
            </w:sdtPr>
            <w:sdtEndPr/>
            <w:sdtContent>
              <w:p w14:paraId="00000079"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2"/>
                    <w:id w:val="-1841956638"/>
                  </w:sdtPr>
                  <w:sdtEndPr/>
                  <w:sdtContent>
                    <w:r w:rsidR="00364F45">
                      <w:rPr>
                        <w:rFonts w:ascii="Times New Roman" w:eastAsia="Times New Roman" w:hAnsi="Times New Roman" w:cs="Times New Roman"/>
                        <w:color w:val="000000"/>
                        <w:sz w:val="24"/>
                        <w:szCs w:val="24"/>
                      </w:rPr>
                      <w:t>Chức vụ: Business Development Manager</w:t>
                    </w:r>
                  </w:sdtContent>
                </w:sdt>
              </w:p>
            </w:sdtContent>
          </w:sdt>
          <w:sdt>
            <w:sdtPr>
              <w:tag w:val="goog_rdk_275"/>
              <w:id w:val="537051590"/>
            </w:sdtPr>
            <w:sdtEndPr/>
            <w:sdtContent>
              <w:p w14:paraId="0000007A"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4"/>
                    <w:id w:val="1551847155"/>
                  </w:sdtPr>
                  <w:sdtEndPr/>
                  <w:sdtContent>
                    <w:r w:rsidR="00364F45">
                      <w:rPr>
                        <w:rFonts w:ascii="Times New Roman" w:eastAsia="Times New Roman" w:hAnsi="Times New Roman" w:cs="Times New Roman"/>
                        <w:color w:val="000000"/>
                        <w:sz w:val="24"/>
                        <w:szCs w:val="24"/>
                      </w:rPr>
                      <w:t>Email: linhhtt@vng.com.vn</w:t>
                    </w:r>
                  </w:sdtContent>
                </w:sdt>
              </w:p>
            </w:sdtContent>
          </w:sdt>
        </w:tc>
        <w:tc>
          <w:tcPr>
            <w:tcW w:w="4608" w:type="dxa"/>
            <w:tcBorders>
              <w:top w:val="nil"/>
              <w:left w:val="single" w:sz="4" w:space="0" w:color="000000"/>
              <w:bottom w:val="nil"/>
            </w:tcBorders>
          </w:tcPr>
          <w:sdt>
            <w:sdtPr>
              <w:tag w:val="goog_rdk_277"/>
              <w:id w:val="1483935147"/>
            </w:sdtPr>
            <w:sdtEndPr/>
            <w:sdtContent>
              <w:p w14:paraId="0000007B"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6"/>
                    <w:id w:val="-718000006"/>
                  </w:sdtPr>
                  <w:sdtEndPr/>
                  <w:sdtContent>
                    <w:r w:rsidR="00364F45">
                      <w:rPr>
                        <w:rFonts w:ascii="Times New Roman" w:eastAsia="Times New Roman" w:hAnsi="Times New Roman" w:cs="Times New Roman"/>
                        <w:color w:val="000000"/>
                        <w:sz w:val="24"/>
                        <w:szCs w:val="24"/>
                      </w:rPr>
                      <w:t>Họ và tên: Phi Ngọc Cẩm</w:t>
                    </w:r>
                  </w:sdtContent>
                </w:sdt>
              </w:p>
            </w:sdtContent>
          </w:sdt>
          <w:sdt>
            <w:sdtPr>
              <w:tag w:val="goog_rdk_279"/>
              <w:id w:val="-533886484"/>
            </w:sdtPr>
            <w:sdtEndPr/>
            <w:sdtContent>
              <w:p w14:paraId="0000007C"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78"/>
                    <w:id w:val="1894902920"/>
                  </w:sdtPr>
                  <w:sdtEndPr/>
                  <w:sdtContent>
                    <w:r w:rsidR="00364F45">
                      <w:rPr>
                        <w:rFonts w:ascii="Times New Roman" w:eastAsia="Times New Roman" w:hAnsi="Times New Roman" w:cs="Times New Roman"/>
                        <w:color w:val="000000"/>
                        <w:sz w:val="24"/>
                        <w:szCs w:val="24"/>
                      </w:rPr>
                      <w:t xml:space="preserve">Chức vụ: Giám đốc Khối </w:t>
                    </w:r>
                    <w:proofErr w:type="spellStart"/>
                    <w:r w:rsidR="00364F45">
                      <w:rPr>
                        <w:rFonts w:ascii="Times New Roman" w:eastAsia="Times New Roman" w:hAnsi="Times New Roman" w:cs="Times New Roman"/>
                        <w:color w:val="000000"/>
                        <w:sz w:val="24"/>
                        <w:szCs w:val="24"/>
                      </w:rPr>
                      <w:t>GAPCOM</w:t>
                    </w:r>
                    <w:proofErr w:type="spellEnd"/>
                  </w:sdtContent>
                </w:sdt>
              </w:p>
            </w:sdtContent>
          </w:sdt>
          <w:sdt>
            <w:sdtPr>
              <w:tag w:val="goog_rdk_281"/>
              <w:id w:val="1325252093"/>
            </w:sdtPr>
            <w:sdtEndPr/>
            <w:sdtContent>
              <w:p w14:paraId="0000007D"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80"/>
                    <w:id w:val="-127838541"/>
                  </w:sdtPr>
                  <w:sdtEndPr/>
                  <w:sdtContent>
                    <w:r w:rsidR="00364F45">
                      <w:rPr>
                        <w:rFonts w:ascii="Times New Roman" w:eastAsia="Times New Roman" w:hAnsi="Times New Roman" w:cs="Times New Roman"/>
                        <w:color w:val="000000"/>
                        <w:sz w:val="24"/>
                        <w:szCs w:val="24"/>
                      </w:rPr>
                      <w:t xml:space="preserve">Email: campn@gapit.com.vn </w:t>
                    </w:r>
                  </w:sdtContent>
                </w:sdt>
              </w:p>
            </w:sdtContent>
          </w:sdt>
        </w:tc>
      </w:tr>
      <w:tr w:rsidR="00312D72" w14:paraId="09CC18DF" w14:textId="77777777">
        <w:trPr>
          <w:jc w:val="right"/>
        </w:trPr>
        <w:tc>
          <w:tcPr>
            <w:tcW w:w="9279" w:type="dxa"/>
            <w:gridSpan w:val="2"/>
            <w:tcBorders>
              <w:top w:val="nil"/>
              <w:bottom w:val="nil"/>
            </w:tcBorders>
          </w:tcPr>
          <w:sdt>
            <w:sdtPr>
              <w:tag w:val="goog_rdk_286"/>
              <w:id w:val="-776669715"/>
            </w:sdtPr>
            <w:sdtEndPr/>
            <w:sdtContent>
              <w:p w14:paraId="0000007F" w14:textId="77777777" w:rsidR="00312D72" w:rsidRDefault="00D542AC">
                <w:pPr>
                  <w:pBdr>
                    <w:top w:val="nil"/>
                    <w:left w:val="nil"/>
                    <w:bottom w:val="nil"/>
                    <w:right w:val="nil"/>
                    <w:between w:val="nil"/>
                  </w:pBdr>
                  <w:spacing w:after="0" w:line="288" w:lineRule="auto"/>
                  <w:jc w:val="center"/>
                  <w:rPr>
                    <w:rFonts w:ascii="Times New Roman" w:eastAsia="Times New Roman" w:hAnsi="Times New Roman" w:cs="Times New Roman"/>
                    <w:color w:val="000000"/>
                    <w:sz w:val="24"/>
                    <w:szCs w:val="24"/>
                    <w:u w:val="single"/>
                  </w:rPr>
                </w:pPr>
                <w:sdt>
                  <w:sdtPr>
                    <w:tag w:val="goog_rdk_284"/>
                    <w:id w:val="462087559"/>
                  </w:sdtPr>
                  <w:sdtEndPr/>
                  <w:sdtContent>
                    <w:r w:rsidR="00364F45">
                      <w:rPr>
                        <w:rFonts w:ascii="Times New Roman" w:eastAsia="Times New Roman" w:hAnsi="Times New Roman" w:cs="Times New Roman"/>
                        <w:b/>
                        <w:bCs/>
                        <w:color w:val="000000"/>
                        <w:sz w:val="24"/>
                        <w:szCs w:val="24"/>
                        <w:u w:val="single"/>
                      </w:rPr>
                      <w:t>Đại diện kiểm tra xác nhận hóa đơn</w:t>
                    </w:r>
                  </w:sdtContent>
                </w:sdt>
                <w:sdt>
                  <w:sdtPr>
                    <w:tag w:val="goog_rdk_285"/>
                    <w:id w:val="770337182"/>
                  </w:sdtPr>
                  <w:sdtEndPr/>
                  <w:sdtContent/>
                </w:sdt>
              </w:p>
            </w:sdtContent>
          </w:sdt>
        </w:tc>
      </w:tr>
      <w:tr w:rsidR="00312D72" w14:paraId="75E2D3A3" w14:textId="77777777">
        <w:trPr>
          <w:jc w:val="right"/>
        </w:trPr>
        <w:tc>
          <w:tcPr>
            <w:tcW w:w="4671" w:type="dxa"/>
            <w:tcBorders>
              <w:top w:val="nil"/>
              <w:right w:val="single" w:sz="4" w:space="0" w:color="000000"/>
            </w:tcBorders>
          </w:tcPr>
          <w:sdt>
            <w:sdtPr>
              <w:tag w:val="goog_rdk_292"/>
              <w:id w:val="-868434899"/>
            </w:sdtPr>
            <w:sdtEndPr/>
            <w:sdtContent>
              <w:p w14:paraId="00000082"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1"/>
                    <w:id w:val="266839008"/>
                  </w:sdtPr>
                  <w:sdtEndPr/>
                  <w:sdtContent>
                    <w:r w:rsidR="00364F45">
                      <w:rPr>
                        <w:rFonts w:ascii="Times New Roman" w:eastAsia="Times New Roman" w:hAnsi="Times New Roman" w:cs="Times New Roman"/>
                        <w:color w:val="000000"/>
                        <w:sz w:val="24"/>
                        <w:szCs w:val="24"/>
                      </w:rPr>
                      <w:t>Họ và tên: Lê Lại Song Tâm</w:t>
                    </w:r>
                  </w:sdtContent>
                </w:sdt>
              </w:p>
            </w:sdtContent>
          </w:sdt>
          <w:sdt>
            <w:sdtPr>
              <w:tag w:val="goog_rdk_294"/>
              <w:id w:val="-968670493"/>
            </w:sdtPr>
            <w:sdtEndPr/>
            <w:sdtContent>
              <w:p w14:paraId="00000083"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3"/>
                    <w:id w:val="-468222573"/>
                  </w:sdtPr>
                  <w:sdtEndPr/>
                  <w:sdtContent>
                    <w:r w:rsidR="00364F45">
                      <w:rPr>
                        <w:rFonts w:ascii="Times New Roman" w:eastAsia="Times New Roman" w:hAnsi="Times New Roman" w:cs="Times New Roman"/>
                        <w:color w:val="000000"/>
                        <w:sz w:val="24"/>
                        <w:szCs w:val="24"/>
                      </w:rPr>
                      <w:t>Bộ phận: Kế toán</w:t>
                    </w:r>
                  </w:sdtContent>
                </w:sdt>
              </w:p>
            </w:sdtContent>
          </w:sdt>
          <w:sdt>
            <w:sdtPr>
              <w:tag w:val="goog_rdk_296"/>
              <w:id w:val="-1839307856"/>
            </w:sdtPr>
            <w:sdtEndPr/>
            <w:sdtContent>
              <w:p w14:paraId="00000084"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5"/>
                    <w:id w:val="537282641"/>
                  </w:sdtPr>
                  <w:sdtEndPr/>
                  <w:sdtContent>
                    <w:r w:rsidR="00364F45">
                      <w:rPr>
                        <w:rFonts w:ascii="Times New Roman" w:eastAsia="Times New Roman" w:hAnsi="Times New Roman" w:cs="Times New Roman"/>
                        <w:color w:val="000000"/>
                        <w:sz w:val="24"/>
                        <w:szCs w:val="24"/>
                      </w:rPr>
                      <w:t>Email: tamlls@vng.com.vn</w:t>
                    </w:r>
                  </w:sdtContent>
                </w:sdt>
              </w:p>
            </w:sdtContent>
          </w:sdt>
          <w:sdt>
            <w:sdtPr>
              <w:tag w:val="goog_rdk_298"/>
              <w:id w:val="-96622930"/>
            </w:sdtPr>
            <w:sdtEndPr/>
            <w:sdtContent>
              <w:p w14:paraId="00000085"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7"/>
                    <w:id w:val="-600496377"/>
                  </w:sdtPr>
                  <w:sdtEndPr/>
                  <w:sdtContent/>
                </w:sdt>
              </w:p>
            </w:sdtContent>
          </w:sdt>
        </w:tc>
        <w:tc>
          <w:tcPr>
            <w:tcW w:w="4608" w:type="dxa"/>
            <w:tcBorders>
              <w:top w:val="nil"/>
              <w:left w:val="single" w:sz="4" w:space="0" w:color="000000"/>
            </w:tcBorders>
          </w:tcPr>
          <w:sdt>
            <w:sdtPr>
              <w:tag w:val="goog_rdk_300"/>
              <w:id w:val="1893715932"/>
            </w:sdtPr>
            <w:sdtEndPr/>
            <w:sdtContent>
              <w:p w14:paraId="00000086"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299"/>
                    <w:id w:val="-25409896"/>
                  </w:sdtPr>
                  <w:sdtEndPr/>
                  <w:sdtContent>
                    <w:r w:rsidR="00364F45">
                      <w:rPr>
                        <w:rFonts w:ascii="Times New Roman" w:eastAsia="Times New Roman" w:hAnsi="Times New Roman" w:cs="Times New Roman"/>
                        <w:color w:val="000000"/>
                        <w:sz w:val="24"/>
                        <w:szCs w:val="24"/>
                      </w:rPr>
                      <w:t>Họ và tên: Đỗ Thị Hồng Hạnh</w:t>
                    </w:r>
                  </w:sdtContent>
                </w:sdt>
              </w:p>
            </w:sdtContent>
          </w:sdt>
          <w:sdt>
            <w:sdtPr>
              <w:tag w:val="goog_rdk_302"/>
              <w:id w:val="941735800"/>
            </w:sdtPr>
            <w:sdtEndPr/>
            <w:sdtContent>
              <w:p w14:paraId="00000087"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301"/>
                    <w:id w:val="1468117680"/>
                  </w:sdtPr>
                  <w:sdtEndPr/>
                  <w:sdtContent>
                    <w:r w:rsidR="00364F45">
                      <w:rPr>
                        <w:rFonts w:ascii="Times New Roman" w:eastAsia="Times New Roman" w:hAnsi="Times New Roman" w:cs="Times New Roman"/>
                        <w:color w:val="000000"/>
                        <w:sz w:val="24"/>
                        <w:szCs w:val="24"/>
                      </w:rPr>
                      <w:t>Bộ phận: Kế toán</w:t>
                    </w:r>
                  </w:sdtContent>
                </w:sdt>
              </w:p>
            </w:sdtContent>
          </w:sdt>
          <w:sdt>
            <w:sdtPr>
              <w:tag w:val="goog_rdk_304"/>
              <w:id w:val="-1278034334"/>
            </w:sdtPr>
            <w:sdtEndPr/>
            <w:sdtContent>
              <w:p w14:paraId="00000088"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303"/>
                    <w:id w:val="-1231813015"/>
                  </w:sdtPr>
                  <w:sdtEndPr/>
                  <w:sdtContent>
                    <w:r w:rsidR="00364F45">
                      <w:rPr>
                        <w:rFonts w:ascii="Times New Roman" w:eastAsia="Times New Roman" w:hAnsi="Times New Roman" w:cs="Times New Roman"/>
                        <w:color w:val="000000"/>
                        <w:sz w:val="24"/>
                        <w:szCs w:val="24"/>
                      </w:rPr>
                      <w:t>Email: hanhdth@gapit.com.vn</w:t>
                    </w:r>
                  </w:sdtContent>
                </w:sdt>
              </w:p>
            </w:sdtContent>
          </w:sdt>
          <w:sdt>
            <w:sdtPr>
              <w:tag w:val="goog_rdk_306"/>
              <w:id w:val="-852505188"/>
            </w:sdtPr>
            <w:sdtEndPr/>
            <w:sdtContent>
              <w:p w14:paraId="00000089" w14:textId="77777777" w:rsidR="00312D72" w:rsidRDefault="00D542AC">
                <w:pPr>
                  <w:pBdr>
                    <w:top w:val="nil"/>
                    <w:left w:val="nil"/>
                    <w:bottom w:val="nil"/>
                    <w:right w:val="nil"/>
                    <w:between w:val="nil"/>
                  </w:pBdr>
                  <w:spacing w:after="0" w:line="288" w:lineRule="auto"/>
                  <w:rPr>
                    <w:rFonts w:ascii="Times New Roman" w:eastAsia="Times New Roman" w:hAnsi="Times New Roman" w:cs="Times New Roman"/>
                    <w:color w:val="000000"/>
                    <w:sz w:val="24"/>
                    <w:szCs w:val="24"/>
                  </w:rPr>
                </w:pPr>
                <w:sdt>
                  <w:sdtPr>
                    <w:tag w:val="goog_rdk_305"/>
                    <w:id w:val="-679253106"/>
                  </w:sdtPr>
                  <w:sdtEndPr/>
                  <w:sdtContent/>
                </w:sdt>
              </w:p>
            </w:sdtContent>
          </w:sdt>
        </w:tc>
      </w:tr>
    </w:tbl>
    <w:sdt>
      <w:sdtPr>
        <w:tag w:val="goog_rdk_310"/>
        <w:id w:val="520845424"/>
      </w:sdtPr>
      <w:sdtEndPr/>
      <w:sdtContent>
        <w:p w14:paraId="0000008B" w14:textId="77777777" w:rsidR="00312D72" w:rsidRDefault="00D542AC">
          <w:pPr>
            <w:pBdr>
              <w:top w:val="nil"/>
              <w:left w:val="nil"/>
              <w:bottom w:val="nil"/>
              <w:right w:val="nil"/>
              <w:between w:val="nil"/>
            </w:pBdr>
            <w:spacing w:after="0" w:line="288" w:lineRule="auto"/>
            <w:ind w:left="720"/>
            <w:jc w:val="both"/>
            <w:rPr>
              <w:rFonts w:ascii="Times New Roman" w:eastAsia="Times New Roman" w:hAnsi="Times New Roman" w:cs="Times New Roman"/>
              <w:color w:val="000000"/>
              <w:sz w:val="24"/>
              <w:szCs w:val="24"/>
            </w:rPr>
          </w:pPr>
          <w:sdt>
            <w:sdtPr>
              <w:tag w:val="goog_rdk_309"/>
              <w:id w:val="316727568"/>
            </w:sdtPr>
            <w:sdtEndPr/>
            <w:sdtContent/>
          </w:sdt>
        </w:p>
      </w:sdtContent>
    </w:sdt>
    <w:sdt>
      <w:sdtPr>
        <w:tag w:val="goog_rdk_313"/>
        <w:id w:val="31584352"/>
      </w:sdtPr>
      <w:sdtEndPr/>
      <w:sdtContent>
        <w:p w14:paraId="0000008C" w14:textId="77777777" w:rsidR="00312D72" w:rsidRDefault="00D542AC">
          <w:pPr>
            <w:numPr>
              <w:ilvl w:val="0"/>
              <w:numId w:val="23"/>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11"/>
              <w:id w:val="1339633259"/>
            </w:sdtPr>
            <w:sdtEndPr/>
            <w:sdtContent>
              <w:r w:rsidR="00364F45">
                <w:rPr>
                  <w:rFonts w:ascii="Times New Roman" w:eastAsia="Times New Roman" w:hAnsi="Times New Roman" w:cs="Times New Roman"/>
                  <w:b/>
                  <w:bCs/>
                  <w:color w:val="000000"/>
                  <w:sz w:val="24"/>
                  <w:szCs w:val="24"/>
                </w:rPr>
                <w:t>QUYỀN VÀ TRÁCH NHIỆM HAI BÊN</w:t>
              </w:r>
            </w:sdtContent>
          </w:sdt>
          <w:sdt>
            <w:sdtPr>
              <w:tag w:val="goog_rdk_312"/>
              <w:id w:val="-164769309"/>
            </w:sdtPr>
            <w:sdtEndPr/>
            <w:sdtContent/>
          </w:sdt>
        </w:p>
      </w:sdtContent>
    </w:sdt>
    <w:sdt>
      <w:sdtPr>
        <w:tag w:val="goog_rdk_316"/>
        <w:id w:val="-532893610"/>
      </w:sdtPr>
      <w:sdtEndPr/>
      <w:sdtContent>
        <w:p w14:paraId="0000008D" w14:textId="77777777" w:rsidR="00312D72" w:rsidRDefault="00D542AC">
          <w:pPr>
            <w:pBdr>
              <w:top w:val="nil"/>
              <w:left w:val="nil"/>
              <w:bottom w:val="nil"/>
              <w:right w:val="nil"/>
              <w:between w:val="nil"/>
            </w:pBdr>
            <w:spacing w:after="0" w:line="288" w:lineRule="auto"/>
            <w:jc w:val="both"/>
            <w:rPr>
              <w:rFonts w:ascii="Times New Roman" w:eastAsia="Times New Roman" w:hAnsi="Times New Roman" w:cs="Times New Roman"/>
              <w:color w:val="000000"/>
              <w:sz w:val="24"/>
              <w:szCs w:val="24"/>
            </w:rPr>
          </w:pPr>
          <w:sdt>
            <w:sdtPr>
              <w:tag w:val="goog_rdk_314"/>
              <w:id w:val="-955114243"/>
            </w:sdtPr>
            <w:sdtEndPr/>
            <w:sdtContent>
              <w:r w:rsidR="00364F45">
                <w:rPr>
                  <w:rFonts w:ascii="Times New Roman" w:eastAsia="Times New Roman" w:hAnsi="Times New Roman" w:cs="Times New Roman"/>
                  <w:b/>
                  <w:bCs/>
                  <w:color w:val="000000"/>
                  <w:sz w:val="24"/>
                  <w:szCs w:val="24"/>
                </w:rPr>
                <w:t>5.1</w:t>
              </w:r>
              <w:r w:rsidR="00364F45">
                <w:rPr>
                  <w:rFonts w:ascii="Times New Roman" w:eastAsia="Times New Roman" w:hAnsi="Times New Roman" w:cs="Times New Roman"/>
                  <w:b/>
                  <w:bCs/>
                  <w:color w:val="000000"/>
                  <w:sz w:val="24"/>
                  <w:szCs w:val="24"/>
                </w:rPr>
                <w:tab/>
                <w:t xml:space="preserve">Quyền và trách </w:t>
              </w:r>
              <w:proofErr w:type="spellStart"/>
              <w:r w:rsidR="00364F45">
                <w:rPr>
                  <w:rFonts w:ascii="Times New Roman" w:eastAsia="Times New Roman" w:hAnsi="Times New Roman" w:cs="Times New Roman"/>
                  <w:b/>
                  <w:bCs/>
                  <w:color w:val="000000"/>
                  <w:sz w:val="24"/>
                  <w:szCs w:val="24"/>
                </w:rPr>
                <w:t>nhiệm</w:t>
              </w:r>
              <w:proofErr w:type="spellEnd"/>
              <w:r w:rsidR="00364F45">
                <w:rPr>
                  <w:rFonts w:ascii="Times New Roman" w:eastAsia="Times New Roman" w:hAnsi="Times New Roman" w:cs="Times New Roman"/>
                  <w:b/>
                  <w:bCs/>
                  <w:color w:val="000000"/>
                  <w:sz w:val="24"/>
                  <w:szCs w:val="24"/>
                </w:rPr>
                <w:t xml:space="preserve"> của Bên A</w:t>
              </w:r>
            </w:sdtContent>
          </w:sdt>
          <w:sdt>
            <w:sdtPr>
              <w:tag w:val="goog_rdk_315"/>
              <w:id w:val="-2041307177"/>
            </w:sdtPr>
            <w:sdtEndPr/>
            <w:sdtContent/>
          </w:sdt>
        </w:p>
      </w:sdtContent>
    </w:sdt>
    <w:sdt>
      <w:sdtPr>
        <w:tag w:val="goog_rdk_318"/>
        <w:id w:val="-1950585879"/>
      </w:sdtPr>
      <w:sdtEndPr/>
      <w:sdtContent>
        <w:p w14:paraId="0000008E" w14:textId="77777777" w:rsidR="00312D72" w:rsidRDefault="00D542AC">
          <w:pPr>
            <w:numPr>
              <w:ilvl w:val="1"/>
              <w:numId w:val="30"/>
            </w:numPr>
            <w:pBdr>
              <w:top w:val="nil"/>
              <w:left w:val="nil"/>
              <w:bottom w:val="nil"/>
              <w:right w:val="nil"/>
              <w:between w:val="nil"/>
            </w:pBdr>
            <w:spacing w:after="0" w:line="288" w:lineRule="auto"/>
            <w:ind w:left="720" w:hanging="720"/>
            <w:jc w:val="both"/>
            <w:rPr>
              <w:rFonts w:ascii="Times New Roman" w:eastAsia="Times New Roman" w:hAnsi="Times New Roman" w:cs="Times New Roman"/>
              <w:color w:val="000000"/>
              <w:sz w:val="24"/>
              <w:szCs w:val="24"/>
            </w:rPr>
            <w:pPrChange w:id="189"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17"/>
              <w:id w:val="-1525178292"/>
            </w:sdtPr>
            <w:sdtEndPr/>
            <w:sdtContent>
              <w:r w:rsidR="00364F45">
                <w:rPr>
                  <w:rFonts w:ascii="Times New Roman" w:eastAsia="Times New Roman" w:hAnsi="Times New Roman" w:cs="Times New Roman"/>
                  <w:color w:val="000000"/>
                  <w:sz w:val="24"/>
                  <w:szCs w:val="24"/>
                </w:rPr>
                <w:t xml:space="preserve">Có quyền yêu cầu Bên B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đầy đủ và đúng thời hạn quy định tại Hợp Đồng.</w:t>
              </w:r>
            </w:sdtContent>
          </w:sdt>
        </w:p>
      </w:sdtContent>
    </w:sdt>
    <w:sdt>
      <w:sdtPr>
        <w:tag w:val="goog_rdk_320"/>
        <w:id w:val="1630814431"/>
      </w:sdtPr>
      <w:sdtEndPr/>
      <w:sdtContent>
        <w:p w14:paraId="0000008F"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0"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19"/>
              <w:id w:val="-809624666"/>
            </w:sdtPr>
            <w:sdtEndPr/>
            <w:sdtContent>
              <w:r w:rsidR="00364F45">
                <w:rPr>
                  <w:rFonts w:ascii="Times New Roman" w:eastAsia="Times New Roman" w:hAnsi="Times New Roman" w:cs="Times New Roman"/>
                  <w:color w:val="000000"/>
                  <w:sz w:val="24"/>
                  <w:szCs w:val="24"/>
                </w:rPr>
                <w:t xml:space="preserve">Có quyền </w:t>
              </w:r>
              <w:proofErr w:type="spellStart"/>
              <w:r w:rsidR="00364F45">
                <w:rPr>
                  <w:rFonts w:ascii="Times New Roman" w:eastAsia="Times New Roman" w:hAnsi="Times New Roman" w:cs="Times New Roman"/>
                  <w:color w:val="000000"/>
                  <w:sz w:val="24"/>
                  <w:szCs w:val="24"/>
                </w:rPr>
                <w:t>thu</w:t>
              </w:r>
              <w:proofErr w:type="spellEnd"/>
              <w:r w:rsidR="00364F45">
                <w:rPr>
                  <w:rFonts w:ascii="Times New Roman" w:eastAsia="Times New Roman" w:hAnsi="Times New Roman" w:cs="Times New Roman"/>
                  <w:color w:val="000000"/>
                  <w:sz w:val="24"/>
                  <w:szCs w:val="24"/>
                </w:rPr>
                <w:t xml:space="preserve"> hồi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trong trường hợp Bên B chậm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quá 05 (năm) ngày tính từ lúc </w:t>
              </w:r>
              <w:proofErr w:type="spellStart"/>
              <w:r w:rsidR="00364F45">
                <w:rPr>
                  <w:rFonts w:ascii="Times New Roman" w:eastAsia="Times New Roman" w:hAnsi="Times New Roman" w:cs="Times New Roman"/>
                  <w:color w:val="000000"/>
                  <w:sz w:val="24"/>
                  <w:szCs w:val="24"/>
                </w:rPr>
                <w:t>đến</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hạn</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toán</w:t>
              </w:r>
              <w:proofErr w:type="spellEnd"/>
              <w:r w:rsidR="00364F45">
                <w:rPr>
                  <w:rFonts w:ascii="Times New Roman" w:eastAsia="Times New Roman" w:hAnsi="Times New Roman" w:cs="Times New Roman"/>
                  <w:color w:val="000000"/>
                  <w:sz w:val="24"/>
                  <w:szCs w:val="24"/>
                </w:rPr>
                <w:t>.</w:t>
              </w:r>
            </w:sdtContent>
          </w:sdt>
        </w:p>
      </w:sdtContent>
    </w:sdt>
    <w:sdt>
      <w:sdtPr>
        <w:tag w:val="goog_rdk_322"/>
        <w:id w:val="-1876600487"/>
      </w:sdtPr>
      <w:sdtEndPr/>
      <w:sdtContent>
        <w:p w14:paraId="00000090"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1"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1"/>
              <w:id w:val="-164312421"/>
            </w:sdtPr>
            <w:sdtEndPr/>
            <w:sdtContent>
              <w:r w:rsidR="00364F45">
                <w:rPr>
                  <w:rFonts w:ascii="Times New Roman" w:eastAsia="Times New Roman" w:hAnsi="Times New Roman" w:cs="Times New Roman"/>
                  <w:color w:val="000000"/>
                  <w:sz w:val="24"/>
                  <w:szCs w:val="24"/>
                </w:rPr>
                <w:t xml:space="preserve">Có trách </w:t>
              </w:r>
              <w:proofErr w:type="spellStart"/>
              <w:r w:rsidR="00364F45">
                <w:rPr>
                  <w:rFonts w:ascii="Times New Roman" w:eastAsia="Times New Roman" w:hAnsi="Times New Roman" w:cs="Times New Roman"/>
                  <w:color w:val="000000"/>
                  <w:sz w:val="24"/>
                  <w:szCs w:val="24"/>
                </w:rPr>
                <w:t>nhiệm</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xây</w:t>
              </w:r>
              <w:proofErr w:type="spellEnd"/>
              <w:r w:rsidR="00364F45">
                <w:rPr>
                  <w:rFonts w:ascii="Times New Roman" w:eastAsia="Times New Roman" w:hAnsi="Times New Roman" w:cs="Times New Roman"/>
                  <w:color w:val="000000"/>
                  <w:sz w:val="24"/>
                  <w:szCs w:val="24"/>
                </w:rPr>
                <w:t xml:space="preserve"> dựng, duy trì và phát triển hệ thống quản lý, sản xuất, lưu trữ, sử dụng các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của Dịch vụ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w:t>
              </w:r>
            </w:sdtContent>
          </w:sdt>
        </w:p>
      </w:sdtContent>
    </w:sdt>
    <w:sdt>
      <w:sdtPr>
        <w:tag w:val="goog_rdk_324"/>
        <w:id w:val="425375478"/>
      </w:sdtPr>
      <w:sdtEndPr/>
      <w:sdtContent>
        <w:p w14:paraId="00000091"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2"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3"/>
              <w:id w:val="742711925"/>
            </w:sdtPr>
            <w:sdtEndPr/>
            <w:sdtContent>
              <w:r w:rsidR="00364F45">
                <w:rPr>
                  <w:rFonts w:ascii="Times New Roman" w:eastAsia="Times New Roman" w:hAnsi="Times New Roman" w:cs="Times New Roman"/>
                  <w:color w:val="000000"/>
                  <w:sz w:val="24"/>
                  <w:szCs w:val="24"/>
                </w:rPr>
                <w:t xml:space="preserve">Đảm bảo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mà Bên B nhận được là hợp lệ, chưa sử dụng và có thể sử dụng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đúng quy định và hướng dẫn mà bên A đã đưa ra, trừ trường hợp được quy định khác đi tại Hợp Đồng.</w:t>
              </w:r>
            </w:sdtContent>
          </w:sdt>
        </w:p>
      </w:sdtContent>
    </w:sdt>
    <w:sdt>
      <w:sdtPr>
        <w:tag w:val="goog_rdk_326"/>
        <w:id w:val="990927190"/>
      </w:sdtPr>
      <w:sdtEndPr/>
      <w:sdtContent>
        <w:p w14:paraId="00000092"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3"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5"/>
              <w:id w:val="-1436444857"/>
            </w:sdtPr>
            <w:sdtEndPr/>
            <w:sdtContent>
              <w:r w:rsidR="00364F45">
                <w:rPr>
                  <w:rFonts w:ascii="Times New Roman" w:eastAsia="Times New Roman" w:hAnsi="Times New Roman" w:cs="Times New Roman"/>
                  <w:color w:val="000000"/>
                  <w:sz w:val="24"/>
                  <w:szCs w:val="24"/>
                </w:rPr>
                <w:t xml:space="preserve">Có trách </w:t>
              </w:r>
              <w:proofErr w:type="spellStart"/>
              <w:r w:rsidR="00364F45">
                <w:rPr>
                  <w:rFonts w:ascii="Times New Roman" w:eastAsia="Times New Roman" w:hAnsi="Times New Roman" w:cs="Times New Roman"/>
                  <w:color w:val="000000"/>
                  <w:sz w:val="24"/>
                  <w:szCs w:val="24"/>
                </w:rPr>
                <w:t>nhiệm</w:t>
              </w:r>
              <w:proofErr w:type="spellEnd"/>
              <w:r w:rsidR="00364F45">
                <w:rPr>
                  <w:rFonts w:ascii="Times New Roman" w:eastAsia="Times New Roman" w:hAnsi="Times New Roman" w:cs="Times New Roman"/>
                  <w:color w:val="000000"/>
                  <w:sz w:val="24"/>
                  <w:szCs w:val="24"/>
                </w:rPr>
                <w:t xml:space="preserve"> giải đáp </w:t>
              </w:r>
              <w:proofErr w:type="spellStart"/>
              <w:r w:rsidR="00364F45">
                <w:rPr>
                  <w:rFonts w:ascii="Times New Roman" w:eastAsia="Times New Roman" w:hAnsi="Times New Roman" w:cs="Times New Roman"/>
                  <w:color w:val="000000"/>
                  <w:sz w:val="24"/>
                  <w:szCs w:val="24"/>
                </w:rPr>
                <w:t>khiếu</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nại</w:t>
              </w:r>
              <w:proofErr w:type="spellEnd"/>
              <w:r w:rsidR="00364F45">
                <w:rPr>
                  <w:rFonts w:ascii="Times New Roman" w:eastAsia="Times New Roman" w:hAnsi="Times New Roman" w:cs="Times New Roman"/>
                  <w:color w:val="000000"/>
                  <w:sz w:val="24"/>
                  <w:szCs w:val="24"/>
                </w:rPr>
                <w:t xml:space="preserve"> và </w:t>
              </w:r>
              <w:proofErr w:type="spellStart"/>
              <w:r w:rsidR="00364F45">
                <w:rPr>
                  <w:rFonts w:ascii="Times New Roman" w:eastAsia="Times New Roman" w:hAnsi="Times New Roman" w:cs="Times New Roman"/>
                  <w:color w:val="000000"/>
                  <w:sz w:val="24"/>
                  <w:szCs w:val="24"/>
                </w:rPr>
                <w:t>thắc</w:t>
              </w:r>
              <w:proofErr w:type="spellEnd"/>
              <w:r w:rsidR="00364F45">
                <w:rPr>
                  <w:rFonts w:ascii="Times New Roman" w:eastAsia="Times New Roman" w:hAnsi="Times New Roman" w:cs="Times New Roman"/>
                  <w:color w:val="000000"/>
                  <w:sz w:val="24"/>
                  <w:szCs w:val="24"/>
                </w:rPr>
                <w:t xml:space="preserve"> mắc của Bên B liên </w:t>
              </w:r>
              <w:proofErr w:type="spellStart"/>
              <w:r w:rsidR="00364F45">
                <w:rPr>
                  <w:rFonts w:ascii="Times New Roman" w:eastAsia="Times New Roman" w:hAnsi="Times New Roman" w:cs="Times New Roman"/>
                  <w:color w:val="000000"/>
                  <w:sz w:val="24"/>
                  <w:szCs w:val="24"/>
                </w:rPr>
                <w:t>quan</w:t>
              </w:r>
              <w:proofErr w:type="spellEnd"/>
              <w:r w:rsidR="00364F45">
                <w:rPr>
                  <w:rFonts w:ascii="Times New Roman" w:eastAsia="Times New Roman" w:hAnsi="Times New Roman" w:cs="Times New Roman"/>
                  <w:color w:val="000000"/>
                  <w:sz w:val="24"/>
                  <w:szCs w:val="24"/>
                </w:rPr>
                <w:t xml:space="preserve"> đến mã code </w:t>
              </w:r>
              <w:proofErr w:type="spellStart"/>
              <w:r w:rsidR="00364F45">
                <w:rPr>
                  <w:rFonts w:ascii="Times New Roman" w:eastAsia="Times New Roman" w:hAnsi="Times New Roman" w:cs="Times New Roman"/>
                  <w:color w:val="000000"/>
                  <w:sz w:val="24"/>
                  <w:szCs w:val="24"/>
                </w:rPr>
                <w:t>zVas</w:t>
              </w:r>
              <w:proofErr w:type="spellEnd"/>
              <w:r w:rsidR="00364F45">
                <w:rPr>
                  <w:rFonts w:ascii="Times New Roman" w:eastAsia="Times New Roman" w:hAnsi="Times New Roman" w:cs="Times New Roman"/>
                  <w:color w:val="000000"/>
                  <w:sz w:val="24"/>
                  <w:szCs w:val="24"/>
                </w:rPr>
                <w:t xml:space="preserve"> trong vòng 24 Giờ Làm Việc kể từ khi tiếp nhận. Trường hợp nếu Bên A không thể giải quyết trong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cam kết, Bên A phải thông báo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về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xử lý dự kiến.</w:t>
              </w:r>
            </w:sdtContent>
          </w:sdt>
        </w:p>
      </w:sdtContent>
    </w:sdt>
    <w:sdt>
      <w:sdtPr>
        <w:tag w:val="goog_rdk_328"/>
        <w:id w:val="712852473"/>
      </w:sdtPr>
      <w:sdtEndPr/>
      <w:sdtContent>
        <w:p w14:paraId="00000093"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4"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7"/>
              <w:id w:val="1757277644"/>
            </w:sdtPr>
            <w:sdtEndPr/>
            <w:sdtContent>
              <w:r w:rsidR="00364F45">
                <w:rPr>
                  <w:rFonts w:ascii="Times New Roman" w:eastAsia="Times New Roman" w:hAnsi="Times New Roman" w:cs="Times New Roman"/>
                  <w:color w:val="000000"/>
                  <w:sz w:val="24"/>
                  <w:szCs w:val="24"/>
                </w:rPr>
                <w:t>Phối hợp và hỗ trợ Bên B giải quyết các khó khăn vướng mắc phát sinh trong quá trình thực hiện Hợp Đồng này.</w:t>
              </w:r>
            </w:sdtContent>
          </w:sdt>
        </w:p>
      </w:sdtContent>
    </w:sdt>
    <w:sdt>
      <w:sdtPr>
        <w:tag w:val="goog_rdk_330"/>
        <w:id w:val="1745416373"/>
      </w:sdtPr>
      <w:sdtEndPr/>
      <w:sdtContent>
        <w:p w14:paraId="00000094" w14:textId="77777777" w:rsidR="00312D72" w:rsidRDefault="00D542AC">
          <w:pPr>
            <w:numPr>
              <w:ilvl w:val="1"/>
              <w:numId w:val="30"/>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Change w:id="195" w:author="Hang P." w:date="2026-05-29T07:22:00Z">
              <w:pPr>
                <w:numPr>
                  <w:ilvl w:val="1"/>
                  <w:numId w:val="7"/>
                </w:numPr>
                <w:pBdr>
                  <w:top w:val="nil"/>
                  <w:left w:val="nil"/>
                  <w:bottom w:val="nil"/>
                  <w:right w:val="nil"/>
                  <w:between w:val="nil"/>
                </w:pBdr>
                <w:spacing w:after="0" w:line="288" w:lineRule="auto"/>
                <w:ind w:left="709" w:hanging="709"/>
                <w:jc w:val="both"/>
              </w:pPr>
            </w:pPrChange>
          </w:pPr>
          <w:sdt>
            <w:sdtPr>
              <w:tag w:val="goog_rdk_329"/>
              <w:id w:val="1284753150"/>
            </w:sdtPr>
            <w:sdtEndPr/>
            <w:sdtContent>
              <w:r w:rsidR="00364F45">
                <w:rPr>
                  <w:rFonts w:ascii="Times New Roman" w:eastAsia="Times New Roman" w:hAnsi="Times New Roman" w:cs="Times New Roman"/>
                  <w:color w:val="000000"/>
                  <w:sz w:val="24"/>
                  <w:szCs w:val="24"/>
                </w:rPr>
                <w:t xml:space="preserve">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hóa đơn tài chính hợp lệ tương ứng với giá trị Hợp Đồng đã ký kết.</w:t>
              </w:r>
            </w:sdtContent>
          </w:sdt>
        </w:p>
      </w:sdtContent>
    </w:sdt>
    <w:sdt>
      <w:sdtPr>
        <w:tag w:val="goog_rdk_333"/>
        <w:id w:val="-1112159116"/>
      </w:sdtPr>
      <w:sdtEndPr/>
      <w:sdtContent>
        <w:p w14:paraId="00000095" w14:textId="77777777" w:rsidR="00312D72" w:rsidRDefault="00D542AC">
          <w:pPr>
            <w:numPr>
              <w:ilvl w:val="1"/>
              <w:numId w:val="2"/>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331"/>
              <w:id w:val="-265755815"/>
            </w:sdtPr>
            <w:sdtEndPr/>
            <w:sdtContent>
              <w:r w:rsidR="00364F45">
                <w:rPr>
                  <w:rFonts w:ascii="Times New Roman" w:eastAsia="Times New Roman" w:hAnsi="Times New Roman" w:cs="Times New Roman"/>
                  <w:b/>
                  <w:bCs/>
                  <w:color w:val="000000"/>
                  <w:sz w:val="24"/>
                  <w:szCs w:val="24"/>
                </w:rPr>
                <w:t xml:space="preserve">Quyền và trách </w:t>
              </w:r>
              <w:proofErr w:type="spellStart"/>
              <w:r w:rsidR="00364F45">
                <w:rPr>
                  <w:rFonts w:ascii="Times New Roman" w:eastAsia="Times New Roman" w:hAnsi="Times New Roman" w:cs="Times New Roman"/>
                  <w:b/>
                  <w:bCs/>
                  <w:color w:val="000000"/>
                  <w:sz w:val="24"/>
                  <w:szCs w:val="24"/>
                </w:rPr>
                <w:t>nhiệm</w:t>
              </w:r>
              <w:proofErr w:type="spellEnd"/>
              <w:r w:rsidR="00364F45">
                <w:rPr>
                  <w:rFonts w:ascii="Times New Roman" w:eastAsia="Times New Roman" w:hAnsi="Times New Roman" w:cs="Times New Roman"/>
                  <w:b/>
                  <w:bCs/>
                  <w:color w:val="000000"/>
                  <w:sz w:val="24"/>
                  <w:szCs w:val="24"/>
                </w:rPr>
                <w:t xml:space="preserve"> của Bên B</w:t>
              </w:r>
            </w:sdtContent>
          </w:sdt>
          <w:sdt>
            <w:sdtPr>
              <w:tag w:val="goog_rdk_332"/>
              <w:id w:val="787091001"/>
            </w:sdtPr>
            <w:sdtEndPr/>
            <w:sdtContent/>
          </w:sdt>
        </w:p>
      </w:sdtContent>
    </w:sdt>
    <w:sdt>
      <w:sdtPr>
        <w:tag w:val="goog_rdk_336"/>
        <w:id w:val="1883404225"/>
      </w:sdtPr>
      <w:sdtEndPr/>
      <w:sdtContent>
        <w:p w14:paraId="00000096"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34"/>
              <w:id w:val="1853198680"/>
            </w:sdtPr>
            <w:sdtEndPr/>
            <w:sdtContent>
              <w:r w:rsidR="00364F45">
                <w:rPr>
                  <w:rFonts w:ascii="Times New Roman" w:eastAsia="Times New Roman" w:hAnsi="Times New Roman" w:cs="Times New Roman"/>
                  <w:sz w:val="24"/>
                  <w:szCs w:val="24"/>
                </w:rPr>
                <w:t xml:space="preserve">Thanh toán đầy đủ và đúng hạn giá trị Hợp Đồng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Hợp Đồng, Phụ Lục Hợp Đồng đã ký.</w:t>
              </w:r>
            </w:sdtContent>
          </w:sdt>
          <w:sdt>
            <w:sdtPr>
              <w:tag w:val="goog_rdk_335"/>
              <w:id w:val="-551692522"/>
            </w:sdtPr>
            <w:sdtEndPr/>
            <w:sdtContent/>
          </w:sdt>
        </w:p>
      </w:sdtContent>
    </w:sdt>
    <w:p w14:paraId="00000097"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37"/>
          <w:id w:val="1470544020"/>
        </w:sdtPr>
        <w:sdtEndPr/>
        <w:sdtContent>
          <w:r w:rsidR="00364F45">
            <w:rPr>
              <w:rFonts w:ascii="Times New Roman" w:eastAsia="Times New Roman" w:hAnsi="Times New Roman" w:cs="Times New Roman"/>
              <w:sz w:val="24"/>
              <w:szCs w:val="24"/>
            </w:rPr>
            <w:t>Phối hợp với Bên A giải quyết các khó khăn vướng mắc phát sinh trong quá trình thực hiện Hợp Đồng này.</w:t>
          </w:r>
        </w:sdtContent>
      </w:sdt>
    </w:p>
    <w:p w14:paraId="00000098"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38"/>
          <w:id w:val="1807206985"/>
        </w:sdtPr>
        <w:sdtEndPr/>
        <w:sdtContent>
          <w:r w:rsidR="00364F45">
            <w:rPr>
              <w:rFonts w:ascii="Times New Roman" w:eastAsia="Times New Roman" w:hAnsi="Times New Roman" w:cs="Times New Roman"/>
              <w:sz w:val="24"/>
              <w:szCs w:val="24"/>
            </w:rPr>
            <w:t xml:space="preserve">Được miễn trừ mọi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pháp lý nếu có phát sinh liên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về việc phát hành, lưu hành, sử dụng các Mã code </w:t>
          </w:r>
          <w:proofErr w:type="spellStart"/>
          <w:r w:rsidR="00364F45">
            <w:rPr>
              <w:rFonts w:ascii="Times New Roman" w:eastAsia="Times New Roman" w:hAnsi="Times New Roman" w:cs="Times New Roman"/>
              <w:sz w:val="24"/>
              <w:szCs w:val="24"/>
            </w:rPr>
            <w:t>zVas</w:t>
          </w:r>
          <w:proofErr w:type="spellEnd"/>
          <w:r w:rsidR="00364F45">
            <w:rPr>
              <w:rFonts w:ascii="Times New Roman" w:eastAsia="Times New Roman" w:hAnsi="Times New Roman" w:cs="Times New Roman"/>
              <w:sz w:val="24"/>
              <w:szCs w:val="24"/>
            </w:rPr>
            <w:t>, trừ trường hợp được quy định khác đi tại Hợp Đồng.</w:t>
          </w:r>
        </w:sdtContent>
      </w:sdt>
    </w:p>
    <w:p w14:paraId="00000099"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39"/>
          <w:id w:val="483482856"/>
        </w:sdtPr>
        <w:sdtEndPr/>
        <w:sdtContent>
          <w:r w:rsidR="00364F45">
            <w:rPr>
              <w:rFonts w:ascii="Times New Roman" w:eastAsia="Times New Roman" w:hAnsi="Times New Roman" w:cs="Times New Roman"/>
              <w:sz w:val="24"/>
              <w:szCs w:val="24"/>
            </w:rPr>
            <w:t xml:space="preserve">Trong mọi trường hợp, Bên B không </w:t>
          </w:r>
          <w:proofErr w:type="spellStart"/>
          <w:r w:rsidR="00364F45">
            <w:rPr>
              <w:rFonts w:ascii="Times New Roman" w:eastAsia="Times New Roman" w:hAnsi="Times New Roman" w:cs="Times New Roman"/>
              <w:sz w:val="24"/>
              <w:szCs w:val="24"/>
            </w:rPr>
            <w:t>niêm</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yết</w:t>
          </w:r>
          <w:proofErr w:type="spellEnd"/>
          <w:r w:rsidR="00364F45">
            <w:rPr>
              <w:rFonts w:ascii="Times New Roman" w:eastAsia="Times New Roman" w:hAnsi="Times New Roman" w:cs="Times New Roman"/>
              <w:sz w:val="24"/>
              <w:szCs w:val="24"/>
            </w:rPr>
            <w:t xml:space="preserve">, bán và/hoặc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phép các bên thứ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niêm</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yết</w:t>
          </w:r>
          <w:proofErr w:type="spellEnd"/>
          <w:r w:rsidR="00364F45">
            <w:rPr>
              <w:rFonts w:ascii="Times New Roman" w:eastAsia="Times New Roman" w:hAnsi="Times New Roman" w:cs="Times New Roman"/>
              <w:sz w:val="24"/>
              <w:szCs w:val="24"/>
            </w:rPr>
            <w:t xml:space="preserve">, bán các Mã code </w:t>
          </w:r>
          <w:proofErr w:type="spellStart"/>
          <w:r w:rsidR="00364F45">
            <w:rPr>
              <w:rFonts w:ascii="Times New Roman" w:eastAsia="Times New Roman" w:hAnsi="Times New Roman" w:cs="Times New Roman"/>
              <w:sz w:val="24"/>
              <w:szCs w:val="24"/>
            </w:rPr>
            <w:t>zVas</w:t>
          </w:r>
          <w:proofErr w:type="spellEnd"/>
          <w:r w:rsidR="00364F45">
            <w:rPr>
              <w:rFonts w:ascii="Times New Roman" w:eastAsia="Times New Roman" w:hAnsi="Times New Roman" w:cs="Times New Roman"/>
              <w:sz w:val="24"/>
              <w:szCs w:val="24"/>
            </w:rPr>
            <w:t xml:space="preserve"> bao gồm nhưng không giới hạn trên website, ứng dụng điện thoại và các nền tảng bán hàng trực tuyến khác với mức giá thấp hơn mức giá mà Bên A công bố công khai trên website của Bên A. </w:t>
          </w:r>
        </w:sdtContent>
      </w:sdt>
    </w:p>
    <w:p w14:paraId="0000009A"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40"/>
          <w:id w:val="1121956959"/>
        </w:sdtPr>
        <w:sdtEndPr/>
        <w:sdtContent>
          <w:r w:rsidR="00364F45">
            <w:rPr>
              <w:rFonts w:ascii="Times New Roman" w:eastAsia="Times New Roman" w:hAnsi="Times New Roman" w:cs="Times New Roman"/>
              <w:sz w:val="24"/>
              <w:szCs w:val="24"/>
            </w:rPr>
            <w:t xml:space="preserve">Có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tuân</w:t>
          </w:r>
          <w:proofErr w:type="spellEnd"/>
          <w:r w:rsidR="00364F45">
            <w:rPr>
              <w:rFonts w:ascii="Times New Roman" w:eastAsia="Times New Roman" w:hAnsi="Times New Roman" w:cs="Times New Roman"/>
              <w:sz w:val="24"/>
              <w:szCs w:val="24"/>
            </w:rPr>
            <w:t xml:space="preserve"> thủ các quy định, hướng dẫn của Bên A về việc sử dụng mã code dịch vụ. Trường hợp cố tình vi phạm và gây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A thì Bên B có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bồi thường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A các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phát sinh.</w:t>
          </w:r>
        </w:sdtContent>
      </w:sdt>
    </w:p>
    <w:p w14:paraId="0000009B" w14:textId="77777777" w:rsidR="00312D72" w:rsidRDefault="00D542AC">
      <w:pPr>
        <w:numPr>
          <w:ilvl w:val="0"/>
          <w:numId w:val="8"/>
        </w:numPr>
        <w:spacing w:after="0" w:line="288" w:lineRule="auto"/>
        <w:ind w:hanging="720"/>
        <w:jc w:val="both"/>
        <w:rPr>
          <w:rFonts w:ascii="Times New Roman" w:eastAsia="Times New Roman" w:hAnsi="Times New Roman" w:cs="Times New Roman"/>
          <w:sz w:val="24"/>
          <w:szCs w:val="24"/>
        </w:rPr>
      </w:pPr>
      <w:sdt>
        <w:sdtPr>
          <w:tag w:val="goog_rdk_341"/>
          <w:id w:val="-950209449"/>
        </w:sdtPr>
        <w:sdtEndPr/>
        <w:sdtContent>
          <w:proofErr w:type="spellStart"/>
          <w:r w:rsidR="00364F45">
            <w:rPr>
              <w:rFonts w:ascii="Times New Roman" w:eastAsia="Times New Roman" w:hAnsi="Times New Roman" w:cs="Times New Roman"/>
              <w:sz w:val="24"/>
              <w:szCs w:val="24"/>
            </w:rPr>
            <w:t>Tuân</w:t>
          </w:r>
          <w:proofErr w:type="spellEnd"/>
          <w:r w:rsidR="00364F45">
            <w:rPr>
              <w:rFonts w:ascii="Times New Roman" w:eastAsia="Times New Roman" w:hAnsi="Times New Roman" w:cs="Times New Roman"/>
              <w:sz w:val="24"/>
              <w:szCs w:val="24"/>
            </w:rPr>
            <w:t xml:space="preserve"> thủ thỏa thuận liên </w:t>
          </w:r>
          <w:proofErr w:type="spellStart"/>
          <w:r w:rsidR="00364F45">
            <w:rPr>
              <w:rFonts w:ascii="Times New Roman" w:eastAsia="Times New Roman" w:hAnsi="Times New Roman" w:cs="Times New Roman"/>
              <w:sz w:val="24"/>
              <w:szCs w:val="24"/>
            </w:rPr>
            <w:t>quan</w:t>
          </w:r>
          <w:proofErr w:type="spellEnd"/>
          <w:r w:rsidR="00364F45">
            <w:rPr>
              <w:rFonts w:ascii="Times New Roman" w:eastAsia="Times New Roman" w:hAnsi="Times New Roman" w:cs="Times New Roman"/>
              <w:sz w:val="24"/>
              <w:szCs w:val="24"/>
            </w:rPr>
            <w:t xml:space="preserve"> đến lệnh </w:t>
          </w:r>
          <w:proofErr w:type="spellStart"/>
          <w:r w:rsidR="00364F45">
            <w:rPr>
              <w:rFonts w:ascii="Times New Roman" w:eastAsia="Times New Roman" w:hAnsi="Times New Roman" w:cs="Times New Roman"/>
              <w:sz w:val="24"/>
              <w:szCs w:val="24"/>
            </w:rPr>
            <w:t>trừng</w:t>
          </w:r>
          <w:proofErr w:type="spellEnd"/>
          <w:r w:rsidR="00364F45">
            <w:rPr>
              <w:rFonts w:ascii="Times New Roman" w:eastAsia="Times New Roman" w:hAnsi="Times New Roman" w:cs="Times New Roman"/>
              <w:sz w:val="24"/>
              <w:szCs w:val="24"/>
            </w:rPr>
            <w:t xml:space="preserve"> phạt kinh tế và chống rửa tiền được quy định tại </w:t>
          </w:r>
        </w:sdtContent>
      </w:sdt>
      <w:hyperlink r:id="rId13">
        <w:sdt>
          <w:sdtPr>
            <w:tag w:val="goog_rdk_342"/>
            <w:id w:val="112444829"/>
          </w:sdtPr>
          <w:sdtEndPr/>
          <w:sdtContent>
            <w:r w:rsidR="00364F45">
              <w:rPr>
                <w:rFonts w:ascii="Times New Roman" w:eastAsia="Times New Roman" w:hAnsi="Times New Roman" w:cs="Times New Roman"/>
                <w:sz w:val="24"/>
                <w:szCs w:val="24"/>
              </w:rPr>
              <w:t>https://vng.com.vn/policy/sanction-aml-representation-warranty-2332/</w:t>
            </w:r>
          </w:sdtContent>
        </w:sdt>
      </w:hyperlink>
      <w:sdt>
        <w:sdtPr>
          <w:tag w:val="goog_rdk_343"/>
          <w:id w:val="1217948985"/>
        </w:sdtPr>
        <w:sdtEndPr/>
        <w:sdtContent>
          <w:r w:rsidR="00364F45">
            <w:rPr>
              <w:rFonts w:ascii="Times New Roman" w:eastAsia="Times New Roman" w:hAnsi="Times New Roman" w:cs="Times New Roman"/>
              <w:sz w:val="24"/>
              <w:szCs w:val="24"/>
            </w:rPr>
            <w:t>. Trường hợp Bên B vi phạm thì Bên A có quyền ngay lập tức (</w:t>
          </w:r>
          <w:proofErr w:type="spellStart"/>
          <w:r w:rsidR="00364F45">
            <w:rPr>
              <w:rFonts w:ascii="Times New Roman" w:eastAsia="Times New Roman" w:hAnsi="Times New Roman" w:cs="Times New Roman"/>
              <w:sz w:val="24"/>
              <w:szCs w:val="24"/>
            </w:rPr>
            <w:t>i</w:t>
          </w:r>
          <w:proofErr w:type="spellEnd"/>
          <w:r w:rsidR="00364F45">
            <w:rPr>
              <w:rFonts w:ascii="Times New Roman" w:eastAsia="Times New Roman" w:hAnsi="Times New Roman" w:cs="Times New Roman"/>
              <w:sz w:val="24"/>
              <w:szCs w:val="24"/>
            </w:rPr>
            <w:t xml:space="preserve">) chấm dứt, hủy bỏ Hợp Đồng với Bên B mà không phải chịu phạt hay bồi thường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bất kỳ khoản tiền nào; (ii) yêu cầu Bên B hoàn trả lại toàn bộ số tiền mà Bên A đã </w:t>
          </w:r>
          <w:proofErr w:type="spellStart"/>
          <w:r w:rsidR="00364F45">
            <w:rPr>
              <w:rFonts w:ascii="Times New Roman" w:eastAsia="Times New Roman" w:hAnsi="Times New Roman" w:cs="Times New Roman"/>
              <w:sz w:val="24"/>
              <w:szCs w:val="24"/>
            </w:rPr>
            <w:t>thanh</w:t>
          </w:r>
          <w:proofErr w:type="spellEnd"/>
          <w:r w:rsidR="00364F45">
            <w:rPr>
              <w:rFonts w:ascii="Times New Roman" w:eastAsia="Times New Roman" w:hAnsi="Times New Roman" w:cs="Times New Roman"/>
              <w:sz w:val="24"/>
              <w:szCs w:val="24"/>
            </w:rPr>
            <w:t xml:space="preserve"> toán, chi trả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(nếu có); (iii) yêu cầu Bên B bồi thường toàn bộ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(nếu có)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A.</w:t>
          </w:r>
        </w:sdtContent>
      </w:sdt>
    </w:p>
    <w:p w14:paraId="0000009C" w14:textId="77777777" w:rsidR="00312D72" w:rsidRDefault="00312D72">
      <w:pPr>
        <w:spacing w:after="0" w:line="288" w:lineRule="auto"/>
        <w:ind w:left="720"/>
        <w:jc w:val="both"/>
        <w:rPr>
          <w:rFonts w:ascii="Times New Roman" w:eastAsia="Times New Roman" w:hAnsi="Times New Roman" w:cs="Times New Roman"/>
          <w:sz w:val="24"/>
          <w:szCs w:val="24"/>
        </w:rPr>
      </w:pPr>
    </w:p>
    <w:sdt>
      <w:sdtPr>
        <w:tag w:val="goog_rdk_346"/>
        <w:id w:val="-1806100753"/>
      </w:sdtPr>
      <w:sdtEndPr/>
      <w:sdtContent>
        <w:p w14:paraId="0000009D" w14:textId="77777777" w:rsidR="00312D72" w:rsidRDefault="00D542AC">
          <w:pPr>
            <w:numPr>
              <w:ilvl w:val="0"/>
              <w:numId w:val="22"/>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44"/>
              <w:id w:val="-2017218575"/>
            </w:sdtPr>
            <w:sdtEndPr/>
            <w:sdtContent>
              <w:r w:rsidR="00364F45">
                <w:rPr>
                  <w:rFonts w:ascii="Times New Roman" w:eastAsia="Times New Roman" w:hAnsi="Times New Roman" w:cs="Times New Roman"/>
                  <w:b/>
                  <w:bCs/>
                  <w:color w:val="000000"/>
                  <w:sz w:val="24"/>
                  <w:szCs w:val="24"/>
                </w:rPr>
                <w:t>BẢO MẬT THÔNG TIN</w:t>
              </w:r>
            </w:sdtContent>
          </w:sdt>
          <w:sdt>
            <w:sdtPr>
              <w:tag w:val="goog_rdk_345"/>
              <w:id w:val="833997537"/>
            </w:sdtPr>
            <w:sdtEndPr/>
            <w:sdtContent/>
          </w:sdt>
        </w:p>
      </w:sdtContent>
    </w:sdt>
    <w:sdt>
      <w:sdtPr>
        <w:tag w:val="goog_rdk_348"/>
        <w:id w:val="-598719255"/>
      </w:sdtPr>
      <w:sdtEndPr/>
      <w:sdtContent>
        <w:p w14:paraId="0000009E" w14:textId="77777777" w:rsidR="00312D72" w:rsidRDefault="00D542AC">
          <w:pPr>
            <w:numPr>
              <w:ilvl w:val="0"/>
              <w:numId w:val="1"/>
            </w:numPr>
            <w:pBdr>
              <w:top w:val="nil"/>
              <w:left w:val="nil"/>
              <w:bottom w:val="nil"/>
              <w:right w:val="nil"/>
              <w:between w:val="nil"/>
            </w:pBdr>
            <w:spacing w:after="0" w:line="288" w:lineRule="auto"/>
            <w:jc w:val="both"/>
            <w:rPr>
              <w:rFonts w:ascii="Times New Roman" w:eastAsia="Times New Roman" w:hAnsi="Times New Roman" w:cs="Times New Roman"/>
              <w:color w:val="000000"/>
              <w:sz w:val="24"/>
              <w:szCs w:val="24"/>
            </w:rPr>
          </w:pPr>
          <w:sdt>
            <w:sdtPr>
              <w:tag w:val="goog_rdk_347"/>
              <w:id w:val="2115376251"/>
            </w:sdtPr>
            <w:sdtEndPr/>
            <w:sdtContent/>
          </w:sdt>
        </w:p>
      </w:sdtContent>
    </w:sdt>
    <w:sdt>
      <w:sdtPr>
        <w:tag w:val="goog_rdk_350"/>
        <w:id w:val="503765317"/>
      </w:sdtPr>
      <w:sdtEndPr/>
      <w:sdtContent>
        <w:p w14:paraId="0000009F" w14:textId="77777777" w:rsidR="00312D72" w:rsidRDefault="00D542AC">
          <w:pPr>
            <w:numPr>
              <w:ilvl w:val="0"/>
              <w:numId w:val="9"/>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49"/>
              <w:id w:val="1572586621"/>
            </w:sdtPr>
            <w:sdtEndPr/>
            <w:sdtContent>
              <w:r w:rsidR="00364F45">
                <w:rPr>
                  <w:rFonts w:ascii="Times New Roman" w:eastAsia="Times New Roman" w:hAnsi="Times New Roman" w:cs="Times New Roman"/>
                  <w:color w:val="000000"/>
                  <w:sz w:val="24"/>
                  <w:szCs w:val="24"/>
                </w:rPr>
                <w:t xml:space="preserve">Phù hợp với quy định của Hợp Đồng này, các Bên cam kết sẽ không sử dụng các Thông Tin Mật được tiết lộ bởi Bên còn lại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bất kỳ mục đích nào không được quy định trong Hợp Đồng này, trừ việc tiết lộ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nhân viên, nhà </w:t>
              </w:r>
              <w:proofErr w:type="spellStart"/>
              <w:r w:rsidR="00364F45">
                <w:rPr>
                  <w:rFonts w:ascii="Times New Roman" w:eastAsia="Times New Roman" w:hAnsi="Times New Roman" w:cs="Times New Roman"/>
                  <w:color w:val="000000"/>
                  <w:sz w:val="24"/>
                  <w:szCs w:val="24"/>
                </w:rPr>
                <w:t>thầu</w:t>
              </w:r>
              <w:proofErr w:type="spellEnd"/>
              <w:r w:rsidR="00364F45">
                <w:rPr>
                  <w:rFonts w:ascii="Times New Roman" w:eastAsia="Times New Roman" w:hAnsi="Times New Roman" w:cs="Times New Roman"/>
                  <w:color w:val="000000"/>
                  <w:sz w:val="24"/>
                  <w:szCs w:val="24"/>
                </w:rPr>
                <w:t xml:space="preserve"> hoặc bên tư vấn tài chính, tư vấn pháp lý của Bên đó, những người cần biết các Thông Tin Mật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mục đích thực hiện Hợp Đồng, tuy nhiên những người này cũng có nghĩa vụ bảo mật không kém hơn nghĩa vụ bảo mật của Bên tiếp nhận thông tin. Bên tiếp nhận thông tin đồng thời cũng sẽ bảo vệ các Thông Tin Mật tránh khỏi việc sử dụng, truy cập bất hợp pháp của bên thứ </w:t>
              </w:r>
              <w:proofErr w:type="spellStart"/>
              <w:r w:rsidR="00364F45">
                <w:rPr>
                  <w:rFonts w:ascii="Times New Roman" w:eastAsia="Times New Roman" w:hAnsi="Times New Roman" w:cs="Times New Roman"/>
                  <w:color w:val="000000"/>
                  <w:sz w:val="24"/>
                  <w:szCs w:val="24"/>
                </w:rPr>
                <w:t>ba</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cách thức và cùng mức độ mà Bên tiếp nhận sử dụng để bảo vệ các thông tin, tài sản của mình.</w:t>
              </w:r>
            </w:sdtContent>
          </w:sdt>
        </w:p>
      </w:sdtContent>
    </w:sdt>
    <w:sdt>
      <w:sdtPr>
        <w:tag w:val="goog_rdk_352"/>
        <w:id w:val="-331430996"/>
      </w:sdtPr>
      <w:sdtEndPr/>
      <w:sdtContent>
        <w:p w14:paraId="000000A0" w14:textId="77777777" w:rsidR="00312D72" w:rsidRDefault="00D542AC">
          <w:pPr>
            <w:numPr>
              <w:ilvl w:val="0"/>
              <w:numId w:val="9"/>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51"/>
              <w:id w:val="1300035749"/>
            </w:sdtPr>
            <w:sdtEndPr/>
            <w:sdtContent>
              <w:r w:rsidR="00364F45">
                <w:rPr>
                  <w:rFonts w:ascii="Times New Roman" w:eastAsia="Times New Roman" w:hAnsi="Times New Roman" w:cs="Times New Roman"/>
                  <w:color w:val="000000"/>
                  <w:sz w:val="24"/>
                  <w:szCs w:val="24"/>
                </w:rPr>
                <w:t xml:space="preserve">Ngay khi Hợp Đồng này chấm dứt vì bất kỳ lý do nào, Bên tiếp nhận sẽ trả lại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tiết lộ tất cả bản gốc, bản </w:t>
              </w:r>
              <w:proofErr w:type="spellStart"/>
              <w:r w:rsidR="00364F45">
                <w:rPr>
                  <w:rFonts w:ascii="Times New Roman" w:eastAsia="Times New Roman" w:hAnsi="Times New Roman" w:cs="Times New Roman"/>
                  <w:color w:val="000000"/>
                  <w:sz w:val="24"/>
                  <w:szCs w:val="24"/>
                </w:rPr>
                <w:t>sao</w:t>
              </w:r>
              <w:proofErr w:type="spellEnd"/>
              <w:r w:rsidR="00364F45">
                <w:rPr>
                  <w:rFonts w:ascii="Times New Roman" w:eastAsia="Times New Roman" w:hAnsi="Times New Roman" w:cs="Times New Roman"/>
                  <w:color w:val="000000"/>
                  <w:sz w:val="24"/>
                  <w:szCs w:val="24"/>
                </w:rPr>
                <w:t xml:space="preserve"> của các tác liệu được cung cấp bởi Bên tiết lộ dưới bất kỳ hình thức chứa đựng thông tin nào hoặc tiến hành tiêu hủy toàn bộ Thông Tin Mật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yêu cầu của Bên tiết lộ.</w:t>
              </w:r>
            </w:sdtContent>
          </w:sdt>
        </w:p>
      </w:sdtContent>
    </w:sdt>
    <w:sdt>
      <w:sdtPr>
        <w:tag w:val="goog_rdk_354"/>
        <w:id w:val="1273307109"/>
      </w:sdtPr>
      <w:sdtEndPr/>
      <w:sdtContent>
        <w:p w14:paraId="000000A1" w14:textId="77777777" w:rsidR="00312D72" w:rsidRDefault="00D542AC">
          <w:pPr>
            <w:numPr>
              <w:ilvl w:val="0"/>
              <w:numId w:val="9"/>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53"/>
              <w:id w:val="1852690463"/>
            </w:sdtPr>
            <w:sdtEndPr/>
            <w:sdtContent>
              <w:r w:rsidR="00364F45">
                <w:rPr>
                  <w:rFonts w:ascii="Times New Roman" w:eastAsia="Times New Roman" w:hAnsi="Times New Roman" w:cs="Times New Roman"/>
                  <w:color w:val="000000"/>
                  <w:sz w:val="24"/>
                  <w:szCs w:val="24"/>
                </w:rPr>
                <w:t xml:space="preserve">Việc một Bên vi phạm nghĩa vụ Bảo Mật Thông Tin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Hợp Đồng này sẽ cấu thành một vi phạm nghiêm trọng của Hợp Đồng và tùy vào mức độ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xml:space="preserve"> của bên bị vi phạm, bên vi phạm sẽ phải bồi thường thích đáng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bị vi phạm.</w:t>
              </w:r>
            </w:sdtContent>
          </w:sdt>
        </w:p>
      </w:sdtContent>
    </w:sdt>
    <w:sdt>
      <w:sdtPr>
        <w:tag w:val="goog_rdk_356"/>
        <w:id w:val="-1349400541"/>
      </w:sdtPr>
      <w:sdtEndPr/>
      <w:sdtContent>
        <w:p w14:paraId="000000A2" w14:textId="77777777" w:rsidR="00312D72" w:rsidRDefault="00D542AC">
          <w:pPr>
            <w:pBdr>
              <w:top w:val="nil"/>
              <w:left w:val="nil"/>
              <w:bottom w:val="nil"/>
              <w:right w:val="nil"/>
              <w:between w:val="nil"/>
            </w:pBdr>
            <w:spacing w:after="0" w:line="288" w:lineRule="auto"/>
            <w:ind w:left="720"/>
            <w:jc w:val="both"/>
            <w:rPr>
              <w:rFonts w:ascii="Times New Roman" w:eastAsia="Times New Roman" w:hAnsi="Times New Roman" w:cs="Times New Roman"/>
              <w:color w:val="000000"/>
              <w:sz w:val="24"/>
              <w:szCs w:val="24"/>
            </w:rPr>
          </w:pPr>
          <w:sdt>
            <w:sdtPr>
              <w:tag w:val="goog_rdk_355"/>
              <w:id w:val="-930174416"/>
            </w:sdtPr>
            <w:sdtEndPr/>
            <w:sdtContent/>
          </w:sdt>
        </w:p>
      </w:sdtContent>
    </w:sdt>
    <w:sdt>
      <w:sdtPr>
        <w:tag w:val="goog_rdk_359"/>
        <w:id w:val="809682442"/>
      </w:sdtPr>
      <w:sdtEndPr/>
      <w:sdtContent>
        <w:p w14:paraId="000000A3" w14:textId="77777777" w:rsidR="00312D72" w:rsidRPr="007E516B" w:rsidRDefault="00D542AC">
          <w:pPr>
            <w:numPr>
              <w:ilvl w:val="0"/>
              <w:numId w:val="10"/>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357"/>
              <w:id w:val="760299420"/>
            </w:sdtPr>
            <w:sdtEndPr/>
            <w:sdtContent>
              <w:r w:rsidR="00364F45">
                <w:rPr>
                  <w:rFonts w:ascii="Times New Roman" w:eastAsia="Times New Roman" w:hAnsi="Times New Roman" w:cs="Times New Roman"/>
                  <w:b/>
                  <w:bCs/>
                  <w:color w:val="000000"/>
                  <w:sz w:val="24"/>
                  <w:szCs w:val="24"/>
                </w:rPr>
                <w:t>CHẤM DỨT HỢP ĐỒNG</w:t>
              </w:r>
            </w:sdtContent>
          </w:sdt>
          <w:sdt>
            <w:sdtPr>
              <w:tag w:val="goog_rdk_358"/>
              <w:id w:val="-1634881224"/>
            </w:sdtPr>
            <w:sdtEndPr/>
            <w:sdtContent/>
          </w:sdt>
        </w:p>
      </w:sdtContent>
    </w:sdt>
    <w:sdt>
      <w:sdtPr>
        <w:tag w:val="goog_rdk_361"/>
        <w:id w:val="106467648"/>
      </w:sdtPr>
      <w:sdtEndPr/>
      <w:sdtContent>
        <w:p w14:paraId="000000A4" w14:textId="77777777" w:rsidR="00312D72" w:rsidRDefault="00D542AC">
          <w:pPr>
            <w:numPr>
              <w:ilvl w:val="0"/>
              <w:numId w:val="11"/>
            </w:numPr>
            <w:pBdr>
              <w:top w:val="nil"/>
              <w:left w:val="nil"/>
              <w:bottom w:val="nil"/>
              <w:right w:val="nil"/>
              <w:between w:val="nil"/>
            </w:pBdr>
            <w:spacing w:after="0" w:line="288" w:lineRule="auto"/>
            <w:ind w:hanging="720"/>
            <w:rPr>
              <w:rFonts w:ascii="Times New Roman" w:eastAsia="Times New Roman" w:hAnsi="Times New Roman" w:cs="Times New Roman"/>
              <w:color w:val="000000"/>
              <w:sz w:val="24"/>
              <w:szCs w:val="24"/>
            </w:rPr>
          </w:pPr>
          <w:sdt>
            <w:sdtPr>
              <w:tag w:val="goog_rdk_360"/>
              <w:id w:val="461070492"/>
            </w:sdtPr>
            <w:sdtEndPr/>
            <w:sdtContent>
              <w:r w:rsidR="00364F45">
                <w:rPr>
                  <w:rFonts w:ascii="Times New Roman" w:eastAsia="Times New Roman" w:hAnsi="Times New Roman" w:cs="Times New Roman"/>
                  <w:color w:val="000000"/>
                  <w:sz w:val="24"/>
                  <w:szCs w:val="24"/>
                </w:rPr>
                <w:t xml:space="preserve">Hợp Đồng có thể được chấm dứt trong các trường hợp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w:t>
              </w:r>
            </w:sdtContent>
          </w:sdt>
        </w:p>
      </w:sdtContent>
    </w:sdt>
    <w:sdt>
      <w:sdtPr>
        <w:tag w:val="goog_rdk_363"/>
        <w:id w:val="-1572869651"/>
      </w:sdtPr>
      <w:sdtEndPr/>
      <w:sdtContent>
        <w:p w14:paraId="000000A5" w14:textId="77777777" w:rsidR="00312D72" w:rsidRDefault="00D542AC">
          <w:pPr>
            <w:numPr>
              <w:ilvl w:val="0"/>
              <w:numId w:val="12"/>
            </w:numPr>
            <w:pBdr>
              <w:top w:val="nil"/>
              <w:left w:val="nil"/>
              <w:bottom w:val="nil"/>
              <w:right w:val="nil"/>
              <w:between w:val="nil"/>
            </w:pBdr>
            <w:spacing w:after="0" w:line="288" w:lineRule="auto"/>
            <w:ind w:left="709" w:hanging="709"/>
            <w:rPr>
              <w:rFonts w:ascii="Times New Roman" w:eastAsia="Times New Roman" w:hAnsi="Times New Roman" w:cs="Times New Roman"/>
              <w:color w:val="000000"/>
              <w:sz w:val="24"/>
              <w:szCs w:val="24"/>
            </w:rPr>
          </w:pPr>
          <w:sdt>
            <w:sdtPr>
              <w:tag w:val="goog_rdk_362"/>
              <w:id w:val="-1264707502"/>
            </w:sdtPr>
            <w:sdtEndPr/>
            <w:sdtContent>
              <w:r w:rsidR="00364F45">
                <w:rPr>
                  <w:rFonts w:ascii="Times New Roman" w:eastAsia="Times New Roman" w:hAnsi="Times New Roman" w:cs="Times New Roman"/>
                  <w:color w:val="000000"/>
                  <w:sz w:val="24"/>
                  <w:szCs w:val="24"/>
                </w:rPr>
                <w:t xml:space="preserve">Hợp Đồng hết hạn mà không được </w:t>
              </w:r>
              <w:proofErr w:type="spellStart"/>
              <w:r w:rsidR="00364F45">
                <w:rPr>
                  <w:rFonts w:ascii="Times New Roman" w:eastAsia="Times New Roman" w:hAnsi="Times New Roman" w:cs="Times New Roman"/>
                  <w:color w:val="000000"/>
                  <w:sz w:val="24"/>
                  <w:szCs w:val="24"/>
                </w:rPr>
                <w:t>gia</w:t>
              </w:r>
              <w:proofErr w:type="spellEnd"/>
              <w:r w:rsidR="00364F45">
                <w:rPr>
                  <w:rFonts w:ascii="Times New Roman" w:eastAsia="Times New Roman" w:hAnsi="Times New Roman" w:cs="Times New Roman"/>
                  <w:color w:val="000000"/>
                  <w:sz w:val="24"/>
                  <w:szCs w:val="24"/>
                </w:rPr>
                <w:t xml:space="preserve"> hạn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Điều 3.1;</w:t>
              </w:r>
            </w:sdtContent>
          </w:sdt>
        </w:p>
      </w:sdtContent>
    </w:sdt>
    <w:sdt>
      <w:sdtPr>
        <w:tag w:val="goog_rdk_365"/>
        <w:id w:val="-1662449210"/>
      </w:sdtPr>
      <w:sdtEndPr/>
      <w:sdtContent>
        <w:p w14:paraId="000000A6" w14:textId="77777777" w:rsidR="00312D72" w:rsidRDefault="00D542AC">
          <w:pPr>
            <w:numPr>
              <w:ilvl w:val="0"/>
              <w:numId w:val="12"/>
            </w:numPr>
            <w:pBdr>
              <w:top w:val="nil"/>
              <w:left w:val="nil"/>
              <w:bottom w:val="nil"/>
              <w:right w:val="nil"/>
              <w:between w:val="nil"/>
            </w:pBdr>
            <w:spacing w:after="0" w:line="288" w:lineRule="auto"/>
            <w:ind w:left="709" w:hanging="709"/>
            <w:rPr>
              <w:rFonts w:ascii="Times New Roman" w:eastAsia="Times New Roman" w:hAnsi="Times New Roman" w:cs="Times New Roman"/>
              <w:color w:val="000000"/>
              <w:sz w:val="24"/>
              <w:szCs w:val="24"/>
            </w:rPr>
          </w:pPr>
          <w:sdt>
            <w:sdtPr>
              <w:tag w:val="goog_rdk_364"/>
              <w:id w:val="-227441622"/>
            </w:sdtPr>
            <w:sdtEndPr/>
            <w:sdtContent>
              <w:r w:rsidR="00364F45">
                <w:rPr>
                  <w:rFonts w:ascii="Times New Roman" w:eastAsia="Times New Roman" w:hAnsi="Times New Roman" w:cs="Times New Roman"/>
                  <w:color w:val="000000"/>
                  <w:sz w:val="24"/>
                  <w:szCs w:val="24"/>
                </w:rPr>
                <w:t>Một Bên bị giải thể, phá sản;</w:t>
              </w:r>
            </w:sdtContent>
          </w:sdt>
        </w:p>
      </w:sdtContent>
    </w:sdt>
    <w:sdt>
      <w:sdtPr>
        <w:tag w:val="goog_rdk_367"/>
        <w:id w:val="546337992"/>
      </w:sdtPr>
      <w:sdtEndPr/>
      <w:sdtContent>
        <w:p w14:paraId="000000A7" w14:textId="77777777" w:rsidR="00312D72" w:rsidRDefault="00D542AC">
          <w:pPr>
            <w:numPr>
              <w:ilvl w:val="0"/>
              <w:numId w:val="12"/>
            </w:numPr>
            <w:pBdr>
              <w:top w:val="nil"/>
              <w:left w:val="nil"/>
              <w:bottom w:val="nil"/>
              <w:right w:val="nil"/>
              <w:between w:val="nil"/>
            </w:pBdr>
            <w:spacing w:after="0" w:line="288" w:lineRule="auto"/>
            <w:ind w:left="709" w:hanging="709"/>
            <w:rPr>
              <w:rFonts w:ascii="Times New Roman" w:eastAsia="Times New Roman" w:hAnsi="Times New Roman" w:cs="Times New Roman"/>
              <w:color w:val="000000"/>
              <w:sz w:val="24"/>
              <w:szCs w:val="24"/>
            </w:rPr>
          </w:pPr>
          <w:sdt>
            <w:sdtPr>
              <w:tag w:val="goog_rdk_366"/>
              <w:id w:val="-1844641264"/>
            </w:sdtPr>
            <w:sdtEndPr/>
            <w:sdtContent>
              <w:r w:rsidR="00364F45">
                <w:rPr>
                  <w:rFonts w:ascii="Times New Roman" w:eastAsia="Times New Roman" w:hAnsi="Times New Roman" w:cs="Times New Roman"/>
                  <w:color w:val="000000"/>
                  <w:sz w:val="24"/>
                  <w:szCs w:val="24"/>
                </w:rPr>
                <w:t>Các Bên thỏa thuận chấm dứt Hợp Đồng trước thời hạn;</w:t>
              </w:r>
            </w:sdtContent>
          </w:sdt>
        </w:p>
      </w:sdtContent>
    </w:sdt>
    <w:sdt>
      <w:sdtPr>
        <w:tag w:val="goog_rdk_369"/>
        <w:id w:val="1359552439"/>
      </w:sdtPr>
      <w:sdtEndPr/>
      <w:sdtContent>
        <w:p w14:paraId="000000A8" w14:textId="77777777" w:rsidR="00312D72" w:rsidRDefault="00D542AC">
          <w:pPr>
            <w:numPr>
              <w:ilvl w:val="0"/>
              <w:numId w:val="12"/>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368"/>
              <w:id w:val="-320153400"/>
            </w:sdtPr>
            <w:sdtEndPr/>
            <w:sdtContent>
              <w:r w:rsidR="00364F45">
                <w:rPr>
                  <w:rFonts w:ascii="Times New Roman" w:eastAsia="Times New Roman" w:hAnsi="Times New Roman" w:cs="Times New Roman"/>
                  <w:color w:val="000000"/>
                  <w:sz w:val="24"/>
                  <w:szCs w:val="24"/>
                </w:rPr>
                <w:t xml:space="preserve">Một trong Các Bên được quyền đơn phương chấm dứt Hợp Đồng mà không chịu bất cứ khoản phạt, bồi thường nào nếu thông báo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còn lại trước 15 ngày kể từ khi chấm dứt Hợp Đồng.</w:t>
              </w:r>
            </w:sdtContent>
          </w:sdt>
        </w:p>
      </w:sdtContent>
    </w:sdt>
    <w:sdt>
      <w:sdtPr>
        <w:tag w:val="goog_rdk_371"/>
        <w:id w:val="1899829977"/>
      </w:sdtPr>
      <w:sdtEndPr/>
      <w:sdtContent>
        <w:p w14:paraId="000000A9" w14:textId="77777777" w:rsidR="00312D72" w:rsidRDefault="00D542AC">
          <w:pPr>
            <w:numPr>
              <w:ilvl w:val="1"/>
              <w:numId w:val="25"/>
            </w:numPr>
            <w:pBdr>
              <w:top w:val="nil"/>
              <w:left w:val="nil"/>
              <w:bottom w:val="nil"/>
              <w:right w:val="nil"/>
              <w:between w:val="nil"/>
            </w:pBdr>
            <w:spacing w:after="0" w:line="288" w:lineRule="auto"/>
            <w:ind w:left="720" w:hanging="720"/>
            <w:jc w:val="both"/>
            <w:rPr>
              <w:rFonts w:ascii="Times New Roman" w:eastAsia="Times New Roman" w:hAnsi="Times New Roman" w:cs="Times New Roman"/>
              <w:color w:val="000000"/>
              <w:sz w:val="24"/>
              <w:szCs w:val="24"/>
            </w:rPr>
          </w:pPr>
          <w:sdt>
            <w:sdtPr>
              <w:tag w:val="goog_rdk_370"/>
              <w:id w:val="6089824"/>
            </w:sdtPr>
            <w:sdtEndPr/>
            <w:sdtContent>
              <w:r w:rsidR="00364F45">
                <w:rPr>
                  <w:rFonts w:ascii="Times New Roman" w:eastAsia="Times New Roman" w:hAnsi="Times New Roman" w:cs="Times New Roman"/>
                  <w:color w:val="000000"/>
                  <w:sz w:val="24"/>
                  <w:szCs w:val="24"/>
                </w:rPr>
                <w:t xml:space="preserve">Trong trường hợp một Bên vi phạm một trong những trách </w:t>
              </w:r>
              <w:proofErr w:type="spellStart"/>
              <w:r w:rsidR="00364F45">
                <w:rPr>
                  <w:rFonts w:ascii="Times New Roman" w:eastAsia="Times New Roman" w:hAnsi="Times New Roman" w:cs="Times New Roman"/>
                  <w:color w:val="000000"/>
                  <w:sz w:val="24"/>
                  <w:szCs w:val="24"/>
                </w:rPr>
                <w:t>nhiệm</w:t>
              </w:r>
              <w:proofErr w:type="spellEnd"/>
              <w:r w:rsidR="00364F45">
                <w:rPr>
                  <w:rFonts w:ascii="Times New Roman" w:eastAsia="Times New Roman" w:hAnsi="Times New Roman" w:cs="Times New Roman"/>
                  <w:color w:val="000000"/>
                  <w:sz w:val="24"/>
                  <w:szCs w:val="24"/>
                </w:rPr>
                <w:t xml:space="preserve"> được quy định trong Hợp Đồng nhưng không khắc phục sự vi phạm hoặc thất </w:t>
              </w:r>
              <w:proofErr w:type="spellStart"/>
              <w:r w:rsidR="00364F45">
                <w:rPr>
                  <w:rFonts w:ascii="Times New Roman" w:eastAsia="Times New Roman" w:hAnsi="Times New Roman" w:cs="Times New Roman"/>
                  <w:color w:val="000000"/>
                  <w:sz w:val="24"/>
                  <w:szCs w:val="24"/>
                </w:rPr>
                <w:t>bại</w:t>
              </w:r>
              <w:proofErr w:type="spellEnd"/>
              <w:r w:rsidR="00364F45">
                <w:rPr>
                  <w:rFonts w:ascii="Times New Roman" w:eastAsia="Times New Roman" w:hAnsi="Times New Roman" w:cs="Times New Roman"/>
                  <w:color w:val="000000"/>
                  <w:sz w:val="24"/>
                  <w:szCs w:val="24"/>
                </w:rPr>
                <w:t xml:space="preserve"> trong việc khắc phục những vi phạm đó trong vòng 15 (</w:t>
              </w:r>
              <w:proofErr w:type="spellStart"/>
              <w:r w:rsidR="00364F45">
                <w:rPr>
                  <w:rFonts w:ascii="Times New Roman" w:eastAsia="Times New Roman" w:hAnsi="Times New Roman" w:cs="Times New Roman"/>
                  <w:color w:val="000000"/>
                  <w:sz w:val="24"/>
                  <w:szCs w:val="24"/>
                </w:rPr>
                <w:t>mười</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lăm</w:t>
              </w:r>
              <w:proofErr w:type="spellEnd"/>
              <w:r w:rsidR="00364F45">
                <w:rPr>
                  <w:rFonts w:ascii="Times New Roman" w:eastAsia="Times New Roman" w:hAnsi="Times New Roman" w:cs="Times New Roman"/>
                  <w:color w:val="000000"/>
                  <w:sz w:val="24"/>
                  <w:szCs w:val="24"/>
                </w:rPr>
                <w:t xml:space="preserve">) ngày kể từ ngày nhận được thông báo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văn bản từ Bên bị vi phạm, Bên bị vi phạm có quyền đơn phương chấm dứt thực hiện Hợp Đồng này vào bất kỳ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nào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 xml:space="preserve"> thời hạn 15 (</w:t>
              </w:r>
              <w:proofErr w:type="spellStart"/>
              <w:r w:rsidR="00364F45">
                <w:rPr>
                  <w:rFonts w:ascii="Times New Roman" w:eastAsia="Times New Roman" w:hAnsi="Times New Roman" w:cs="Times New Roman"/>
                  <w:color w:val="000000"/>
                  <w:sz w:val="24"/>
                  <w:szCs w:val="24"/>
                </w:rPr>
                <w:t>mười</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lăm</w:t>
              </w:r>
              <w:proofErr w:type="spellEnd"/>
              <w:r w:rsidR="00364F45">
                <w:rPr>
                  <w:rFonts w:ascii="Times New Roman" w:eastAsia="Times New Roman" w:hAnsi="Times New Roman" w:cs="Times New Roman"/>
                  <w:color w:val="000000"/>
                  <w:sz w:val="24"/>
                  <w:szCs w:val="24"/>
                </w:rPr>
                <w:t xml:space="preserve">) ngày nói trên nhưng phải gửi thông báo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văn bản đến Bên vi phạm trước khi chấm dứt. Bên vi phạm có nghĩa vụ bồi thường mọi tổn thất mà Bên kia đã </w:t>
              </w:r>
              <w:proofErr w:type="spellStart"/>
              <w:r w:rsidR="00364F45">
                <w:rPr>
                  <w:rFonts w:ascii="Times New Roman" w:eastAsia="Times New Roman" w:hAnsi="Times New Roman" w:cs="Times New Roman"/>
                  <w:color w:val="000000"/>
                  <w:sz w:val="24"/>
                  <w:szCs w:val="24"/>
                </w:rPr>
                <w:t>gánh</w:t>
              </w:r>
              <w:proofErr w:type="spellEnd"/>
              <w:r w:rsidR="00364F45">
                <w:rPr>
                  <w:rFonts w:ascii="Times New Roman" w:eastAsia="Times New Roman" w:hAnsi="Times New Roman" w:cs="Times New Roman"/>
                  <w:color w:val="000000"/>
                  <w:sz w:val="24"/>
                  <w:szCs w:val="24"/>
                </w:rPr>
                <w:t xml:space="preserve"> chịu bao gồm bất kỳ mất mát, hư hỏng tài sản, phải trả những chi phí để </w:t>
              </w:r>
              <w:proofErr w:type="spellStart"/>
              <w:r w:rsidR="00364F45">
                <w:rPr>
                  <w:rFonts w:ascii="Times New Roman" w:eastAsia="Times New Roman" w:hAnsi="Times New Roman" w:cs="Times New Roman"/>
                  <w:color w:val="000000"/>
                  <w:sz w:val="24"/>
                  <w:szCs w:val="24"/>
                </w:rPr>
                <w:t>ngăn</w:t>
              </w:r>
              <w:proofErr w:type="spellEnd"/>
              <w:r w:rsidR="00364F45">
                <w:rPr>
                  <w:rFonts w:ascii="Times New Roman" w:eastAsia="Times New Roman" w:hAnsi="Times New Roman" w:cs="Times New Roman"/>
                  <w:color w:val="000000"/>
                  <w:sz w:val="24"/>
                  <w:szCs w:val="24"/>
                </w:rPr>
                <w:t xml:space="preserve"> chặn, hạn chế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xml:space="preserve"> do vi phạm Hợp Đồng gây ra và Khoản tiền phạt tương đương với 8% phần giá trị Hợp Đồng bị vi phạm.</w:t>
              </w:r>
            </w:sdtContent>
          </w:sdt>
        </w:p>
      </w:sdtContent>
    </w:sdt>
    <w:sdt>
      <w:sdtPr>
        <w:tag w:val="goog_rdk_373"/>
        <w:id w:val="587314407"/>
      </w:sdtPr>
      <w:sdtEndPr/>
      <w:sdtContent>
        <w:p w14:paraId="000000AA" w14:textId="77777777" w:rsidR="00312D72" w:rsidRDefault="00D542AC">
          <w:pPr>
            <w:numPr>
              <w:ilvl w:val="1"/>
              <w:numId w:val="25"/>
            </w:numPr>
            <w:pBdr>
              <w:top w:val="nil"/>
              <w:left w:val="nil"/>
              <w:bottom w:val="nil"/>
              <w:right w:val="nil"/>
              <w:between w:val="nil"/>
            </w:pBdr>
            <w:spacing w:after="0" w:line="288" w:lineRule="auto"/>
            <w:ind w:left="720" w:hanging="720"/>
            <w:jc w:val="both"/>
            <w:rPr>
              <w:rFonts w:ascii="Times New Roman" w:eastAsia="Times New Roman" w:hAnsi="Times New Roman" w:cs="Times New Roman"/>
              <w:color w:val="000000"/>
              <w:sz w:val="24"/>
              <w:szCs w:val="24"/>
            </w:rPr>
          </w:pPr>
          <w:sdt>
            <w:sdtPr>
              <w:tag w:val="goog_rdk_372"/>
              <w:id w:val="1769851735"/>
            </w:sdtPr>
            <w:sdtEndPr/>
            <w:sdtContent>
              <w:r w:rsidR="00364F45">
                <w:rPr>
                  <w:rFonts w:ascii="Times New Roman" w:eastAsia="Times New Roman" w:hAnsi="Times New Roman" w:cs="Times New Roman"/>
                  <w:color w:val="000000"/>
                  <w:sz w:val="24"/>
                  <w:szCs w:val="24"/>
                </w:rPr>
                <w:t xml:space="preserve">Trong mọi trường hợp chấm dứt Hợp Đồng, </w:t>
              </w:r>
              <w:proofErr w:type="spellStart"/>
              <w:r w:rsidR="00364F45">
                <w:rPr>
                  <w:rFonts w:ascii="Times New Roman" w:eastAsia="Times New Roman" w:hAnsi="Times New Roman" w:cs="Times New Roman"/>
                  <w:color w:val="000000"/>
                  <w:sz w:val="24"/>
                  <w:szCs w:val="24"/>
                </w:rPr>
                <w:t>hai</w:t>
              </w:r>
              <w:proofErr w:type="spellEnd"/>
              <w:r w:rsidR="00364F45">
                <w:rPr>
                  <w:rFonts w:ascii="Times New Roman" w:eastAsia="Times New Roman" w:hAnsi="Times New Roman" w:cs="Times New Roman"/>
                  <w:color w:val="000000"/>
                  <w:sz w:val="24"/>
                  <w:szCs w:val="24"/>
                </w:rPr>
                <w:t xml:space="preserve"> Bên phải hoàn thành mọi nghĩa vụ còn tồn    </w:t>
              </w:r>
              <w:proofErr w:type="spellStart"/>
              <w:r w:rsidR="00364F45">
                <w:rPr>
                  <w:rFonts w:ascii="Times New Roman" w:eastAsia="Times New Roman" w:hAnsi="Times New Roman" w:cs="Times New Roman"/>
                  <w:color w:val="000000"/>
                  <w:sz w:val="24"/>
                  <w:szCs w:val="24"/>
                </w:rPr>
                <w:t>đọng</w:t>
              </w:r>
              <w:proofErr w:type="spellEnd"/>
              <w:r w:rsidR="00364F45">
                <w:rPr>
                  <w:rFonts w:ascii="Times New Roman" w:eastAsia="Times New Roman" w:hAnsi="Times New Roman" w:cs="Times New Roman"/>
                  <w:color w:val="000000"/>
                  <w:sz w:val="24"/>
                  <w:szCs w:val="24"/>
                </w:rPr>
                <w:t xml:space="preserve">, hoàn tất việc tất toán các khoản nợ còn lại giữa </w:t>
              </w:r>
              <w:proofErr w:type="spellStart"/>
              <w:r w:rsidR="00364F45">
                <w:rPr>
                  <w:rFonts w:ascii="Times New Roman" w:eastAsia="Times New Roman" w:hAnsi="Times New Roman" w:cs="Times New Roman"/>
                  <w:color w:val="000000"/>
                  <w:sz w:val="24"/>
                  <w:szCs w:val="24"/>
                </w:rPr>
                <w:t>hai</w:t>
              </w:r>
              <w:proofErr w:type="spellEnd"/>
              <w:r w:rsidR="00364F45">
                <w:rPr>
                  <w:rFonts w:ascii="Times New Roman" w:eastAsia="Times New Roman" w:hAnsi="Times New Roman" w:cs="Times New Roman"/>
                  <w:color w:val="000000"/>
                  <w:sz w:val="24"/>
                  <w:szCs w:val="24"/>
                </w:rPr>
                <w:t xml:space="preserve"> Bên, hoàn tất việc giải quyết các tra soát, </w:t>
              </w:r>
              <w:proofErr w:type="spellStart"/>
              <w:r w:rsidR="00364F45">
                <w:rPr>
                  <w:rFonts w:ascii="Times New Roman" w:eastAsia="Times New Roman" w:hAnsi="Times New Roman" w:cs="Times New Roman"/>
                  <w:color w:val="000000"/>
                  <w:sz w:val="24"/>
                  <w:szCs w:val="24"/>
                </w:rPr>
                <w:t>khiếu</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nại</w:t>
              </w:r>
              <w:proofErr w:type="spellEnd"/>
              <w:r w:rsidR="00364F45">
                <w:rPr>
                  <w:rFonts w:ascii="Times New Roman" w:eastAsia="Times New Roman" w:hAnsi="Times New Roman" w:cs="Times New Roman"/>
                  <w:color w:val="000000"/>
                  <w:sz w:val="24"/>
                  <w:szCs w:val="24"/>
                </w:rPr>
                <w:t xml:space="preserve"> có liên </w:t>
              </w:r>
              <w:proofErr w:type="spellStart"/>
              <w:r w:rsidR="00364F45">
                <w:rPr>
                  <w:rFonts w:ascii="Times New Roman" w:eastAsia="Times New Roman" w:hAnsi="Times New Roman" w:cs="Times New Roman"/>
                  <w:color w:val="000000"/>
                  <w:sz w:val="24"/>
                  <w:szCs w:val="24"/>
                </w:rPr>
                <w:t>quan</w:t>
              </w:r>
              <w:proofErr w:type="spellEnd"/>
              <w:r w:rsidR="00364F45">
                <w:rPr>
                  <w:rFonts w:ascii="Times New Roman" w:eastAsia="Times New Roman" w:hAnsi="Times New Roman" w:cs="Times New Roman"/>
                  <w:color w:val="000000"/>
                  <w:sz w:val="24"/>
                  <w:szCs w:val="24"/>
                </w:rPr>
                <w:t xml:space="preserve"> đến việc thực hiện các nội dung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quy định tại Hợp Đồng, các Phụ Lục kèm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Hợp Đồng trước khi chấm dứt Hợp Đồng.</w:t>
              </w:r>
            </w:sdtContent>
          </w:sdt>
        </w:p>
      </w:sdtContent>
    </w:sdt>
    <w:sdt>
      <w:sdtPr>
        <w:tag w:val="goog_rdk_375"/>
        <w:id w:val="-1632155797"/>
      </w:sdtPr>
      <w:sdtEndPr/>
      <w:sdtContent>
        <w:p w14:paraId="000000AB" w14:textId="77777777" w:rsidR="00312D72" w:rsidRDefault="00D542AC">
          <w:pPr>
            <w:numPr>
              <w:ilvl w:val="1"/>
              <w:numId w:val="25"/>
            </w:numPr>
            <w:pBdr>
              <w:top w:val="nil"/>
              <w:left w:val="nil"/>
              <w:bottom w:val="nil"/>
              <w:right w:val="nil"/>
              <w:between w:val="nil"/>
            </w:pBdr>
            <w:spacing w:after="0" w:line="288" w:lineRule="auto"/>
            <w:ind w:left="720" w:hanging="720"/>
            <w:jc w:val="both"/>
            <w:rPr>
              <w:rFonts w:ascii="Times New Roman" w:eastAsia="Times New Roman" w:hAnsi="Times New Roman" w:cs="Times New Roman"/>
              <w:color w:val="000000"/>
              <w:sz w:val="24"/>
              <w:szCs w:val="24"/>
            </w:rPr>
          </w:pPr>
          <w:sdt>
            <w:sdtPr>
              <w:tag w:val="goog_rdk_374"/>
              <w:id w:val="671490967"/>
            </w:sdtPr>
            <w:sdtEndPr/>
            <w:sdtContent>
              <w:r w:rsidR="00364F45">
                <w:rPr>
                  <w:rFonts w:ascii="Times New Roman" w:eastAsia="Times New Roman" w:hAnsi="Times New Roman" w:cs="Times New Roman"/>
                  <w:color w:val="000000"/>
                  <w:sz w:val="24"/>
                  <w:szCs w:val="24"/>
                </w:rPr>
                <w:t xml:space="preserve">Các khoản phạt và bồi thường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xml:space="preserve"> và nghĩa vụ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của bất kỳ Bên nào trong trường hợp đơn phương chấm dứt Hợp Đồng phải được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trong vòng </w:t>
              </w:r>
              <w:proofErr w:type="spellStart"/>
              <w:r w:rsidR="00364F45">
                <w:rPr>
                  <w:rFonts w:ascii="Times New Roman" w:eastAsia="Times New Roman" w:hAnsi="Times New Roman" w:cs="Times New Roman"/>
                  <w:color w:val="000000"/>
                  <w:sz w:val="24"/>
                  <w:szCs w:val="24"/>
                </w:rPr>
                <w:t>ba</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mươi</w:t>
              </w:r>
              <w:proofErr w:type="spellEnd"/>
              <w:r w:rsidR="00364F45">
                <w:rPr>
                  <w:rFonts w:ascii="Times New Roman" w:eastAsia="Times New Roman" w:hAnsi="Times New Roman" w:cs="Times New Roman"/>
                  <w:color w:val="000000"/>
                  <w:sz w:val="24"/>
                  <w:szCs w:val="24"/>
                </w:rPr>
                <w:t xml:space="preserve"> (30) ngày kể từ ngày chấm dứt Hợp Đồng.</w:t>
              </w:r>
            </w:sdtContent>
          </w:sdt>
        </w:p>
      </w:sdtContent>
    </w:sdt>
    <w:customXmlDelRangeStart w:id="196" w:author="Linh. Hoàng Thị Thùy" w:date="2026-06-01T14:07:00Z"/>
    <w:sdt>
      <w:sdtPr>
        <w:tag w:val="goog_rdk_384"/>
        <w:id w:val="-1589461075"/>
      </w:sdtPr>
      <w:sdtEndPr/>
      <w:sdtContent>
        <w:customXmlDelRangeEnd w:id="196"/>
        <w:p w14:paraId="000000AC" w14:textId="058BA679" w:rsidR="00312D72" w:rsidDel="0054371F" w:rsidRDefault="00D542AC">
          <w:pPr>
            <w:numPr>
              <w:ilvl w:val="1"/>
              <w:numId w:val="25"/>
            </w:numPr>
            <w:pBdr>
              <w:top w:val="nil"/>
              <w:left w:val="nil"/>
              <w:bottom w:val="nil"/>
              <w:right w:val="nil"/>
              <w:between w:val="nil"/>
            </w:pBdr>
            <w:spacing w:after="0" w:line="288" w:lineRule="auto"/>
            <w:ind w:left="720" w:hanging="720"/>
            <w:jc w:val="both"/>
            <w:rPr>
              <w:del w:id="197" w:author="Linh. Hoàng Thị Thùy" w:date="2026-06-01T14:07:00Z"/>
              <w:rFonts w:ascii="Times New Roman" w:eastAsia="Times New Roman" w:hAnsi="Times New Roman" w:cs="Times New Roman"/>
              <w:sz w:val="24"/>
              <w:szCs w:val="24"/>
            </w:rPr>
            <w:pPrChange w:id="198" w:author="Hang P." w:date="2026-05-29T07:20:00Z">
              <w:pPr>
                <w:numPr>
                  <w:ilvl w:val="1"/>
                  <w:numId w:val="25"/>
                </w:numPr>
                <w:spacing w:after="0" w:line="288" w:lineRule="auto"/>
                <w:ind w:left="1069" w:hanging="360"/>
                <w:jc w:val="both"/>
              </w:pPr>
            </w:pPrChange>
          </w:pPr>
          <w:customXmlDelRangeStart w:id="199" w:author="Linh. Hoàng Thị Thùy" w:date="2026-06-01T14:07:00Z"/>
          <w:sdt>
            <w:sdtPr>
              <w:tag w:val="goog_rdk_377"/>
              <w:id w:val="586949300"/>
            </w:sdtPr>
            <w:sdtEndPr/>
            <w:sdtContent>
              <w:customXmlDelRangeEnd w:id="199"/>
              <w:commentRangeStart w:id="200"/>
              <w:customXmlDelRangeStart w:id="201" w:author="Linh. Hoàng Thị Thùy" w:date="2026-06-01T14:07:00Z"/>
              <w:sdt>
                <w:sdtPr>
                  <w:tag w:val="goog_rdk_378"/>
                  <w:id w:val="1957827036"/>
                </w:sdtPr>
                <w:sdtEndPr/>
                <w:sdtContent>
                  <w:customXmlDelRangeEnd w:id="201"/>
                  <w:ins w:id="202" w:author="Hang Phan" w:date="2026-05-27T07:06:00Z">
                    <w:del w:id="203" w:author="Linh. Hoàng Thị Thùy" w:date="2026-06-01T14:07:00Z">
                      <w:r w:rsidR="00364F45" w:rsidDel="0054371F">
                        <w:rPr>
                          <w:rFonts w:ascii="Times New Roman" w:eastAsia="Times New Roman" w:hAnsi="Times New Roman" w:cs="Times New Roman"/>
                          <w:sz w:val="24"/>
                          <w:szCs w:val="24"/>
                        </w:rPr>
                        <w:delText xml:space="preserve">Hoàn trả Mã code zVas chưa sử dụng khi chấm dứt Hợp Đồng </w:delText>
                      </w:r>
                    </w:del>
                  </w:ins>
                  <w:customXmlDelRangeStart w:id="204" w:author="Linh. Hoàng Thị Thùy" w:date="2026-06-01T14:07:00Z"/>
                </w:sdtContent>
              </w:sdt>
              <w:customXmlDelRangeEnd w:id="204"/>
              <w:customXmlInsRangeStart w:id="205" w:author="Hang Phan" w:date="2026-05-27T07:06:00Z"/>
              <w:customXmlDelRangeStart w:id="206" w:author="Linh. Hoàng Thị Thùy" w:date="2026-06-01T14:07:00Z"/>
              <w:sdt>
                <w:sdtPr>
                  <w:tag w:val="goog_rdk_379"/>
                  <w:id w:val="1430081314"/>
                </w:sdtPr>
                <w:sdtEndPr/>
                <w:sdtContent>
                  <w:customXmlInsRangeEnd w:id="205"/>
                  <w:customXmlDelRangeEnd w:id="206"/>
                  <w:ins w:id="207" w:author="Hang Phan" w:date="2026-05-27T07:06:00Z">
                    <w:del w:id="208" w:author="Linh. Hoàng Thị Thùy" w:date="2026-06-01T14:07:00Z">
                      <w:r w:rsidR="00364F45" w:rsidDel="0054371F">
                        <w:rPr>
                          <w:rFonts w:ascii="Times New Roman" w:eastAsia="Times New Roman" w:hAnsi="Times New Roman" w:cs="Times New Roman"/>
                          <w:sz w:val="24"/>
                          <w:szCs w:val="24"/>
                        </w:rPr>
                        <w:delText>bao gồm cả</w:delText>
                      </w:r>
                    </w:del>
                  </w:ins>
                  <w:customXmlInsRangeStart w:id="209" w:author="Hang Phan" w:date="2026-05-27T07:06:00Z"/>
                  <w:customXmlDelRangeStart w:id="210" w:author="Linh. Hoàng Thị Thùy" w:date="2026-06-01T14:07:00Z"/>
                </w:sdtContent>
              </w:sdt>
              <w:customXmlInsRangeEnd w:id="209"/>
              <w:customXmlDelRangeEnd w:id="210"/>
              <w:customXmlInsRangeStart w:id="211" w:author="Hang Phan" w:date="2026-05-27T07:06:00Z"/>
              <w:customXmlDelRangeStart w:id="212" w:author="Linh. Hoàng Thị Thùy" w:date="2026-06-01T14:07:00Z"/>
              <w:sdt>
                <w:sdtPr>
                  <w:tag w:val="goog_rdk_380"/>
                  <w:id w:val="-1687957762"/>
                </w:sdtPr>
                <w:sdtEndPr/>
                <w:sdtContent>
                  <w:customXmlInsRangeEnd w:id="211"/>
                  <w:customXmlDelRangeEnd w:id="212"/>
                  <w:ins w:id="213" w:author="Hang Phan" w:date="2026-05-27T07:06:00Z">
                    <w:del w:id="214" w:author="Linh. Hoàng Thị Thùy" w:date="2026-06-01T14:07:00Z">
                      <w:r w:rsidR="00364F45" w:rsidDel="0054371F">
                        <w:rPr>
                          <w:rFonts w:ascii="Times New Roman" w:eastAsia="Times New Roman" w:hAnsi="Times New Roman" w:cs="Times New Roman"/>
                          <w:sz w:val="24"/>
                          <w:szCs w:val="24"/>
                        </w:rPr>
                        <w:delText xml:space="preserve"> Sự Kiện Bất Khả Kháng: Trong trường hợp Hợp Đồng bị chấm dứt trước thời hạn theo quy định tại Điều 7 </w:delText>
                      </w:r>
                    </w:del>
                  </w:ins>
                  <w:customXmlInsRangeStart w:id="215" w:author="Hang Phan" w:date="2026-05-27T07:06:00Z"/>
                  <w:customXmlDelRangeStart w:id="216" w:author="Linh. Hoàng Thị Thùy" w:date="2026-06-01T14:07:00Z"/>
                </w:sdtContent>
              </w:sdt>
              <w:customXmlInsRangeEnd w:id="215"/>
              <w:customXmlDelRangeEnd w:id="216"/>
              <w:customXmlInsRangeStart w:id="217" w:author="Hang Phan" w:date="2026-05-27T07:06:00Z"/>
              <w:customXmlDelRangeStart w:id="218" w:author="Linh. Hoàng Thị Thùy" w:date="2026-06-01T14:07:00Z"/>
              <w:sdt>
                <w:sdtPr>
                  <w:tag w:val="goog_rdk_381"/>
                  <w:id w:val="23532201"/>
                </w:sdtPr>
                <w:sdtEndPr/>
                <w:sdtContent>
                  <w:customXmlInsRangeEnd w:id="217"/>
                  <w:customXmlDelRangeEnd w:id="218"/>
                  <w:ins w:id="219" w:author="Hang Phan" w:date="2026-05-27T07:06:00Z">
                    <w:del w:id="220" w:author="Linh. Hoàng Thị Thùy" w:date="2026-06-01T14:07:00Z">
                      <w:r w:rsidR="00364F45" w:rsidDel="0054371F">
                        <w:rPr>
                          <w:rFonts w:ascii="Times New Roman" w:eastAsia="Times New Roman" w:hAnsi="Times New Roman" w:cs="Times New Roman"/>
                          <w:sz w:val="24"/>
                          <w:szCs w:val="24"/>
                        </w:rPr>
                        <w:delText>và Điều 8</w:delText>
                      </w:r>
                    </w:del>
                  </w:ins>
                  <w:customXmlInsRangeStart w:id="221" w:author="Hang Phan" w:date="2026-05-27T07:06:00Z"/>
                  <w:customXmlDelRangeStart w:id="222" w:author="Linh. Hoàng Thị Thùy" w:date="2026-06-01T14:07:00Z"/>
                </w:sdtContent>
              </w:sdt>
              <w:customXmlInsRangeEnd w:id="221"/>
              <w:customXmlDelRangeEnd w:id="222"/>
              <w:customXmlInsRangeStart w:id="223" w:author="Hang Phan" w:date="2026-05-27T07:06:00Z"/>
              <w:customXmlDelRangeStart w:id="224" w:author="Linh. Hoàng Thị Thùy" w:date="2026-06-01T14:07:00Z"/>
              <w:sdt>
                <w:sdtPr>
                  <w:tag w:val="goog_rdk_382"/>
                  <w:id w:val="-1356735164"/>
                </w:sdtPr>
                <w:sdtEndPr/>
                <w:sdtContent>
                  <w:customXmlInsRangeEnd w:id="223"/>
                  <w:customXmlDelRangeEnd w:id="224"/>
                  <w:ins w:id="225" w:author="Hang Phan" w:date="2026-05-27T07:06:00Z">
                    <w:del w:id="226" w:author="Linh. Hoàng Thị Thùy" w:date="2026-06-01T14:07:00Z">
                      <w:r w:rsidR="00364F45" w:rsidDel="0054371F">
                        <w:rPr>
                          <w:rFonts w:ascii="Times New Roman" w:eastAsia="Times New Roman" w:hAnsi="Times New Roman" w:cs="Times New Roman"/>
                          <w:sz w:val="24"/>
                          <w:szCs w:val="24"/>
                        </w:rPr>
                        <w:delText xml:space="preserve">, các Mã code zVas đã được Bên A bàn giao cho Bên B nhưng chưa được kích hoạt tại thời điểm chấm dứt Hợp Đồng sẽ được xử lý như sau: </w:delText>
                      </w:r>
                    </w:del>
                  </w:ins>
                  <w:customXmlInsRangeStart w:id="227" w:author="Hang Phan" w:date="2026-05-27T07:06:00Z"/>
                  <w:customXmlDelRangeStart w:id="228" w:author="Linh. Hoàng Thị Thùy" w:date="2026-06-01T14:07:00Z"/>
                </w:sdtContent>
              </w:sdt>
              <w:customXmlInsRangeEnd w:id="227"/>
              <w:customXmlDelRangeEnd w:id="228"/>
              <w:customXmlDelRangeStart w:id="229" w:author="Linh. Hoàng Thị Thùy" w:date="2026-06-01T14:07:00Z"/>
            </w:sdtContent>
          </w:sdt>
          <w:customXmlDelRangeEnd w:id="229"/>
          <w:customXmlDelRangeStart w:id="230" w:author="Linh. Hoàng Thị Thùy" w:date="2026-06-01T14:07:00Z"/>
          <w:sdt>
            <w:sdtPr>
              <w:tag w:val="goog_rdk_383"/>
              <w:id w:val="-190680139"/>
            </w:sdtPr>
            <w:sdtEndPr/>
            <w:sdtContent>
              <w:customXmlDelRangeEnd w:id="230"/>
              <w:customXmlDelRangeStart w:id="231" w:author="Linh. Hoàng Thị Thùy" w:date="2026-06-01T14:07:00Z"/>
            </w:sdtContent>
          </w:sdt>
          <w:customXmlDelRangeEnd w:id="231"/>
        </w:p>
        <w:customXmlDelRangeStart w:id="232" w:author="Linh. Hoàng Thị Thùy" w:date="2026-06-01T14:07:00Z"/>
      </w:sdtContent>
    </w:sdt>
    <w:customXmlDelRangeEnd w:id="232"/>
    <w:customXmlDelRangeStart w:id="233" w:author="Linh. Hoàng Thị Thùy" w:date="2026-06-01T14:07:00Z"/>
    <w:sdt>
      <w:sdtPr>
        <w:tag w:val="goog_rdk_391"/>
        <w:id w:val="154825379"/>
      </w:sdtPr>
      <w:sdtEndPr/>
      <w:sdtContent>
        <w:customXmlDelRangeEnd w:id="233"/>
        <w:p w14:paraId="000000AD" w14:textId="79FE62D3" w:rsidR="00312D72" w:rsidDel="0054371F" w:rsidRDefault="00D542AC">
          <w:pPr>
            <w:pBdr>
              <w:top w:val="nil"/>
              <w:left w:val="nil"/>
              <w:bottom w:val="nil"/>
              <w:right w:val="nil"/>
              <w:between w:val="nil"/>
            </w:pBdr>
            <w:spacing w:after="0" w:line="288" w:lineRule="auto"/>
            <w:ind w:left="720"/>
            <w:jc w:val="both"/>
            <w:rPr>
              <w:del w:id="234" w:author="Linh. Hoàng Thị Thùy" w:date="2026-06-01T14:07:00Z"/>
              <w:rFonts w:ascii="Times New Roman" w:eastAsia="Times New Roman" w:hAnsi="Times New Roman" w:cs="Times New Roman"/>
              <w:sz w:val="24"/>
              <w:szCs w:val="24"/>
            </w:rPr>
          </w:pPr>
          <w:customXmlDelRangeStart w:id="235" w:author="Linh. Hoàng Thị Thùy" w:date="2026-06-01T14:07:00Z"/>
          <w:sdt>
            <w:sdtPr>
              <w:tag w:val="goog_rdk_386"/>
              <w:id w:val="-119908565"/>
            </w:sdtPr>
            <w:sdtEndPr/>
            <w:sdtContent>
              <w:customXmlDelRangeEnd w:id="235"/>
              <w:customXmlDelRangeStart w:id="236" w:author="Linh. Hoàng Thị Thùy" w:date="2026-06-01T14:07:00Z"/>
              <w:sdt>
                <w:sdtPr>
                  <w:tag w:val="goog_rdk_387"/>
                  <w:id w:val="-249252751"/>
                </w:sdtPr>
                <w:sdtEndPr/>
                <w:sdtContent>
                  <w:customXmlDelRangeEnd w:id="236"/>
                  <w:ins w:id="237" w:author="Hang Phan" w:date="2026-05-27T07:06:00Z">
                    <w:del w:id="238" w:author="Linh. Hoàng Thị Thùy" w:date="2026-06-01T14:07:00Z">
                      <w:r w:rsidR="00364F45" w:rsidDel="0054371F">
                        <w:rPr>
                          <w:rFonts w:ascii="Times New Roman" w:eastAsia="Times New Roman" w:hAnsi="Times New Roman" w:cs="Times New Roman"/>
                          <w:sz w:val="24"/>
                          <w:szCs w:val="24"/>
                        </w:rPr>
                        <w:delText xml:space="preserve">(i) Bên B </w:delText>
                      </w:r>
                    </w:del>
                  </w:ins>
                  <w:customXmlDelRangeStart w:id="239" w:author="Linh. Hoàng Thị Thùy" w:date="2026-06-01T14:07:00Z"/>
                </w:sdtContent>
              </w:sdt>
              <w:customXmlDelRangeEnd w:id="239"/>
              <w:customXmlInsRangeStart w:id="240" w:author="Hang Phan" w:date="2026-05-27T07:06:00Z"/>
              <w:customXmlDelRangeStart w:id="241" w:author="Linh. Hoàng Thị Thùy" w:date="2026-06-01T14:07:00Z"/>
              <w:sdt>
                <w:sdtPr>
                  <w:tag w:val="goog_rdk_388"/>
                  <w:id w:val="-681481328"/>
                </w:sdtPr>
                <w:sdtEndPr/>
                <w:sdtContent>
                  <w:customXmlInsRangeEnd w:id="240"/>
                  <w:customXmlDelRangeEnd w:id="241"/>
                  <w:ins w:id="242" w:author="Hang Phan" w:date="2026-05-27T07:06:00Z">
                    <w:del w:id="243" w:author="Linh. Hoàng Thị Thùy" w:date="2026-06-01T14:07:00Z">
                      <w:r w:rsidR="00364F45" w:rsidDel="0054371F">
                        <w:rPr>
                          <w:rFonts w:ascii="Times New Roman" w:eastAsia="Times New Roman" w:hAnsi="Times New Roman" w:cs="Times New Roman"/>
                          <w:sz w:val="24"/>
                          <w:szCs w:val="24"/>
                        </w:rPr>
                        <w:delText xml:space="preserve">được phép </w:delText>
                      </w:r>
                    </w:del>
                  </w:ins>
                  <w:customXmlInsRangeStart w:id="244" w:author="Hang Phan" w:date="2026-05-27T07:06:00Z"/>
                  <w:customXmlDelRangeStart w:id="245" w:author="Linh. Hoàng Thị Thùy" w:date="2026-06-01T14:07:00Z"/>
                </w:sdtContent>
              </w:sdt>
              <w:customXmlInsRangeEnd w:id="244"/>
              <w:customXmlDelRangeEnd w:id="245"/>
              <w:customXmlInsRangeStart w:id="246" w:author="Hang Phan" w:date="2026-05-27T07:06:00Z"/>
              <w:customXmlDelRangeStart w:id="247" w:author="Linh. Hoàng Thị Thùy" w:date="2026-06-01T14:07:00Z"/>
              <w:sdt>
                <w:sdtPr>
                  <w:tag w:val="goog_rdk_389"/>
                  <w:id w:val="1543537553"/>
                </w:sdtPr>
                <w:sdtEndPr/>
                <w:sdtContent>
                  <w:customXmlInsRangeEnd w:id="246"/>
                  <w:customXmlDelRangeEnd w:id="247"/>
                  <w:ins w:id="248" w:author="Hang Phan" w:date="2026-05-27T07:06:00Z">
                    <w:del w:id="249" w:author="Linh. Hoàng Thị Thùy" w:date="2026-06-01T14:07:00Z">
                      <w:r w:rsidR="00364F45" w:rsidDel="0054371F">
                        <w:rPr>
                          <w:rFonts w:ascii="Times New Roman" w:eastAsia="Times New Roman" w:hAnsi="Times New Roman" w:cs="Times New Roman"/>
                          <w:sz w:val="24"/>
                          <w:szCs w:val="24"/>
                        </w:rPr>
                        <w:delText xml:space="preserve">trả lại toàn bộ Mã code zVas chưa kích hoạt cho Bên A </w:delText>
                      </w:r>
                    </w:del>
                  </w:ins>
                  <w:customXmlInsRangeStart w:id="250" w:author="Hang Phan" w:date="2026-05-27T07:06:00Z"/>
                  <w:customXmlDelRangeStart w:id="251" w:author="Linh. Hoàng Thị Thùy" w:date="2026-06-01T14:07:00Z"/>
                </w:sdtContent>
              </w:sdt>
              <w:customXmlInsRangeEnd w:id="250"/>
              <w:customXmlDelRangeEnd w:id="251"/>
              <w:customXmlDelRangeStart w:id="252" w:author="Linh. Hoàng Thị Thùy" w:date="2026-06-01T14:07:00Z"/>
            </w:sdtContent>
          </w:sdt>
          <w:customXmlDelRangeEnd w:id="252"/>
          <w:customXmlDelRangeStart w:id="253" w:author="Linh. Hoàng Thị Thùy" w:date="2026-06-01T14:07:00Z"/>
          <w:sdt>
            <w:sdtPr>
              <w:tag w:val="goog_rdk_390"/>
              <w:id w:val="-17876683"/>
            </w:sdtPr>
            <w:sdtEndPr/>
            <w:sdtContent>
              <w:customXmlDelRangeEnd w:id="253"/>
              <w:customXmlDelRangeStart w:id="254" w:author="Linh. Hoàng Thị Thùy" w:date="2026-06-01T14:07:00Z"/>
            </w:sdtContent>
          </w:sdt>
          <w:customXmlDelRangeEnd w:id="254"/>
        </w:p>
        <w:customXmlDelRangeStart w:id="255" w:author="Linh. Hoàng Thị Thùy" w:date="2026-06-01T14:07:00Z"/>
      </w:sdtContent>
    </w:sdt>
    <w:customXmlDelRangeEnd w:id="255"/>
    <w:customXmlDelRangeStart w:id="256" w:author="Linh. Hoàng Thị Thùy" w:date="2026-06-01T14:07:00Z"/>
    <w:sdt>
      <w:sdtPr>
        <w:tag w:val="goog_rdk_396"/>
        <w:id w:val="-70583159"/>
      </w:sdtPr>
      <w:sdtEndPr/>
      <w:sdtContent>
        <w:customXmlDelRangeEnd w:id="256"/>
        <w:p w14:paraId="000000AE" w14:textId="390440FC" w:rsidR="00312D72" w:rsidRPr="00312D72" w:rsidDel="0054371F" w:rsidRDefault="00D542AC" w:rsidP="007E516B">
          <w:pPr>
            <w:pBdr>
              <w:top w:val="nil"/>
              <w:left w:val="nil"/>
              <w:bottom w:val="nil"/>
              <w:right w:val="nil"/>
              <w:between w:val="nil"/>
            </w:pBdr>
            <w:spacing w:after="0" w:line="288" w:lineRule="auto"/>
            <w:ind w:left="720"/>
            <w:jc w:val="both"/>
            <w:rPr>
              <w:del w:id="257" w:author="Linh. Hoàng Thị Thùy" w:date="2026-06-01T14:07:00Z"/>
              <w:color w:val="000000"/>
              <w:rPrChange w:id="258" w:author="Hang Phan" w:date="2026-05-27T07:06:00Z">
                <w:rPr>
                  <w:del w:id="259" w:author="Linh. Hoàng Thị Thùy" w:date="2026-06-01T14:07:00Z"/>
                  <w:rFonts w:ascii="Times New Roman" w:eastAsia="Times New Roman" w:hAnsi="Times New Roman" w:cs="Times New Roman"/>
                  <w:sz w:val="24"/>
                  <w:szCs w:val="24"/>
                </w:rPr>
              </w:rPrChange>
            </w:rPr>
          </w:pPr>
          <w:customXmlDelRangeStart w:id="260" w:author="Linh. Hoàng Thị Thùy" w:date="2026-06-01T14:07:00Z"/>
          <w:sdt>
            <w:sdtPr>
              <w:tag w:val="goog_rdk_393"/>
              <w:id w:val="-1269171313"/>
            </w:sdtPr>
            <w:sdtEndPr/>
            <w:sdtContent>
              <w:customXmlDelRangeEnd w:id="260"/>
              <w:customXmlDelRangeStart w:id="261" w:author="Linh. Hoàng Thị Thùy" w:date="2026-06-01T14:07:00Z"/>
              <w:sdt>
                <w:sdtPr>
                  <w:tag w:val="goog_rdk_394"/>
                  <w:id w:val="1250407603"/>
                </w:sdtPr>
                <w:sdtEndPr/>
                <w:sdtContent>
                  <w:customXmlDelRangeEnd w:id="261"/>
                  <w:customXmlInsRangeStart w:id="262" w:author="Hang P." w:date="2026-05-29T07:19:00Z"/>
                  <w:customXmlDelRangeStart w:id="263" w:author="Linh. Hoàng Thị Thùy" w:date="2026-06-01T14:07:00Z"/>
                  <w:sdt>
                    <w:sdtPr>
                      <w:tag w:val="goog_rdk_394"/>
                      <w:id w:val="-601412033"/>
                    </w:sdtPr>
                    <w:sdtEndPr/>
                    <w:sdtContent>
                      <w:customXmlInsRangeEnd w:id="262"/>
                      <w:customXmlDelRangeEnd w:id="263"/>
                      <w:ins w:id="264" w:author="Hang P." w:date="2026-05-29T07:19:00Z">
                        <w:del w:id="265" w:author="Linh. Hoàng Thị Thùy" w:date="2026-06-01T14:07:00Z">
                          <w:r w:rsidR="007E516B" w:rsidDel="0054371F">
                            <w:rPr>
                              <w:rFonts w:ascii="Times New Roman" w:eastAsia="Times New Roman" w:hAnsi="Times New Roman" w:cs="Times New Roman"/>
                              <w:sz w:val="24"/>
                              <w:szCs w:val="24"/>
                            </w:rPr>
                            <w:delText>(ii) Bên A có trách nhiệm hoàn trả cho Bên B số tiền tương ứng với số lượng Mã code zVas chưa kích hoạt được trả lại, tính theo đơn giá thực tế sau chiết khấu đã áp dụng trong đơn hàng tương ứng, trong vòng 30 (ba mươi) ngày làm việc kể từ ngày nhận đủ Mã code zVas hoàn trả và xác nhận tính hợp lệ.</w:delText>
                          </w:r>
                        </w:del>
                      </w:ins>
                      <w:customXmlInsRangeStart w:id="266" w:author="Hang P." w:date="2026-05-29T07:19:00Z"/>
                      <w:customXmlDelRangeStart w:id="267" w:author="Linh. Hoàng Thị Thùy" w:date="2026-06-01T14:07:00Z"/>
                    </w:sdtContent>
                  </w:sdt>
                  <w:customXmlInsRangeEnd w:id="266"/>
                  <w:customXmlDelRangeEnd w:id="267"/>
                  <w:customXmlDelRangeStart w:id="268" w:author="Linh. Hoàng Thị Thùy" w:date="2026-06-01T14:07:00Z"/>
                </w:sdtContent>
              </w:sdt>
              <w:customXmlDelRangeEnd w:id="268"/>
              <w:customXmlDelRangeStart w:id="269" w:author="Linh. Hoàng Thị Thùy" w:date="2026-06-01T14:07:00Z"/>
            </w:sdtContent>
          </w:sdt>
          <w:customXmlDelRangeEnd w:id="269"/>
          <w:customXmlDelRangeStart w:id="270" w:author="Linh. Hoàng Thị Thùy" w:date="2026-06-01T14:07:00Z"/>
          <w:sdt>
            <w:sdtPr>
              <w:tag w:val="goog_rdk_395"/>
              <w:id w:val="-377363655"/>
            </w:sdtPr>
            <w:sdtEndPr/>
            <w:sdtContent>
              <w:customXmlDelRangeEnd w:id="270"/>
              <w:customXmlDelRangeStart w:id="271" w:author="Linh. Hoàng Thị Thùy" w:date="2026-06-01T14:07:00Z"/>
            </w:sdtContent>
          </w:sdt>
          <w:customXmlDelRangeEnd w:id="271"/>
          <w:commentRangeEnd w:id="200"/>
          <w:r w:rsidR="0054371F">
            <w:rPr>
              <w:rStyle w:val="CommentReference"/>
            </w:rPr>
            <w:commentReference w:id="200"/>
          </w:r>
        </w:p>
        <w:customXmlDelRangeStart w:id="272" w:author="Linh. Hoàng Thị Thùy" w:date="2026-06-01T14:07:00Z"/>
      </w:sdtContent>
    </w:sdt>
    <w:customXmlDelRangeEnd w:id="272"/>
    <w:customXmlDelRangeStart w:id="273" w:author="Linh. Hoàng Thị Thùy" w:date="2026-06-01T14:07:00Z"/>
    <w:sdt>
      <w:sdtPr>
        <w:tag w:val="goog_rdk_402"/>
        <w:id w:val="914234139"/>
      </w:sdtPr>
      <w:sdtEndPr/>
      <w:sdtContent>
        <w:customXmlDelRangeEnd w:id="273"/>
        <w:p w14:paraId="000000AF" w14:textId="4C42E366" w:rsidR="00312D72" w:rsidRDefault="00D542AC">
          <w:pPr>
            <w:numPr>
              <w:ilvl w:val="1"/>
              <w:numId w:val="25"/>
            </w:numPr>
            <w:pBdr>
              <w:top w:val="nil"/>
              <w:left w:val="nil"/>
              <w:bottom w:val="nil"/>
              <w:right w:val="nil"/>
              <w:between w:val="nil"/>
            </w:pBdr>
            <w:spacing w:after="0" w:line="288" w:lineRule="auto"/>
            <w:ind w:left="720" w:hanging="720"/>
            <w:jc w:val="both"/>
            <w:rPr>
              <w:rFonts w:ascii="Times New Roman" w:eastAsia="Times New Roman" w:hAnsi="Times New Roman" w:cs="Times New Roman"/>
              <w:sz w:val="24"/>
              <w:szCs w:val="24"/>
            </w:rPr>
            <w:pPrChange w:id="274" w:author="Linh. Hoàng Thị Thùy" w:date="2026-06-01T14:07:00Z">
              <w:pPr>
                <w:pBdr>
                  <w:top w:val="nil"/>
                  <w:left w:val="nil"/>
                  <w:bottom w:val="nil"/>
                  <w:right w:val="nil"/>
                  <w:between w:val="nil"/>
                </w:pBdr>
                <w:spacing w:after="0" w:line="288" w:lineRule="auto"/>
                <w:ind w:left="720"/>
                <w:jc w:val="both"/>
              </w:pPr>
            </w:pPrChange>
          </w:pPr>
          <w:customXmlDelRangeStart w:id="275" w:author="Linh. Hoàng Thị Thùy" w:date="2026-06-01T14:07:00Z"/>
          <w:sdt>
            <w:sdtPr>
              <w:tag w:val="goog_rdk_398"/>
              <w:id w:val="251023618"/>
            </w:sdtPr>
            <w:sdtEndPr/>
            <w:sdtContent>
              <w:customXmlDelRangeEnd w:id="275"/>
              <w:customXmlDelRangeStart w:id="276" w:author="Linh. Hoàng Thị Thùy" w:date="2026-06-01T14:07:00Z"/>
              <w:sdt>
                <w:sdtPr>
                  <w:tag w:val="goog_rdk_399"/>
                  <w:id w:val="322720001"/>
                </w:sdtPr>
                <w:sdtEndPr/>
                <w:sdtContent>
                  <w:customXmlDelRangeEnd w:id="276"/>
                  <w:customXmlDelRangeStart w:id="277" w:author="Linh. Hoàng Thị Thùy" w:date="2026-06-01T14:07:00Z"/>
                </w:sdtContent>
              </w:sdt>
              <w:customXmlDelRangeEnd w:id="277"/>
              <w:customXmlDelRangeStart w:id="278" w:author="Linh. Hoàng Thị Thùy" w:date="2026-06-01T14:07:00Z"/>
            </w:sdtContent>
          </w:sdt>
          <w:customXmlDelRangeEnd w:id="278"/>
          <w:customXmlDelRangeStart w:id="279" w:author="Linh. Hoàng Thị Thùy" w:date="2026-06-01T14:07:00Z"/>
          <w:sdt>
            <w:sdtPr>
              <w:tag w:val="goog_rdk_400"/>
              <w:id w:val="1060557997"/>
            </w:sdtPr>
            <w:sdtEndPr/>
            <w:sdtContent>
              <w:customXmlDelRangeEnd w:id="279"/>
              <w:del w:id="280" w:author="Linh. Hoàng Thị Thùy" w:date="2026-06-01T14:07:00Z">
                <w:r w:rsidR="00364F45" w:rsidDel="0054371F">
                  <w:rPr>
                    <w:rFonts w:ascii="Times New Roman" w:eastAsia="Times New Roman" w:hAnsi="Times New Roman" w:cs="Times New Roman"/>
                    <w:sz w:val="24"/>
                    <w:szCs w:val="24"/>
                  </w:rPr>
                  <w:delText xml:space="preserve"> </w:delText>
                </w:r>
              </w:del>
              <w:customXmlDelRangeStart w:id="281" w:author="Linh. Hoàng Thị Thùy" w:date="2026-06-01T14:07:00Z"/>
            </w:sdtContent>
          </w:sdt>
          <w:customXmlDelRangeEnd w:id="281"/>
          <w:customXmlDelRangeStart w:id="282" w:author="Linh. Hoàng Thị Thùy" w:date="2026-06-01T14:07:00Z"/>
          <w:sdt>
            <w:sdtPr>
              <w:tag w:val="goog_rdk_401"/>
              <w:id w:val="-234297943"/>
            </w:sdtPr>
            <w:sdtEndPr/>
            <w:sdtContent>
              <w:customXmlDelRangeEnd w:id="282"/>
              <w:customXmlDelRangeStart w:id="283" w:author="Linh. Hoàng Thị Thùy" w:date="2026-06-01T14:07:00Z"/>
            </w:sdtContent>
          </w:sdt>
          <w:customXmlDelRangeEnd w:id="283"/>
          <w:ins w:id="284" w:author="Linh. Hoàng Thị Thùy" w:date="2026-06-01T14:07:00Z">
            <w:r w:rsidR="0054371F">
              <w:rPr>
                <w:rFonts w:ascii="Times New Roman" w:eastAsia="Times New Roman" w:hAnsi="Times New Roman" w:cs="Times New Roman"/>
                <w:sz w:val="24"/>
                <w:szCs w:val="24"/>
              </w:rPr>
              <w:t>-</w:t>
            </w:r>
          </w:ins>
        </w:p>
        <w:customXmlDelRangeStart w:id="285" w:author="Linh. Hoàng Thị Thùy" w:date="2026-06-01T14:07:00Z"/>
      </w:sdtContent>
    </w:sdt>
    <w:customXmlDelRangeEnd w:id="285"/>
    <w:sdt>
      <w:sdtPr>
        <w:tag w:val="goog_rdk_404"/>
        <w:id w:val="698689990"/>
      </w:sdtPr>
      <w:sdtEndPr/>
      <w:sdtContent>
        <w:p w14:paraId="000000B0" w14:textId="09AE0D64" w:rsidR="00312D72" w:rsidRDefault="00D542AC">
          <w:pPr>
            <w:pBdr>
              <w:top w:val="nil"/>
              <w:left w:val="nil"/>
              <w:bottom w:val="nil"/>
              <w:right w:val="nil"/>
              <w:between w:val="nil"/>
            </w:pBdr>
            <w:spacing w:after="0" w:line="288" w:lineRule="auto"/>
            <w:ind w:left="720"/>
            <w:jc w:val="both"/>
            <w:rPr>
              <w:rFonts w:ascii="Times New Roman" w:eastAsia="Times New Roman" w:hAnsi="Times New Roman" w:cs="Times New Roman"/>
              <w:sz w:val="24"/>
              <w:szCs w:val="24"/>
            </w:rPr>
          </w:pPr>
          <w:sdt>
            <w:sdtPr>
              <w:tag w:val="goog_rdk_403"/>
              <w:id w:val="1023356876"/>
              <w:showingPlcHdr/>
            </w:sdtPr>
            <w:sdtEndPr/>
            <w:sdtContent>
              <w:r w:rsidR="007E516B">
                <w:t xml:space="preserve">     </w:t>
              </w:r>
            </w:sdtContent>
          </w:sdt>
        </w:p>
      </w:sdtContent>
    </w:sdt>
    <w:sdt>
      <w:sdtPr>
        <w:tag w:val="goog_rdk_407"/>
        <w:id w:val="-259719602"/>
      </w:sdtPr>
      <w:sdtEndPr/>
      <w:sdtContent>
        <w:p w14:paraId="000000B1" w14:textId="77777777" w:rsidR="00312D72" w:rsidRDefault="00D542AC">
          <w:pPr>
            <w:numPr>
              <w:ilvl w:val="0"/>
              <w:numId w:val="13"/>
            </w:numPr>
            <w:spacing w:after="0" w:line="288" w:lineRule="auto"/>
            <w:ind w:hanging="720"/>
            <w:jc w:val="both"/>
            <w:rPr>
              <w:rFonts w:ascii="Times New Roman" w:eastAsia="Times New Roman" w:hAnsi="Times New Roman" w:cs="Times New Roman"/>
              <w:sz w:val="24"/>
              <w:szCs w:val="24"/>
            </w:rPr>
          </w:pPr>
          <w:sdt>
            <w:sdtPr>
              <w:tag w:val="goog_rdk_405"/>
              <w:id w:val="1865994207"/>
            </w:sdtPr>
            <w:sdtEndPr/>
            <w:sdtContent>
              <w:r w:rsidR="00364F45">
                <w:rPr>
                  <w:rFonts w:ascii="Times New Roman" w:eastAsia="Times New Roman" w:hAnsi="Times New Roman" w:cs="Times New Roman"/>
                  <w:b/>
                  <w:bCs/>
                  <w:sz w:val="24"/>
                  <w:szCs w:val="24"/>
                </w:rPr>
                <w:t>SỰ KIỆN BẤT KHẢ KHÁNG</w:t>
              </w:r>
            </w:sdtContent>
          </w:sdt>
          <w:sdt>
            <w:sdtPr>
              <w:tag w:val="goog_rdk_406"/>
              <w:id w:val="-1205919402"/>
            </w:sdtPr>
            <w:sdtEndPr/>
            <w:sdtContent/>
          </w:sdt>
        </w:p>
      </w:sdtContent>
    </w:sdt>
    <w:sdt>
      <w:sdtPr>
        <w:tag w:val="goog_rdk_409"/>
        <w:id w:val="-1188098879"/>
      </w:sdtPr>
      <w:sdtEndPr/>
      <w:sdtContent>
        <w:p w14:paraId="000000B2" w14:textId="77777777" w:rsidR="00312D72" w:rsidRDefault="00D542AC">
          <w:pPr>
            <w:numPr>
              <w:ilvl w:val="0"/>
              <w:numId w:val="14"/>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408"/>
              <w:id w:val="1862591023"/>
            </w:sdtPr>
            <w:sdtEndPr/>
            <w:sdtContent>
              <w:r w:rsidR="00364F45">
                <w:rPr>
                  <w:rFonts w:ascii="Times New Roman" w:eastAsia="Times New Roman" w:hAnsi="Times New Roman" w:cs="Times New Roman"/>
                  <w:color w:val="000000"/>
                  <w:sz w:val="24"/>
                  <w:szCs w:val="24"/>
                </w:rPr>
                <w:t xml:space="preserve">Nếu </w:t>
              </w:r>
              <w:proofErr w:type="spellStart"/>
              <w:r w:rsidR="00364F45">
                <w:rPr>
                  <w:rFonts w:ascii="Times New Roman" w:eastAsia="Times New Roman" w:hAnsi="Times New Roman" w:cs="Times New Roman"/>
                  <w:color w:val="000000"/>
                  <w:sz w:val="24"/>
                  <w:szCs w:val="24"/>
                </w:rPr>
                <w:t>xảy</w:t>
              </w:r>
              <w:proofErr w:type="spellEnd"/>
              <w:r w:rsidR="00364F45">
                <w:rPr>
                  <w:rFonts w:ascii="Times New Roman" w:eastAsia="Times New Roman" w:hAnsi="Times New Roman" w:cs="Times New Roman"/>
                  <w:color w:val="000000"/>
                  <w:sz w:val="24"/>
                  <w:szCs w:val="24"/>
                </w:rPr>
                <w:t xml:space="preserve"> ra Sự Kiện Bất Khả Kháng </w:t>
              </w:r>
              <w:proofErr w:type="spellStart"/>
              <w:r w:rsidR="00364F45">
                <w:rPr>
                  <w:rFonts w:ascii="Times New Roman" w:eastAsia="Times New Roman" w:hAnsi="Times New Roman" w:cs="Times New Roman"/>
                  <w:color w:val="000000"/>
                  <w:sz w:val="24"/>
                  <w:szCs w:val="24"/>
                </w:rPr>
                <w:t>khiến</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một Bên không thể thực hiện được nghĩa vụ của mình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Hợp Đồng này thì Bên đó được </w:t>
              </w:r>
              <w:proofErr w:type="spellStart"/>
              <w:r w:rsidR="00364F45">
                <w:rPr>
                  <w:rFonts w:ascii="Times New Roman" w:eastAsia="Times New Roman" w:hAnsi="Times New Roman" w:cs="Times New Roman"/>
                  <w:color w:val="000000"/>
                  <w:sz w:val="24"/>
                  <w:szCs w:val="24"/>
                </w:rPr>
                <w:t>hoãn</w:t>
              </w:r>
              <w:proofErr w:type="spellEnd"/>
              <w:r w:rsidR="00364F45">
                <w:rPr>
                  <w:rFonts w:ascii="Times New Roman" w:eastAsia="Times New Roman" w:hAnsi="Times New Roman" w:cs="Times New Roman"/>
                  <w:color w:val="000000"/>
                  <w:sz w:val="24"/>
                  <w:szCs w:val="24"/>
                </w:rPr>
                <w:t xml:space="preserve"> thực hiện nghĩa vụ có liên </w:t>
              </w:r>
              <w:proofErr w:type="spellStart"/>
              <w:r w:rsidR="00364F45">
                <w:rPr>
                  <w:rFonts w:ascii="Times New Roman" w:eastAsia="Times New Roman" w:hAnsi="Times New Roman" w:cs="Times New Roman"/>
                  <w:color w:val="000000"/>
                  <w:sz w:val="24"/>
                  <w:szCs w:val="24"/>
                </w:rPr>
                <w:t>quan</w:t>
              </w:r>
              <w:proofErr w:type="spellEnd"/>
              <w:r w:rsidR="00364F45">
                <w:rPr>
                  <w:rFonts w:ascii="Times New Roman" w:eastAsia="Times New Roman" w:hAnsi="Times New Roman" w:cs="Times New Roman"/>
                  <w:color w:val="000000"/>
                  <w:sz w:val="24"/>
                  <w:szCs w:val="24"/>
                </w:rPr>
                <w:t xml:space="preserve"> mà không bị </w:t>
              </w:r>
              <w:proofErr w:type="spellStart"/>
              <w:r w:rsidR="00364F45">
                <w:rPr>
                  <w:rFonts w:ascii="Times New Roman" w:eastAsia="Times New Roman" w:hAnsi="Times New Roman" w:cs="Times New Roman"/>
                  <w:color w:val="000000"/>
                  <w:sz w:val="24"/>
                  <w:szCs w:val="24"/>
                </w:rPr>
                <w:t>coi</w:t>
              </w:r>
              <w:proofErr w:type="spellEnd"/>
              <w:r w:rsidR="00364F45">
                <w:rPr>
                  <w:rFonts w:ascii="Times New Roman" w:eastAsia="Times New Roman" w:hAnsi="Times New Roman" w:cs="Times New Roman"/>
                  <w:color w:val="000000"/>
                  <w:sz w:val="24"/>
                  <w:szCs w:val="24"/>
                </w:rPr>
                <w:t xml:space="preserve"> là vi phạm Hợp Đồng. Nếu các nguyên nhân của Sự Kiện Bất Khả Kháng tiếp tục kéo dài liên tục trên 30 (</w:t>
              </w:r>
              <w:proofErr w:type="spellStart"/>
              <w:r w:rsidR="00364F45">
                <w:rPr>
                  <w:rFonts w:ascii="Times New Roman" w:eastAsia="Times New Roman" w:hAnsi="Times New Roman" w:cs="Times New Roman"/>
                  <w:color w:val="000000"/>
                  <w:sz w:val="24"/>
                  <w:szCs w:val="24"/>
                </w:rPr>
                <w:t>ba</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mươi</w:t>
              </w:r>
              <w:proofErr w:type="spellEnd"/>
              <w:r w:rsidR="00364F45">
                <w:rPr>
                  <w:rFonts w:ascii="Times New Roman" w:eastAsia="Times New Roman" w:hAnsi="Times New Roman" w:cs="Times New Roman"/>
                  <w:color w:val="000000"/>
                  <w:sz w:val="24"/>
                  <w:szCs w:val="24"/>
                </w:rPr>
                <w:t xml:space="preserve">) ngày, mỗi Bên bất kỳ có thể chấm dứt Hợp Đồng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cách gửi thông báo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kia 01 (một) tháng trước ngày chấm dứt.</w:t>
              </w:r>
            </w:sdtContent>
          </w:sdt>
        </w:p>
      </w:sdtContent>
    </w:sdt>
    <w:sdt>
      <w:sdtPr>
        <w:tag w:val="goog_rdk_411"/>
        <w:id w:val="-607651483"/>
      </w:sdtPr>
      <w:sdtEndPr/>
      <w:sdtContent>
        <w:p w14:paraId="000000B3" w14:textId="77777777" w:rsidR="00312D72" w:rsidRDefault="00D542AC">
          <w:pPr>
            <w:numPr>
              <w:ilvl w:val="0"/>
              <w:numId w:val="14"/>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410"/>
              <w:id w:val="1912882466"/>
            </w:sdtPr>
            <w:sdtEndPr/>
            <w:sdtContent>
              <w:r w:rsidR="00364F45">
                <w:rPr>
                  <w:rFonts w:ascii="Times New Roman" w:eastAsia="Times New Roman" w:hAnsi="Times New Roman" w:cs="Times New Roman"/>
                  <w:color w:val="000000"/>
                  <w:sz w:val="24"/>
                  <w:szCs w:val="24"/>
                </w:rPr>
                <w:t xml:space="preserve">Trong trường hợp </w:t>
              </w:r>
              <w:proofErr w:type="spellStart"/>
              <w:r w:rsidR="00364F45">
                <w:rPr>
                  <w:rFonts w:ascii="Times New Roman" w:eastAsia="Times New Roman" w:hAnsi="Times New Roman" w:cs="Times New Roman"/>
                  <w:color w:val="000000"/>
                  <w:sz w:val="24"/>
                  <w:szCs w:val="24"/>
                </w:rPr>
                <w:t>xảy</w:t>
              </w:r>
              <w:proofErr w:type="spellEnd"/>
              <w:r w:rsidR="00364F45">
                <w:rPr>
                  <w:rFonts w:ascii="Times New Roman" w:eastAsia="Times New Roman" w:hAnsi="Times New Roman" w:cs="Times New Roman"/>
                  <w:color w:val="000000"/>
                  <w:sz w:val="24"/>
                  <w:szCs w:val="24"/>
                </w:rPr>
                <w:t xml:space="preserve"> ra Sự Kiện Bất Khả Kháng, dẫn đến việc không thể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A đúng hạn, Bên B phải ngay lập tức có thông báo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văn bản và nêu rõ lý do. Bên B phải thực hiện việc </w:t>
              </w:r>
              <w:proofErr w:type="spellStart"/>
              <w:r w:rsidR="00364F45">
                <w:rPr>
                  <w:rFonts w:ascii="Times New Roman" w:eastAsia="Times New Roman" w:hAnsi="Times New Roman" w:cs="Times New Roman"/>
                  <w:color w:val="000000"/>
                  <w:sz w:val="24"/>
                  <w:szCs w:val="24"/>
                </w:rPr>
                <w:t>thanh</w:t>
              </w:r>
              <w:proofErr w:type="spellEnd"/>
              <w:r w:rsidR="00364F45">
                <w:rPr>
                  <w:rFonts w:ascii="Times New Roman" w:eastAsia="Times New Roman" w:hAnsi="Times New Roman" w:cs="Times New Roman"/>
                  <w:color w:val="000000"/>
                  <w:sz w:val="24"/>
                  <w:szCs w:val="24"/>
                </w:rPr>
                <w:t xml:space="preserve"> toán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A trong vòng 15 (</w:t>
              </w:r>
              <w:proofErr w:type="spellStart"/>
              <w:r w:rsidR="00364F45">
                <w:rPr>
                  <w:rFonts w:ascii="Times New Roman" w:eastAsia="Times New Roman" w:hAnsi="Times New Roman" w:cs="Times New Roman"/>
                  <w:color w:val="000000"/>
                  <w:sz w:val="24"/>
                  <w:szCs w:val="24"/>
                </w:rPr>
                <w:t>mười</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lăm</w:t>
              </w:r>
              <w:proofErr w:type="spellEnd"/>
              <w:r w:rsidR="00364F45">
                <w:rPr>
                  <w:rFonts w:ascii="Times New Roman" w:eastAsia="Times New Roman" w:hAnsi="Times New Roman" w:cs="Times New Roman"/>
                  <w:color w:val="000000"/>
                  <w:sz w:val="24"/>
                  <w:szCs w:val="24"/>
                </w:rPr>
                <w:t>) ngày kể từ ngày chấm dứt hoặc đã khắc phục được Sự Kiện Bất Khả Kháng.</w:t>
              </w:r>
            </w:sdtContent>
          </w:sdt>
        </w:p>
      </w:sdtContent>
    </w:sdt>
    <w:sdt>
      <w:sdtPr>
        <w:tag w:val="goog_rdk_413"/>
        <w:id w:val="-2008479584"/>
      </w:sdtPr>
      <w:sdtEndPr/>
      <w:sdtContent>
        <w:p w14:paraId="000000B4" w14:textId="77777777" w:rsidR="00312D72" w:rsidRDefault="00D542AC">
          <w:pPr>
            <w:numPr>
              <w:ilvl w:val="0"/>
              <w:numId w:val="14"/>
            </w:numPr>
            <w:pBdr>
              <w:top w:val="nil"/>
              <w:left w:val="nil"/>
              <w:bottom w:val="nil"/>
              <w:right w:val="nil"/>
              <w:between w:val="nil"/>
            </w:pBdr>
            <w:spacing w:after="0" w:line="288" w:lineRule="auto"/>
            <w:ind w:hanging="720"/>
            <w:jc w:val="both"/>
            <w:rPr>
              <w:rFonts w:ascii="Times New Roman" w:eastAsia="Times New Roman" w:hAnsi="Times New Roman" w:cs="Times New Roman"/>
              <w:color w:val="000000"/>
              <w:sz w:val="24"/>
              <w:szCs w:val="24"/>
            </w:rPr>
          </w:pPr>
          <w:sdt>
            <w:sdtPr>
              <w:tag w:val="goog_rdk_412"/>
              <w:id w:val="-766330635"/>
            </w:sdtPr>
            <w:sdtEndPr/>
            <w:sdtContent>
              <w:r w:rsidR="00364F45">
                <w:rPr>
                  <w:rFonts w:ascii="Times New Roman" w:eastAsia="Times New Roman" w:hAnsi="Times New Roman" w:cs="Times New Roman"/>
                  <w:color w:val="000000"/>
                  <w:sz w:val="24"/>
                  <w:szCs w:val="24"/>
                </w:rPr>
                <w:t xml:space="preserve">Quyền và nghĩa vụ của các Bên khi </w:t>
              </w:r>
              <w:proofErr w:type="spellStart"/>
              <w:r w:rsidR="00364F45">
                <w:rPr>
                  <w:rFonts w:ascii="Times New Roman" w:eastAsia="Times New Roman" w:hAnsi="Times New Roman" w:cs="Times New Roman"/>
                  <w:color w:val="000000"/>
                  <w:sz w:val="24"/>
                  <w:szCs w:val="24"/>
                </w:rPr>
                <w:t>xảy</w:t>
              </w:r>
              <w:proofErr w:type="spellEnd"/>
              <w:r w:rsidR="00364F45">
                <w:rPr>
                  <w:rFonts w:ascii="Times New Roman" w:eastAsia="Times New Roman" w:hAnsi="Times New Roman" w:cs="Times New Roman"/>
                  <w:color w:val="000000"/>
                  <w:sz w:val="24"/>
                  <w:szCs w:val="24"/>
                </w:rPr>
                <w:t xml:space="preserve"> ra Sự Kiện Bất Khả Kháng được thực hiện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quy định của pháp </w:t>
              </w:r>
              <w:proofErr w:type="spellStart"/>
              <w:r w:rsidR="00364F45">
                <w:rPr>
                  <w:rFonts w:ascii="Times New Roman" w:eastAsia="Times New Roman" w:hAnsi="Times New Roman" w:cs="Times New Roman"/>
                  <w:color w:val="000000"/>
                  <w:sz w:val="24"/>
                  <w:szCs w:val="24"/>
                </w:rPr>
                <w:t>luật</w:t>
              </w:r>
              <w:proofErr w:type="spellEnd"/>
              <w:r w:rsidR="00364F45">
                <w:rPr>
                  <w:rFonts w:ascii="Times New Roman" w:eastAsia="Times New Roman" w:hAnsi="Times New Roman" w:cs="Times New Roman"/>
                  <w:color w:val="000000"/>
                  <w:sz w:val="24"/>
                  <w:szCs w:val="24"/>
                </w:rPr>
                <w:t>.</w:t>
              </w:r>
            </w:sdtContent>
          </w:sdt>
        </w:p>
      </w:sdtContent>
    </w:sdt>
    <w:sdt>
      <w:sdtPr>
        <w:tag w:val="goog_rdk_415"/>
        <w:id w:val="651206069"/>
      </w:sdtPr>
      <w:sdtEndPr/>
      <w:sdtContent>
        <w:p w14:paraId="000000B5" w14:textId="77777777" w:rsidR="00312D72" w:rsidRDefault="00D542AC">
          <w:pPr>
            <w:pBdr>
              <w:top w:val="nil"/>
              <w:left w:val="nil"/>
              <w:bottom w:val="nil"/>
              <w:right w:val="nil"/>
              <w:between w:val="nil"/>
            </w:pBdr>
            <w:spacing w:after="0" w:line="288" w:lineRule="auto"/>
            <w:ind w:left="720" w:hanging="540"/>
            <w:rPr>
              <w:rFonts w:ascii="Times New Roman" w:eastAsia="Times New Roman" w:hAnsi="Times New Roman" w:cs="Times New Roman"/>
              <w:color w:val="000000"/>
              <w:sz w:val="24"/>
              <w:szCs w:val="24"/>
            </w:rPr>
          </w:pPr>
          <w:sdt>
            <w:sdtPr>
              <w:tag w:val="goog_rdk_414"/>
              <w:id w:val="-580102368"/>
            </w:sdtPr>
            <w:sdtEndPr/>
            <w:sdtContent/>
          </w:sdt>
        </w:p>
      </w:sdtContent>
    </w:sdt>
    <w:sdt>
      <w:sdtPr>
        <w:tag w:val="goog_rdk_418"/>
        <w:id w:val="-232225057"/>
      </w:sdtPr>
      <w:sdtEndPr/>
      <w:sdtContent>
        <w:p w14:paraId="000000B6" w14:textId="77777777" w:rsidR="00312D72" w:rsidRDefault="00D542AC">
          <w:pPr>
            <w:numPr>
              <w:ilvl w:val="0"/>
              <w:numId w:val="15"/>
            </w:numPr>
            <w:spacing w:after="0" w:line="288" w:lineRule="auto"/>
            <w:ind w:hanging="720"/>
            <w:jc w:val="both"/>
            <w:rPr>
              <w:rFonts w:ascii="Times New Roman" w:eastAsia="Times New Roman" w:hAnsi="Times New Roman" w:cs="Times New Roman"/>
              <w:sz w:val="24"/>
              <w:szCs w:val="24"/>
            </w:rPr>
          </w:pPr>
          <w:sdt>
            <w:sdtPr>
              <w:tag w:val="goog_rdk_416"/>
              <w:id w:val="1483065315"/>
            </w:sdtPr>
            <w:sdtEndPr/>
            <w:sdtContent>
              <w:r w:rsidR="00364F45">
                <w:rPr>
                  <w:rFonts w:ascii="Times New Roman" w:eastAsia="Times New Roman" w:hAnsi="Times New Roman" w:cs="Times New Roman"/>
                  <w:b/>
                  <w:bCs/>
                  <w:sz w:val="24"/>
                  <w:szCs w:val="24"/>
                </w:rPr>
                <w:t>ĐIỀU KHOẢN CẤM HỐI LỘ</w:t>
              </w:r>
            </w:sdtContent>
          </w:sdt>
          <w:sdt>
            <w:sdtPr>
              <w:tag w:val="goog_rdk_417"/>
              <w:id w:val="781827500"/>
            </w:sdtPr>
            <w:sdtEndPr/>
            <w:sdtContent/>
          </w:sdt>
        </w:p>
      </w:sdtContent>
    </w:sdt>
    <w:sdt>
      <w:sdtPr>
        <w:tag w:val="goog_rdk_420"/>
        <w:id w:val="-866755526"/>
      </w:sdtPr>
      <w:sdtEndPr/>
      <w:sdtContent>
        <w:p w14:paraId="000000B7" w14:textId="77777777" w:rsidR="00312D72" w:rsidRDefault="00D542AC">
          <w:pPr>
            <w:pBdr>
              <w:top w:val="nil"/>
              <w:left w:val="nil"/>
              <w:bottom w:val="nil"/>
              <w:right w:val="nil"/>
              <w:between w:val="nil"/>
            </w:pBdr>
            <w:spacing w:after="0" w:line="288" w:lineRule="auto"/>
            <w:jc w:val="both"/>
            <w:rPr>
              <w:rFonts w:ascii="Times New Roman" w:eastAsia="Times New Roman" w:hAnsi="Times New Roman" w:cs="Times New Roman"/>
              <w:color w:val="000000"/>
              <w:sz w:val="24"/>
              <w:szCs w:val="24"/>
            </w:rPr>
          </w:pPr>
          <w:sdt>
            <w:sdtPr>
              <w:tag w:val="goog_rdk_419"/>
              <w:id w:val="585235011"/>
            </w:sdtPr>
            <w:sdtEndPr/>
            <w:sdtContent>
              <w:r w:rsidR="00364F45">
                <w:rPr>
                  <w:rFonts w:ascii="Times New Roman" w:eastAsia="Times New Roman" w:hAnsi="Times New Roman" w:cs="Times New Roman"/>
                  <w:color w:val="000000"/>
                  <w:sz w:val="24"/>
                  <w:szCs w:val="24"/>
                </w:rPr>
                <w:t xml:space="preserve">Các Bên </w:t>
              </w:r>
              <w:proofErr w:type="spellStart"/>
              <w:r w:rsidR="00364F45">
                <w:rPr>
                  <w:rFonts w:ascii="Times New Roman" w:eastAsia="Times New Roman" w:hAnsi="Times New Roman" w:cs="Times New Roman"/>
                  <w:color w:val="000000"/>
                  <w:sz w:val="24"/>
                  <w:szCs w:val="24"/>
                </w:rPr>
                <w:t>coi</w:t>
              </w:r>
              <w:proofErr w:type="spellEnd"/>
              <w:r w:rsidR="00364F45">
                <w:rPr>
                  <w:rFonts w:ascii="Times New Roman" w:eastAsia="Times New Roman" w:hAnsi="Times New Roman" w:cs="Times New Roman"/>
                  <w:color w:val="000000"/>
                  <w:sz w:val="24"/>
                  <w:szCs w:val="24"/>
                </w:rPr>
                <w:t xml:space="preserve"> trọng uy tín của mình trong việc giữ </w:t>
              </w:r>
              <w:proofErr w:type="spellStart"/>
              <w:r w:rsidR="00364F45">
                <w:rPr>
                  <w:rFonts w:ascii="Times New Roman" w:eastAsia="Times New Roman" w:hAnsi="Times New Roman" w:cs="Times New Roman"/>
                  <w:color w:val="000000"/>
                  <w:sz w:val="24"/>
                  <w:szCs w:val="24"/>
                </w:rPr>
                <w:t>gìn</w:t>
              </w:r>
              <w:proofErr w:type="spellEnd"/>
              <w:r w:rsidR="00364F45">
                <w:rPr>
                  <w:rFonts w:ascii="Times New Roman" w:eastAsia="Times New Roman" w:hAnsi="Times New Roman" w:cs="Times New Roman"/>
                  <w:color w:val="000000"/>
                  <w:sz w:val="24"/>
                  <w:szCs w:val="24"/>
                </w:rPr>
                <w:t xml:space="preserve"> đạo đức kinh doanh, trung thực và đáng tin </w:t>
              </w:r>
              <w:proofErr w:type="spellStart"/>
              <w:r w:rsidR="00364F45">
                <w:rPr>
                  <w:rFonts w:ascii="Times New Roman" w:eastAsia="Times New Roman" w:hAnsi="Times New Roman" w:cs="Times New Roman"/>
                  <w:color w:val="000000"/>
                  <w:sz w:val="24"/>
                  <w:szCs w:val="24"/>
                </w:rPr>
                <w:t>cậy</w:t>
              </w:r>
              <w:proofErr w:type="spellEnd"/>
              <w:r w:rsidR="00364F45">
                <w:rPr>
                  <w:rFonts w:ascii="Times New Roman" w:eastAsia="Times New Roman" w:hAnsi="Times New Roman" w:cs="Times New Roman"/>
                  <w:color w:val="000000"/>
                  <w:sz w:val="24"/>
                  <w:szCs w:val="24"/>
                </w:rPr>
                <w:t xml:space="preserve"> về tài chính. Để duy trì sự hợp tác một cách công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các Bên đồng ý cam kết:</w:t>
              </w:r>
            </w:sdtContent>
          </w:sdt>
        </w:p>
      </w:sdtContent>
    </w:sdt>
    <w:sdt>
      <w:sdtPr>
        <w:tag w:val="goog_rdk_422"/>
        <w:id w:val="2030706822"/>
      </w:sdtPr>
      <w:sdtEndPr/>
      <w:sdtContent>
        <w:p w14:paraId="000000B8" w14:textId="77777777" w:rsidR="00312D72" w:rsidRDefault="00D542AC">
          <w:pPr>
            <w:numPr>
              <w:ilvl w:val="0"/>
              <w:numId w:val="16"/>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421"/>
              <w:id w:val="1517858943"/>
            </w:sdtPr>
            <w:sdtEndPr/>
            <w:sdtContent>
              <w:r w:rsidR="00364F45">
                <w:rPr>
                  <w:rFonts w:ascii="Times New Roman" w:eastAsia="Times New Roman" w:hAnsi="Times New Roman" w:cs="Times New Roman"/>
                  <w:color w:val="000000"/>
                  <w:sz w:val="24"/>
                  <w:szCs w:val="24"/>
                </w:rPr>
                <w:t xml:space="preserve">Không bên nào được hối lộ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hiện </w:t>
              </w:r>
              <w:proofErr w:type="spellStart"/>
              <w:r w:rsidR="00364F45">
                <w:rPr>
                  <w:rFonts w:ascii="Times New Roman" w:eastAsia="Times New Roman" w:hAnsi="Times New Roman" w:cs="Times New Roman"/>
                  <w:color w:val="000000"/>
                  <w:sz w:val="24"/>
                  <w:szCs w:val="24"/>
                </w:rPr>
                <w:t>kim</w:t>
              </w:r>
              <w:proofErr w:type="spellEnd"/>
              <w:r w:rsidR="00364F45">
                <w:rPr>
                  <w:rFonts w:ascii="Times New Roman" w:eastAsia="Times New Roman" w:hAnsi="Times New Roman" w:cs="Times New Roman"/>
                  <w:color w:val="000000"/>
                  <w:sz w:val="24"/>
                  <w:szCs w:val="24"/>
                </w:rPr>
                <w:t xml:space="preserve">, hiện vật trực tiếp hoặc </w:t>
              </w:r>
              <w:proofErr w:type="spellStart"/>
              <w:r w:rsidR="00364F45">
                <w:rPr>
                  <w:rFonts w:ascii="Times New Roman" w:eastAsia="Times New Roman" w:hAnsi="Times New Roman" w:cs="Times New Roman"/>
                  <w:color w:val="000000"/>
                  <w:sz w:val="24"/>
                  <w:szCs w:val="24"/>
                </w:rPr>
                <w:t>gián</w:t>
              </w:r>
              <w:proofErr w:type="spellEnd"/>
              <w:r w:rsidR="00364F45">
                <w:rPr>
                  <w:rFonts w:ascii="Times New Roman" w:eastAsia="Times New Roman" w:hAnsi="Times New Roman" w:cs="Times New Roman"/>
                  <w:color w:val="000000"/>
                  <w:sz w:val="24"/>
                  <w:szCs w:val="24"/>
                </w:rPr>
                <w:t xml:space="preserve"> tiếp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bất kỳ nhân sự nào của Bên còn lại trong mọi tình </w:t>
              </w:r>
              <w:proofErr w:type="spellStart"/>
              <w:r w:rsidR="00364F45">
                <w:rPr>
                  <w:rFonts w:ascii="Times New Roman" w:eastAsia="Times New Roman" w:hAnsi="Times New Roman" w:cs="Times New Roman"/>
                  <w:color w:val="000000"/>
                  <w:sz w:val="24"/>
                  <w:szCs w:val="24"/>
                </w:rPr>
                <w:t>huống</w:t>
              </w:r>
              <w:proofErr w:type="spellEnd"/>
              <w:r w:rsidR="00364F45">
                <w:rPr>
                  <w:rFonts w:ascii="Times New Roman" w:eastAsia="Times New Roman" w:hAnsi="Times New Roman" w:cs="Times New Roman"/>
                  <w:color w:val="000000"/>
                  <w:sz w:val="24"/>
                  <w:szCs w:val="24"/>
                </w:rPr>
                <w:t>.</w:t>
              </w:r>
            </w:sdtContent>
          </w:sdt>
        </w:p>
      </w:sdtContent>
    </w:sdt>
    <w:sdt>
      <w:sdtPr>
        <w:tag w:val="goog_rdk_424"/>
        <w:id w:val="813243682"/>
      </w:sdtPr>
      <w:sdtEndPr/>
      <w:sdtContent>
        <w:p w14:paraId="000000B9" w14:textId="77777777" w:rsidR="00312D72" w:rsidRDefault="00D542AC">
          <w:pPr>
            <w:numPr>
              <w:ilvl w:val="0"/>
              <w:numId w:val="16"/>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423"/>
              <w:id w:val="-756165499"/>
            </w:sdtPr>
            <w:sdtEndPr/>
            <w:sdtContent>
              <w:r w:rsidR="00364F45">
                <w:rPr>
                  <w:rFonts w:ascii="Times New Roman" w:eastAsia="Times New Roman" w:hAnsi="Times New Roman" w:cs="Times New Roman"/>
                  <w:color w:val="000000"/>
                  <w:sz w:val="24"/>
                  <w:szCs w:val="24"/>
                </w:rPr>
                <w:t xml:space="preserve">Lập tức thông báo và cung cấp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chứng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còn lại mọi biểu hiện liên </w:t>
              </w:r>
              <w:proofErr w:type="spellStart"/>
              <w:r w:rsidR="00364F45">
                <w:rPr>
                  <w:rFonts w:ascii="Times New Roman" w:eastAsia="Times New Roman" w:hAnsi="Times New Roman" w:cs="Times New Roman"/>
                  <w:color w:val="000000"/>
                  <w:sz w:val="24"/>
                  <w:szCs w:val="24"/>
                </w:rPr>
                <w:t>quan</w:t>
              </w:r>
              <w:proofErr w:type="spellEnd"/>
              <w:r w:rsidR="00364F45">
                <w:rPr>
                  <w:rFonts w:ascii="Times New Roman" w:eastAsia="Times New Roman" w:hAnsi="Times New Roman" w:cs="Times New Roman"/>
                  <w:color w:val="000000"/>
                  <w:sz w:val="24"/>
                  <w:szCs w:val="24"/>
                </w:rPr>
                <w:t xml:space="preserve"> đến hối lộ của các nhân sự của mỗi Bên trong quá trình </w:t>
              </w:r>
              <w:proofErr w:type="spellStart"/>
              <w:r w:rsidR="00364F45">
                <w:rPr>
                  <w:rFonts w:ascii="Times New Roman" w:eastAsia="Times New Roman" w:hAnsi="Times New Roman" w:cs="Times New Roman"/>
                  <w:color w:val="000000"/>
                  <w:sz w:val="24"/>
                  <w:szCs w:val="24"/>
                </w:rPr>
                <w:t>đàm</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phán</w:t>
              </w:r>
              <w:proofErr w:type="spellEnd"/>
              <w:r w:rsidR="00364F45">
                <w:rPr>
                  <w:rFonts w:ascii="Times New Roman" w:eastAsia="Times New Roman" w:hAnsi="Times New Roman" w:cs="Times New Roman"/>
                  <w:color w:val="000000"/>
                  <w:sz w:val="24"/>
                  <w:szCs w:val="24"/>
                </w:rPr>
                <w:t>, ký kết và thực hiện Hợp Đồng này.</w:t>
              </w:r>
            </w:sdtContent>
          </w:sdt>
        </w:p>
      </w:sdtContent>
    </w:sdt>
    <w:sdt>
      <w:sdtPr>
        <w:tag w:val="goog_rdk_426"/>
        <w:id w:val="-572941125"/>
      </w:sdtPr>
      <w:sdtEndPr/>
      <w:sdtContent>
        <w:p w14:paraId="000000BA" w14:textId="77777777" w:rsidR="00312D72" w:rsidRDefault="00D542AC">
          <w:pPr>
            <w:numPr>
              <w:ilvl w:val="0"/>
              <w:numId w:val="16"/>
            </w:numPr>
            <w:pBdr>
              <w:top w:val="nil"/>
              <w:left w:val="nil"/>
              <w:bottom w:val="nil"/>
              <w:right w:val="nil"/>
              <w:between w:val="nil"/>
            </w:pBdr>
            <w:spacing w:after="0" w:line="288" w:lineRule="auto"/>
            <w:ind w:left="709" w:hanging="709"/>
            <w:jc w:val="both"/>
            <w:rPr>
              <w:rFonts w:ascii="Times New Roman" w:eastAsia="Times New Roman" w:hAnsi="Times New Roman" w:cs="Times New Roman"/>
              <w:color w:val="000000"/>
              <w:sz w:val="24"/>
              <w:szCs w:val="24"/>
            </w:rPr>
          </w:pPr>
          <w:sdt>
            <w:sdtPr>
              <w:tag w:val="goog_rdk_425"/>
              <w:id w:val="-1392133339"/>
            </w:sdtPr>
            <w:sdtEndPr/>
            <w:sdtContent>
              <w:r w:rsidR="00364F45">
                <w:rPr>
                  <w:rFonts w:ascii="Times New Roman" w:eastAsia="Times New Roman" w:hAnsi="Times New Roman" w:cs="Times New Roman"/>
                  <w:color w:val="000000"/>
                  <w:sz w:val="24"/>
                  <w:szCs w:val="24"/>
                </w:rPr>
                <w:t xml:space="preserve">Các Bên đồng ý rằng trong trường hợp một Bên phát hiện và đưa ra </w:t>
              </w:r>
              <w:proofErr w:type="spellStart"/>
              <w:r w:rsidR="00364F45">
                <w:rPr>
                  <w:rFonts w:ascii="Times New Roman" w:eastAsia="Times New Roman" w:hAnsi="Times New Roman" w:cs="Times New Roman"/>
                  <w:color w:val="000000"/>
                  <w:sz w:val="24"/>
                  <w:szCs w:val="24"/>
                </w:rPr>
                <w:t>bằng</w:t>
              </w:r>
              <w:proofErr w:type="spellEnd"/>
              <w:r w:rsidR="00364F45">
                <w:rPr>
                  <w:rFonts w:ascii="Times New Roman" w:eastAsia="Times New Roman" w:hAnsi="Times New Roman" w:cs="Times New Roman"/>
                  <w:color w:val="000000"/>
                  <w:sz w:val="24"/>
                  <w:szCs w:val="24"/>
                </w:rPr>
                <w:t xml:space="preserve"> chứng chứng </w:t>
              </w:r>
              <w:proofErr w:type="spellStart"/>
              <w:r w:rsidR="00364F45">
                <w:rPr>
                  <w:rFonts w:ascii="Times New Roman" w:eastAsia="Times New Roman" w:hAnsi="Times New Roman" w:cs="Times New Roman"/>
                  <w:color w:val="000000"/>
                  <w:sz w:val="24"/>
                  <w:szCs w:val="24"/>
                </w:rPr>
                <w:t>minh</w:t>
              </w:r>
              <w:proofErr w:type="spellEnd"/>
              <w:r w:rsidR="00364F45">
                <w:rPr>
                  <w:rFonts w:ascii="Times New Roman" w:eastAsia="Times New Roman" w:hAnsi="Times New Roman" w:cs="Times New Roman"/>
                  <w:color w:val="000000"/>
                  <w:sz w:val="24"/>
                  <w:szCs w:val="24"/>
                </w:rPr>
                <w:t xml:space="preserve"> Bên còn lại vi phạm điều khoản này, Bên bị vi phạm có quyền yêu cầu chấm dứt Hợp Đồng ngay lập tức mà không phải thông báo trước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vi phạm, đồng thời Bên vi phạm có nghĩa vụ bồi thường toàn bộ tổn thất,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bị vi phạm (tổng chi phí thiệt </w:t>
              </w:r>
              <w:proofErr w:type="spellStart"/>
              <w:r w:rsidR="00364F45">
                <w:rPr>
                  <w:rFonts w:ascii="Times New Roman" w:eastAsia="Times New Roman" w:hAnsi="Times New Roman" w:cs="Times New Roman"/>
                  <w:color w:val="000000"/>
                  <w:sz w:val="24"/>
                  <w:szCs w:val="24"/>
                </w:rPr>
                <w:t>hại</w:t>
              </w:r>
              <w:proofErr w:type="spellEnd"/>
              <w:r w:rsidR="00364F45">
                <w:rPr>
                  <w:rFonts w:ascii="Times New Roman" w:eastAsia="Times New Roman" w:hAnsi="Times New Roman" w:cs="Times New Roman"/>
                  <w:color w:val="000000"/>
                  <w:sz w:val="24"/>
                  <w:szCs w:val="24"/>
                </w:rPr>
                <w:t>, tổn thất do Bên bị vi phạm xác định).</w:t>
              </w:r>
            </w:sdtContent>
          </w:sdt>
        </w:p>
      </w:sdtContent>
    </w:sdt>
    <w:sdt>
      <w:sdtPr>
        <w:tag w:val="goog_rdk_428"/>
        <w:id w:val="1546158946"/>
      </w:sdtPr>
      <w:sdtEndPr/>
      <w:sdtContent>
        <w:p w14:paraId="000000BB" w14:textId="77777777" w:rsidR="00312D72" w:rsidRDefault="00D542AC">
          <w:pPr>
            <w:pBdr>
              <w:top w:val="nil"/>
              <w:left w:val="nil"/>
              <w:bottom w:val="nil"/>
              <w:right w:val="nil"/>
              <w:between w:val="nil"/>
            </w:pBdr>
            <w:spacing w:after="0" w:line="288" w:lineRule="auto"/>
            <w:ind w:left="720" w:hanging="540"/>
            <w:rPr>
              <w:rFonts w:ascii="Times New Roman" w:eastAsia="Times New Roman" w:hAnsi="Times New Roman" w:cs="Times New Roman"/>
              <w:color w:val="000000"/>
              <w:sz w:val="24"/>
              <w:szCs w:val="24"/>
            </w:rPr>
          </w:pPr>
          <w:sdt>
            <w:sdtPr>
              <w:tag w:val="goog_rdk_427"/>
              <w:id w:val="544905351"/>
            </w:sdtPr>
            <w:sdtEndPr/>
            <w:sdtContent/>
          </w:sdt>
        </w:p>
      </w:sdtContent>
    </w:sdt>
    <w:sdt>
      <w:sdtPr>
        <w:tag w:val="goog_rdk_431"/>
        <w:id w:val="191175975"/>
      </w:sdtPr>
      <w:sdtEndPr/>
      <w:sdtContent>
        <w:p w14:paraId="000000BC" w14:textId="77777777" w:rsidR="00312D72" w:rsidRDefault="00D542AC">
          <w:pPr>
            <w:numPr>
              <w:ilvl w:val="0"/>
              <w:numId w:val="17"/>
            </w:numPr>
            <w:pBdr>
              <w:top w:val="nil"/>
              <w:left w:val="nil"/>
              <w:bottom w:val="nil"/>
              <w:right w:val="nil"/>
              <w:between w:val="nil"/>
            </w:pBdr>
            <w:spacing w:after="0" w:line="288" w:lineRule="auto"/>
            <w:ind w:hanging="436"/>
            <w:jc w:val="both"/>
            <w:rPr>
              <w:rFonts w:ascii="Times New Roman" w:eastAsia="Times New Roman" w:hAnsi="Times New Roman" w:cs="Times New Roman"/>
              <w:color w:val="000000"/>
              <w:sz w:val="24"/>
              <w:szCs w:val="24"/>
            </w:rPr>
          </w:pPr>
          <w:sdt>
            <w:sdtPr>
              <w:tag w:val="goog_rdk_429"/>
              <w:id w:val="-1066687209"/>
            </w:sdtPr>
            <w:sdtEndPr/>
            <w:sdtContent>
              <w:r w:rsidR="00364F45">
                <w:rPr>
                  <w:rFonts w:ascii="Times New Roman" w:eastAsia="Times New Roman" w:hAnsi="Times New Roman" w:cs="Times New Roman"/>
                  <w:b/>
                  <w:bCs/>
                  <w:color w:val="000000"/>
                  <w:sz w:val="24"/>
                  <w:szCs w:val="24"/>
                </w:rPr>
                <w:t>ĐIỀU KHOẢN CHUNG</w:t>
              </w:r>
            </w:sdtContent>
          </w:sdt>
          <w:sdt>
            <w:sdtPr>
              <w:tag w:val="goog_rdk_430"/>
              <w:id w:val="1253113175"/>
            </w:sdtPr>
            <w:sdtEndPr/>
            <w:sdtContent/>
          </w:sdt>
        </w:p>
      </w:sdtContent>
    </w:sdt>
    <w:p w14:paraId="000000BD" w14:textId="77777777" w:rsidR="00312D72" w:rsidRDefault="00D542AC">
      <w:pPr>
        <w:numPr>
          <w:ilvl w:val="0"/>
          <w:numId w:val="18"/>
        </w:numPr>
        <w:spacing w:after="0" w:line="288" w:lineRule="auto"/>
        <w:ind w:hanging="720"/>
        <w:jc w:val="both"/>
        <w:rPr>
          <w:rFonts w:ascii="Times New Roman" w:eastAsia="Times New Roman" w:hAnsi="Times New Roman" w:cs="Times New Roman"/>
          <w:sz w:val="24"/>
          <w:szCs w:val="24"/>
        </w:rPr>
      </w:pPr>
      <w:sdt>
        <w:sdtPr>
          <w:tag w:val="goog_rdk_432"/>
          <w:id w:val="332832282"/>
        </w:sdtPr>
        <w:sdtEndPr/>
        <w:sdtContent>
          <w:r w:rsidR="00364F45">
            <w:rPr>
              <w:rFonts w:ascii="Times New Roman" w:eastAsia="Times New Roman" w:hAnsi="Times New Roman" w:cs="Times New Roman"/>
              <w:sz w:val="24"/>
              <w:szCs w:val="24"/>
            </w:rPr>
            <w:t xml:space="preserve">Mọi tranh chấp phát sinh trong quá trình thực hiện Hợp Đồng sẽ được giải quyết </w:t>
          </w:r>
          <w:proofErr w:type="spellStart"/>
          <w:r w:rsidR="00364F45">
            <w:rPr>
              <w:rFonts w:ascii="Times New Roman" w:eastAsia="Times New Roman" w:hAnsi="Times New Roman" w:cs="Times New Roman"/>
              <w:sz w:val="24"/>
              <w:szCs w:val="24"/>
            </w:rPr>
            <w:t>bằng</w:t>
          </w:r>
          <w:proofErr w:type="spellEnd"/>
          <w:r w:rsidR="00364F45">
            <w:rPr>
              <w:rFonts w:ascii="Times New Roman" w:eastAsia="Times New Roman" w:hAnsi="Times New Roman" w:cs="Times New Roman"/>
              <w:sz w:val="24"/>
              <w:szCs w:val="24"/>
            </w:rPr>
            <w:t xml:space="preserve"> thương lượng và hòa giải bởi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Nếu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vẫn không thống nhất, tranh chấp sẽ được đưa ra giải quyết tại Tòa án có </w:t>
          </w:r>
          <w:proofErr w:type="spellStart"/>
          <w:r w:rsidR="00364F45">
            <w:rPr>
              <w:rFonts w:ascii="Times New Roman" w:eastAsia="Times New Roman" w:hAnsi="Times New Roman" w:cs="Times New Roman"/>
              <w:sz w:val="24"/>
              <w:szCs w:val="24"/>
            </w:rPr>
            <w:t>thẩm</w:t>
          </w:r>
          <w:proofErr w:type="spellEnd"/>
          <w:r w:rsidR="00364F45">
            <w:rPr>
              <w:rFonts w:ascii="Times New Roman" w:eastAsia="Times New Roman" w:hAnsi="Times New Roman" w:cs="Times New Roman"/>
              <w:sz w:val="24"/>
              <w:szCs w:val="24"/>
            </w:rPr>
            <w:t xml:space="preserve"> quyền. Bên thua kiện chịu án phí.</w:t>
          </w:r>
        </w:sdtContent>
      </w:sdt>
    </w:p>
    <w:p w14:paraId="000000BE"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3"/>
          <w:id w:val="686526582"/>
        </w:sdtPr>
        <w:sdtEndPr/>
        <w:sdtContent>
          <w:r w:rsidR="00364F45">
            <w:rPr>
              <w:rFonts w:ascii="Times New Roman" w:eastAsia="Times New Roman" w:hAnsi="Times New Roman" w:cs="Times New Roman"/>
              <w:sz w:val="24"/>
              <w:szCs w:val="24"/>
            </w:rPr>
            <w:t xml:space="preserve">Mọi sửa đổi bổ sung của Hợp Đồng này phải được lập thành Phụ Lục Hợp Đồng có chữ ký xác nhận của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mới có giá trị thi hành.</w:t>
          </w:r>
        </w:sdtContent>
      </w:sdt>
    </w:p>
    <w:p w14:paraId="000000BF"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4"/>
          <w:id w:val="2010348866"/>
        </w:sdtPr>
        <w:sdtEndPr/>
        <w:sdtContent>
          <w:r w:rsidR="00364F45">
            <w:rPr>
              <w:rFonts w:ascii="Times New Roman" w:eastAsia="Times New Roman" w:hAnsi="Times New Roman" w:cs="Times New Roman"/>
              <w:sz w:val="24"/>
              <w:szCs w:val="24"/>
            </w:rPr>
            <w:t xml:space="preserve">Nếu một phần hoặc toàn bộ Hợp Đồng này bị vô hiệu thì các phần còn lại vẫn sẽ giữ nguyên hiệu lực. Các Bên sẽ cùng xem xét điều chỉnh nội dung Hợp Đồng </w:t>
          </w:r>
          <w:proofErr w:type="spellStart"/>
          <w:r w:rsidR="00364F45">
            <w:rPr>
              <w:rFonts w:ascii="Times New Roman" w:eastAsia="Times New Roman" w:hAnsi="Times New Roman" w:cs="Times New Roman"/>
              <w:sz w:val="24"/>
              <w:szCs w:val="24"/>
            </w:rPr>
            <w:t>sao</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các điều khoản vẫn giữ được mục đích ban đầu.</w:t>
          </w:r>
        </w:sdtContent>
      </w:sdt>
    </w:p>
    <w:p w14:paraId="000000C0"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5"/>
          <w:id w:val="-970443486"/>
        </w:sdtPr>
        <w:sdtEndPr/>
        <w:sdtContent>
          <w:r w:rsidR="00364F45">
            <w:rPr>
              <w:rFonts w:ascii="Times New Roman" w:eastAsia="Times New Roman" w:hAnsi="Times New Roman" w:cs="Times New Roman"/>
              <w:sz w:val="24"/>
              <w:szCs w:val="24"/>
            </w:rPr>
            <w:t xml:space="preserve">Giới hạn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Bên A không chịu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đối với Bên B trong trường hợp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mà Khách Hàng phải </w:t>
          </w:r>
          <w:proofErr w:type="spellStart"/>
          <w:r w:rsidR="00364F45">
            <w:rPr>
              <w:rFonts w:ascii="Times New Roman" w:eastAsia="Times New Roman" w:hAnsi="Times New Roman" w:cs="Times New Roman"/>
              <w:sz w:val="24"/>
              <w:szCs w:val="24"/>
            </w:rPr>
            <w:t>gánh</w:t>
          </w:r>
          <w:proofErr w:type="spellEnd"/>
          <w:r w:rsidR="00364F45">
            <w:rPr>
              <w:rFonts w:ascii="Times New Roman" w:eastAsia="Times New Roman" w:hAnsi="Times New Roman" w:cs="Times New Roman"/>
              <w:sz w:val="24"/>
              <w:szCs w:val="24"/>
            </w:rPr>
            <w:t xml:space="preserve"> chịu là do lỗi (vô tình hoặc cố ý) của Bên B trong quá trình thực hiện Hợp Đồng. Bất kể mức độ của tổn thất gây ra bởi những hành vi đó, bao gồm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trực tiếp, </w:t>
          </w:r>
          <w:proofErr w:type="spellStart"/>
          <w:r w:rsidR="00364F45">
            <w:rPr>
              <w:rFonts w:ascii="Times New Roman" w:eastAsia="Times New Roman" w:hAnsi="Times New Roman" w:cs="Times New Roman"/>
              <w:sz w:val="24"/>
              <w:szCs w:val="24"/>
            </w:rPr>
            <w:t>gián</w:t>
          </w:r>
          <w:proofErr w:type="spellEnd"/>
          <w:r w:rsidR="00364F45">
            <w:rPr>
              <w:rFonts w:ascii="Times New Roman" w:eastAsia="Times New Roman" w:hAnsi="Times New Roman" w:cs="Times New Roman"/>
              <w:sz w:val="24"/>
              <w:szCs w:val="24"/>
            </w:rPr>
            <w:t xml:space="preserve"> tiếp hoặc những loại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khác. Trường hợp Bên A vi phạm các nghĩa vụ, </w:t>
          </w:r>
          <w:r w:rsidR="00364F45">
            <w:rPr>
              <w:rFonts w:ascii="Times New Roman" w:eastAsia="Times New Roman" w:hAnsi="Times New Roman" w:cs="Times New Roman"/>
              <w:sz w:val="24"/>
              <w:szCs w:val="24"/>
            </w:rPr>
            <w:lastRenderedPageBreak/>
            <w:t xml:space="preserve">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của mình được quy định trong Hợp Đồng và gây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Bên A có trách </w:t>
          </w:r>
          <w:proofErr w:type="spellStart"/>
          <w:r w:rsidR="00364F45">
            <w:rPr>
              <w:rFonts w:ascii="Times New Roman" w:eastAsia="Times New Roman" w:hAnsi="Times New Roman" w:cs="Times New Roman"/>
              <w:sz w:val="24"/>
              <w:szCs w:val="24"/>
            </w:rPr>
            <w:t>nhiệm</w:t>
          </w:r>
          <w:proofErr w:type="spellEnd"/>
          <w:r w:rsidR="00364F45">
            <w:rPr>
              <w:rFonts w:ascii="Times New Roman" w:eastAsia="Times New Roman" w:hAnsi="Times New Roman" w:cs="Times New Roman"/>
              <w:sz w:val="24"/>
              <w:szCs w:val="24"/>
            </w:rPr>
            <w:t xml:space="preserve"> bồi thường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toàn bộ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trực tiếp, </w:t>
          </w:r>
          <w:proofErr w:type="spellStart"/>
          <w:r w:rsidR="00364F45">
            <w:rPr>
              <w:rFonts w:ascii="Times New Roman" w:eastAsia="Times New Roman" w:hAnsi="Times New Roman" w:cs="Times New Roman"/>
              <w:sz w:val="24"/>
              <w:szCs w:val="24"/>
            </w:rPr>
            <w:t>gián</w:t>
          </w:r>
          <w:proofErr w:type="spellEnd"/>
          <w:r w:rsidR="00364F45">
            <w:rPr>
              <w:rFonts w:ascii="Times New Roman" w:eastAsia="Times New Roman" w:hAnsi="Times New Roman" w:cs="Times New Roman"/>
              <w:sz w:val="24"/>
              <w:szCs w:val="24"/>
            </w:rPr>
            <w:t xml:space="preserve"> tiếp, chi phí bồi thường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thứ </w:t>
          </w:r>
          <w:proofErr w:type="spellStart"/>
          <w:r w:rsidR="00364F45">
            <w:rPr>
              <w:rFonts w:ascii="Times New Roman" w:eastAsia="Times New Roman" w:hAnsi="Times New Roman" w:cs="Times New Roman"/>
              <w:sz w:val="24"/>
              <w:szCs w:val="24"/>
            </w:rPr>
            <w:t>ba</w:t>
          </w:r>
          <w:proofErr w:type="spellEnd"/>
          <w:r w:rsidR="00364F45">
            <w:rPr>
              <w:rFonts w:ascii="Times New Roman" w:eastAsia="Times New Roman" w:hAnsi="Times New Roman" w:cs="Times New Roman"/>
              <w:sz w:val="24"/>
              <w:szCs w:val="24"/>
            </w:rPr>
            <w:t xml:space="preserve"> và những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khác nếu có. Số tiền bồi thường thiệt </w:t>
          </w:r>
          <w:proofErr w:type="spellStart"/>
          <w:r w:rsidR="00364F45">
            <w:rPr>
              <w:rFonts w:ascii="Times New Roman" w:eastAsia="Times New Roman" w:hAnsi="Times New Roman" w:cs="Times New Roman"/>
              <w:sz w:val="24"/>
              <w:szCs w:val="24"/>
            </w:rPr>
            <w:t>hại</w:t>
          </w:r>
          <w:proofErr w:type="spellEnd"/>
          <w:r w:rsidR="00364F45">
            <w:rPr>
              <w:rFonts w:ascii="Times New Roman" w:eastAsia="Times New Roman" w:hAnsi="Times New Roman" w:cs="Times New Roman"/>
              <w:sz w:val="24"/>
              <w:szCs w:val="24"/>
            </w:rPr>
            <w:t xml:space="preserve"> không bị giới hạn. </w:t>
          </w:r>
        </w:sdtContent>
      </w:sdt>
    </w:p>
    <w:p w14:paraId="000000C1"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6"/>
          <w:id w:val="1579232075"/>
        </w:sdtPr>
        <w:sdtEndPr/>
        <w:sdtContent>
          <w:r w:rsidR="00364F45">
            <w:rPr>
              <w:rFonts w:ascii="Times New Roman" w:eastAsia="Times New Roman" w:hAnsi="Times New Roman" w:cs="Times New Roman"/>
              <w:sz w:val="24"/>
              <w:szCs w:val="24"/>
            </w:rPr>
            <w:t xml:space="preserve">Hợp Đồng này được lập và </w:t>
          </w:r>
          <w:proofErr w:type="spellStart"/>
          <w:r w:rsidR="00364F45">
            <w:rPr>
              <w:rFonts w:ascii="Times New Roman" w:eastAsia="Times New Roman" w:hAnsi="Times New Roman" w:cs="Times New Roman"/>
              <w:sz w:val="24"/>
              <w:szCs w:val="24"/>
            </w:rPr>
            <w:t>diễn</w:t>
          </w:r>
          <w:proofErr w:type="spellEnd"/>
          <w:r w:rsidR="00364F45">
            <w:rPr>
              <w:rFonts w:ascii="Times New Roman" w:eastAsia="Times New Roman" w:hAnsi="Times New Roman" w:cs="Times New Roman"/>
              <w:sz w:val="24"/>
              <w:szCs w:val="24"/>
            </w:rPr>
            <w:t xml:space="preserve"> giải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pháp </w:t>
          </w:r>
          <w:proofErr w:type="spellStart"/>
          <w:r w:rsidR="00364F45">
            <w:rPr>
              <w:rFonts w:ascii="Times New Roman" w:eastAsia="Times New Roman" w:hAnsi="Times New Roman" w:cs="Times New Roman"/>
              <w:sz w:val="24"/>
              <w:szCs w:val="24"/>
            </w:rPr>
            <w:t>luật</w:t>
          </w:r>
          <w:proofErr w:type="spellEnd"/>
          <w:r w:rsidR="00364F45">
            <w:rPr>
              <w:rFonts w:ascii="Times New Roman" w:eastAsia="Times New Roman" w:hAnsi="Times New Roman" w:cs="Times New Roman"/>
              <w:sz w:val="24"/>
              <w:szCs w:val="24"/>
            </w:rPr>
            <w:t xml:space="preserve"> Việt Nam. Hai Bên đã cùng thương lượng, soạn thảo, đồng ý với nội dung và cam kết thực hiện đầy đủ Hợp Đồng và/hoặc các Phụ lục đính kèm Hợp Đồng.</w:t>
          </w:r>
        </w:sdtContent>
      </w:sdt>
    </w:p>
    <w:p w14:paraId="000000C2"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7"/>
          <w:id w:val="-1829031412"/>
        </w:sdtPr>
        <w:sdtEndPr/>
        <w:sdtContent>
          <w:r w:rsidR="00364F45">
            <w:rPr>
              <w:rFonts w:ascii="Times New Roman" w:eastAsia="Times New Roman" w:hAnsi="Times New Roman" w:cs="Times New Roman"/>
              <w:sz w:val="24"/>
              <w:szCs w:val="24"/>
            </w:rPr>
            <w:t xml:space="preserve">Hợp Đồng này vẫn duy trì hiệu lực trong trường hợp một trong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xml:space="preserve"> Bên có sự thay đổi về nhân sự, cơ cấu quản lý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quy định pháp </w:t>
          </w:r>
          <w:proofErr w:type="spellStart"/>
          <w:r w:rsidR="00364F45">
            <w:rPr>
              <w:rFonts w:ascii="Times New Roman" w:eastAsia="Times New Roman" w:hAnsi="Times New Roman" w:cs="Times New Roman"/>
              <w:sz w:val="24"/>
              <w:szCs w:val="24"/>
            </w:rPr>
            <w:t>luật</w:t>
          </w:r>
          <w:proofErr w:type="spellEnd"/>
          <w:r w:rsidR="00364F45">
            <w:rPr>
              <w:rFonts w:ascii="Times New Roman" w:eastAsia="Times New Roman" w:hAnsi="Times New Roman" w:cs="Times New Roman"/>
              <w:sz w:val="24"/>
              <w:szCs w:val="24"/>
            </w:rPr>
            <w:t>, chuyên giao, sắp xếp về nhân sự.</w:t>
          </w:r>
        </w:sdtContent>
      </w:sdt>
    </w:p>
    <w:p w14:paraId="000000C3"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8"/>
          <w:id w:val="610045550"/>
        </w:sdtPr>
        <w:sdtEndPr/>
        <w:sdtContent>
          <w:r w:rsidR="00364F45">
            <w:rPr>
              <w:rFonts w:ascii="Times New Roman" w:eastAsia="Times New Roman" w:hAnsi="Times New Roman" w:cs="Times New Roman"/>
              <w:sz w:val="24"/>
              <w:szCs w:val="24"/>
            </w:rPr>
            <w:t xml:space="preserve">Bất kỳ sự sửa đổi, bổ sung nào đối với Hợp Đồng cùng các phụ lục của Hợp Đồng này đều phải được Các Bên chấp thuận </w:t>
          </w:r>
          <w:proofErr w:type="spellStart"/>
          <w:r w:rsidR="00364F45">
            <w:rPr>
              <w:rFonts w:ascii="Times New Roman" w:eastAsia="Times New Roman" w:hAnsi="Times New Roman" w:cs="Times New Roman"/>
              <w:sz w:val="24"/>
              <w:szCs w:val="24"/>
            </w:rPr>
            <w:t>bằng</w:t>
          </w:r>
          <w:proofErr w:type="spellEnd"/>
          <w:r w:rsidR="00364F45">
            <w:rPr>
              <w:rFonts w:ascii="Times New Roman" w:eastAsia="Times New Roman" w:hAnsi="Times New Roman" w:cs="Times New Roman"/>
              <w:sz w:val="24"/>
              <w:szCs w:val="24"/>
            </w:rPr>
            <w:t xml:space="preserve"> văn bản. Những sửa đổi, bổ sung là một bộ phận không thể tách rời của Hợp Đồng.</w:t>
          </w:r>
        </w:sdtContent>
      </w:sdt>
    </w:p>
    <w:p w14:paraId="000000C4" w14:textId="77777777" w:rsidR="00312D72" w:rsidRDefault="00D542AC">
      <w:pPr>
        <w:numPr>
          <w:ilvl w:val="1"/>
          <w:numId w:val="19"/>
        </w:numPr>
        <w:spacing w:after="0" w:line="288" w:lineRule="auto"/>
        <w:ind w:left="709" w:hanging="709"/>
        <w:jc w:val="both"/>
        <w:rPr>
          <w:rFonts w:ascii="Times New Roman" w:eastAsia="Times New Roman" w:hAnsi="Times New Roman" w:cs="Times New Roman"/>
          <w:sz w:val="24"/>
          <w:szCs w:val="24"/>
        </w:rPr>
      </w:pPr>
      <w:sdt>
        <w:sdtPr>
          <w:tag w:val="goog_rdk_439"/>
          <w:id w:val="2073301890"/>
        </w:sdtPr>
        <w:sdtEndPr/>
        <w:sdtContent>
          <w:r w:rsidR="00364F45">
            <w:rPr>
              <w:rFonts w:ascii="Times New Roman" w:eastAsia="Times New Roman" w:hAnsi="Times New Roman" w:cs="Times New Roman"/>
              <w:sz w:val="24"/>
              <w:szCs w:val="24"/>
            </w:rPr>
            <w:t xml:space="preserve">Không Bên nào được quyền chuyển </w:t>
          </w:r>
          <w:proofErr w:type="spellStart"/>
          <w:r w:rsidR="00364F45">
            <w:rPr>
              <w:rFonts w:ascii="Times New Roman" w:eastAsia="Times New Roman" w:hAnsi="Times New Roman" w:cs="Times New Roman"/>
              <w:sz w:val="24"/>
              <w:szCs w:val="24"/>
            </w:rPr>
            <w:t>nhượng</w:t>
          </w:r>
          <w:proofErr w:type="spellEnd"/>
          <w:r w:rsidR="00364F45">
            <w:rPr>
              <w:rFonts w:ascii="Times New Roman" w:eastAsia="Times New Roman" w:hAnsi="Times New Roman" w:cs="Times New Roman"/>
              <w:sz w:val="24"/>
              <w:szCs w:val="24"/>
            </w:rPr>
            <w:t xml:space="preserve"> bất kỳ quyền và/hoặc nghĩa vụ nào của mình </w:t>
          </w:r>
          <w:proofErr w:type="spellStart"/>
          <w:r w:rsidR="00364F45">
            <w:rPr>
              <w:rFonts w:ascii="Times New Roman" w:eastAsia="Times New Roman" w:hAnsi="Times New Roman" w:cs="Times New Roman"/>
              <w:sz w:val="24"/>
              <w:szCs w:val="24"/>
            </w:rPr>
            <w:t>theo</w:t>
          </w:r>
          <w:proofErr w:type="spellEnd"/>
          <w:r w:rsidR="00364F45">
            <w:rPr>
              <w:rFonts w:ascii="Times New Roman" w:eastAsia="Times New Roman" w:hAnsi="Times New Roman" w:cs="Times New Roman"/>
              <w:sz w:val="24"/>
              <w:szCs w:val="24"/>
            </w:rPr>
            <w:t xml:space="preserve"> quy định tại Hợp Đồng mà không có sự đồng ý </w:t>
          </w:r>
          <w:proofErr w:type="spellStart"/>
          <w:r w:rsidR="00364F45">
            <w:rPr>
              <w:rFonts w:ascii="Times New Roman" w:eastAsia="Times New Roman" w:hAnsi="Times New Roman" w:cs="Times New Roman"/>
              <w:sz w:val="24"/>
              <w:szCs w:val="24"/>
            </w:rPr>
            <w:t>bằng</w:t>
          </w:r>
          <w:proofErr w:type="spellEnd"/>
          <w:r w:rsidR="00364F45">
            <w:rPr>
              <w:rFonts w:ascii="Times New Roman" w:eastAsia="Times New Roman" w:hAnsi="Times New Roman" w:cs="Times New Roman"/>
              <w:sz w:val="24"/>
              <w:szCs w:val="24"/>
            </w:rPr>
            <w:t xml:space="preserve"> văn bản của Bên còn lại.</w:t>
          </w:r>
        </w:sdtContent>
      </w:sdt>
    </w:p>
    <w:sdt>
      <w:sdtPr>
        <w:tag w:val="goog_rdk_441"/>
        <w:id w:val="1610604246"/>
      </w:sdtPr>
      <w:sdtEndPr/>
      <w:sdtContent>
        <w:p w14:paraId="000000C5" w14:textId="77777777" w:rsidR="00312D72" w:rsidRDefault="00D542AC">
          <w:pPr>
            <w:spacing w:after="0" w:line="288" w:lineRule="auto"/>
            <w:jc w:val="both"/>
            <w:rPr>
              <w:rFonts w:ascii="Times New Roman" w:eastAsia="Times New Roman" w:hAnsi="Times New Roman" w:cs="Times New Roman"/>
              <w:sz w:val="24"/>
              <w:szCs w:val="24"/>
            </w:rPr>
          </w:pPr>
          <w:sdt>
            <w:sdtPr>
              <w:tag w:val="goog_rdk_440"/>
              <w:id w:val="-1243480899"/>
            </w:sdtPr>
            <w:sdtEndPr/>
            <w:sdtContent>
              <w:r w:rsidR="00364F45">
                <w:rPr>
                  <w:rFonts w:ascii="Times New Roman" w:eastAsia="Times New Roman" w:hAnsi="Times New Roman" w:cs="Times New Roman"/>
                  <w:sz w:val="24"/>
                  <w:szCs w:val="24"/>
                </w:rPr>
                <w:t>Hợp Đồng được lập thành 02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bản có giá trị pháp lý như nhau, mỗi Bên giữ 01 (một) bản để thực hiện.</w:t>
              </w:r>
            </w:sdtContent>
          </w:sdt>
        </w:p>
      </w:sdtContent>
    </w:sdt>
    <w:p w14:paraId="000000C6" w14:textId="77777777" w:rsidR="00312D72" w:rsidRDefault="00312D72">
      <w:pPr>
        <w:spacing w:after="0" w:line="288" w:lineRule="auto"/>
        <w:jc w:val="both"/>
        <w:rPr>
          <w:rFonts w:ascii="Times New Roman" w:eastAsia="Times New Roman" w:hAnsi="Times New Roman" w:cs="Times New Roman"/>
          <w:sz w:val="24"/>
          <w:szCs w:val="24"/>
        </w:rPr>
      </w:pPr>
    </w:p>
    <w:tbl>
      <w:tblPr>
        <w:tblStyle w:val="a1"/>
        <w:tblW w:w="9861" w:type="dxa"/>
        <w:jc w:val="center"/>
        <w:tblInd w:w="0" w:type="dxa"/>
        <w:tblLayout w:type="fixed"/>
        <w:tblLook w:val="0000" w:firstRow="0" w:lastRow="0" w:firstColumn="0" w:lastColumn="0" w:noHBand="0" w:noVBand="0"/>
      </w:tblPr>
      <w:tblGrid>
        <w:gridCol w:w="9525"/>
        <w:gridCol w:w="336"/>
      </w:tblGrid>
      <w:tr w:rsidR="00312D72" w14:paraId="7718862C" w14:textId="77777777">
        <w:trPr>
          <w:trHeight w:val="1136"/>
          <w:jc w:val="center"/>
        </w:trPr>
        <w:tc>
          <w:tcPr>
            <w:tcW w:w="9525" w:type="dxa"/>
          </w:tcPr>
          <w:sdt>
            <w:sdtPr>
              <w:tag w:val="goog_rdk_443"/>
              <w:id w:val="1847557223"/>
            </w:sdtPr>
            <w:sdtEndPr/>
            <w:sdtContent>
              <w:p w14:paraId="000000C7" w14:textId="77777777" w:rsidR="00312D72" w:rsidRDefault="00D542A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sdt>
                  <w:sdtPr>
                    <w:tag w:val="goog_rdk_442"/>
                    <w:id w:val="-1654642656"/>
                  </w:sdtPr>
                  <w:sdtEndPr/>
                  <w:sdtContent/>
                </w:sdt>
              </w:p>
            </w:sdtContent>
          </w:sdt>
          <w:tbl>
            <w:tblPr>
              <w:tblStyle w:val="a2"/>
              <w:tblW w:w="8948" w:type="dxa"/>
              <w:jc w:val="center"/>
              <w:tblInd w:w="0" w:type="dxa"/>
              <w:tblLayout w:type="fixed"/>
              <w:tblLook w:val="0000" w:firstRow="0" w:lastRow="0" w:firstColumn="0" w:lastColumn="0" w:noHBand="0" w:noVBand="0"/>
            </w:tblPr>
            <w:tblGrid>
              <w:gridCol w:w="4355"/>
              <w:gridCol w:w="4593"/>
            </w:tblGrid>
            <w:tr w:rsidR="00312D72" w14:paraId="19DE1000" w14:textId="77777777">
              <w:trPr>
                <w:trHeight w:val="2601"/>
                <w:jc w:val="center"/>
              </w:trPr>
              <w:tc>
                <w:tcPr>
                  <w:tcW w:w="4355" w:type="dxa"/>
                </w:tcPr>
                <w:sdt>
                  <w:sdtPr>
                    <w:tag w:val="goog_rdk_446"/>
                    <w:id w:val="307652052"/>
                  </w:sdtPr>
                  <w:sdtEndPr/>
                  <w:sdtContent>
                    <w:p w14:paraId="000000C8"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44"/>
                          <w:id w:val="-25841945"/>
                        </w:sdtPr>
                        <w:sdtEndPr/>
                        <w:sdtContent>
                          <w:r w:rsidR="00364F45">
                            <w:rPr>
                              <w:rFonts w:ascii="Times New Roman" w:eastAsia="Times New Roman" w:hAnsi="Times New Roman" w:cs="Times New Roman"/>
                              <w:b/>
                              <w:bCs/>
                              <w:smallCaps/>
                              <w:sz w:val="24"/>
                              <w:szCs w:val="24"/>
                            </w:rPr>
                            <w:t>ĐẠI DIỆN BÊN A</w:t>
                          </w:r>
                        </w:sdtContent>
                      </w:sdt>
                      <w:sdt>
                        <w:sdtPr>
                          <w:tag w:val="goog_rdk_445"/>
                          <w:id w:val="175137725"/>
                        </w:sdtPr>
                        <w:sdtEndPr/>
                        <w:sdtContent/>
                      </w:sdt>
                    </w:p>
                  </w:sdtContent>
                </w:sdt>
                <w:sdt>
                  <w:sdtPr>
                    <w:tag w:val="goog_rdk_448"/>
                    <w:id w:val="-860704837"/>
                  </w:sdtPr>
                  <w:sdtEndPr/>
                  <w:sdtContent>
                    <w:p w14:paraId="000000C9"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47"/>
                          <w:id w:val="1010616287"/>
                        </w:sdtPr>
                        <w:sdtEndPr/>
                        <w:sdtContent/>
                      </w:sdt>
                    </w:p>
                  </w:sdtContent>
                </w:sdt>
                <w:sdt>
                  <w:sdtPr>
                    <w:tag w:val="goog_rdk_450"/>
                    <w:id w:val="-1226017394"/>
                  </w:sdtPr>
                  <w:sdtEndPr/>
                  <w:sdtContent>
                    <w:p w14:paraId="000000CA"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49"/>
                          <w:id w:val="694661211"/>
                        </w:sdtPr>
                        <w:sdtEndPr/>
                        <w:sdtContent/>
                      </w:sdt>
                    </w:p>
                  </w:sdtContent>
                </w:sdt>
                <w:p w14:paraId="000000CB" w14:textId="77777777" w:rsidR="00312D72" w:rsidRDefault="00312D72">
                  <w:pPr>
                    <w:spacing w:after="0" w:line="288" w:lineRule="auto"/>
                    <w:rPr>
                      <w:rFonts w:ascii="Times New Roman" w:eastAsia="Times New Roman" w:hAnsi="Times New Roman" w:cs="Times New Roman"/>
                      <w:sz w:val="24"/>
                      <w:szCs w:val="24"/>
                    </w:rPr>
                  </w:pPr>
                </w:p>
                <w:p w14:paraId="000000CC" w14:textId="77777777" w:rsidR="00312D72" w:rsidRDefault="00312D72">
                  <w:pPr>
                    <w:spacing w:after="0" w:line="288" w:lineRule="auto"/>
                    <w:rPr>
                      <w:rFonts w:ascii="Times New Roman" w:eastAsia="Times New Roman" w:hAnsi="Times New Roman" w:cs="Times New Roman"/>
                      <w:sz w:val="24"/>
                      <w:szCs w:val="24"/>
                    </w:rPr>
                  </w:pPr>
                </w:p>
                <w:sdt>
                  <w:sdtPr>
                    <w:tag w:val="goog_rdk_453"/>
                    <w:id w:val="586306537"/>
                  </w:sdtPr>
                  <w:sdtEndPr/>
                  <w:sdtContent>
                    <w:p w14:paraId="000000CD"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51"/>
                          <w:id w:val="1482470757"/>
                        </w:sdtPr>
                        <w:sdtEndPr/>
                        <w:sdtContent>
                          <w:r w:rsidR="00364F45">
                            <w:rPr>
                              <w:rFonts w:ascii="Times New Roman" w:eastAsia="Times New Roman" w:hAnsi="Times New Roman" w:cs="Times New Roman"/>
                              <w:b/>
                              <w:bCs/>
                              <w:sz w:val="24"/>
                              <w:szCs w:val="24"/>
                            </w:rPr>
                            <w:t>TRẦN THỊ BẢO VÂN</w:t>
                          </w:r>
                        </w:sdtContent>
                      </w:sdt>
                      <w:sdt>
                        <w:sdtPr>
                          <w:tag w:val="goog_rdk_452"/>
                          <w:id w:val="-1404398325"/>
                        </w:sdtPr>
                        <w:sdtEndPr/>
                        <w:sdtContent/>
                      </w:sdt>
                    </w:p>
                  </w:sdtContent>
                </w:sdt>
                <w:sdt>
                  <w:sdtPr>
                    <w:tag w:val="goog_rdk_456"/>
                    <w:id w:val="-2037398714"/>
                  </w:sdtPr>
                  <w:sdtEndPr/>
                  <w:sdtContent>
                    <w:p w14:paraId="000000CE"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54"/>
                          <w:id w:val="-611002643"/>
                        </w:sdtPr>
                        <w:sdtEndPr/>
                        <w:sdtContent>
                          <w:r w:rsidR="00364F45">
                            <w:rPr>
                              <w:rFonts w:ascii="Times New Roman" w:eastAsia="Times New Roman" w:hAnsi="Times New Roman" w:cs="Times New Roman"/>
                              <w:b/>
                              <w:bCs/>
                              <w:sz w:val="24"/>
                              <w:szCs w:val="24"/>
                            </w:rPr>
                            <w:t>Giám Đốc Cấp Cao Phụ Trách Quan Hệ Đối Tác</w:t>
                          </w:r>
                        </w:sdtContent>
                      </w:sdt>
                      <w:sdt>
                        <w:sdtPr>
                          <w:tag w:val="goog_rdk_455"/>
                          <w:id w:val="780733768"/>
                        </w:sdtPr>
                        <w:sdtEndPr/>
                        <w:sdtContent/>
                      </w:sdt>
                    </w:p>
                  </w:sdtContent>
                </w:sdt>
              </w:tc>
              <w:tc>
                <w:tcPr>
                  <w:tcW w:w="4593" w:type="dxa"/>
                </w:tcPr>
                <w:sdt>
                  <w:sdtPr>
                    <w:tag w:val="goog_rdk_459"/>
                    <w:id w:val="79762294"/>
                  </w:sdtPr>
                  <w:sdtEndPr/>
                  <w:sdtContent>
                    <w:p w14:paraId="000000CF"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57"/>
                          <w:id w:val="2074133815"/>
                        </w:sdtPr>
                        <w:sdtEndPr/>
                        <w:sdtContent>
                          <w:r w:rsidR="00364F45">
                            <w:rPr>
                              <w:rFonts w:ascii="Times New Roman" w:eastAsia="Times New Roman" w:hAnsi="Times New Roman" w:cs="Times New Roman"/>
                              <w:b/>
                              <w:bCs/>
                              <w:smallCaps/>
                              <w:sz w:val="24"/>
                              <w:szCs w:val="24"/>
                            </w:rPr>
                            <w:t xml:space="preserve"> ĐẠI DIỆN BÊN B</w:t>
                          </w:r>
                        </w:sdtContent>
                      </w:sdt>
                      <w:sdt>
                        <w:sdtPr>
                          <w:tag w:val="goog_rdk_458"/>
                          <w:id w:val="930146346"/>
                        </w:sdtPr>
                        <w:sdtEndPr/>
                        <w:sdtContent/>
                      </w:sdt>
                    </w:p>
                  </w:sdtContent>
                </w:sdt>
                <w:sdt>
                  <w:sdtPr>
                    <w:tag w:val="goog_rdk_461"/>
                    <w:id w:val="958954939"/>
                  </w:sdtPr>
                  <w:sdtEndPr/>
                  <w:sdtContent>
                    <w:p w14:paraId="000000D0"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0"/>
                          <w:id w:val="886661896"/>
                        </w:sdtPr>
                        <w:sdtEndPr/>
                        <w:sdtContent/>
                      </w:sdt>
                    </w:p>
                  </w:sdtContent>
                </w:sdt>
                <w:sdt>
                  <w:sdtPr>
                    <w:tag w:val="goog_rdk_463"/>
                    <w:id w:val="1585564164"/>
                  </w:sdtPr>
                  <w:sdtEndPr/>
                  <w:sdtContent>
                    <w:p w14:paraId="000000D1"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2"/>
                          <w:id w:val="-1754413449"/>
                        </w:sdtPr>
                        <w:sdtEndPr/>
                        <w:sdtContent/>
                      </w:sdt>
                    </w:p>
                  </w:sdtContent>
                </w:sdt>
                <w:sdt>
                  <w:sdtPr>
                    <w:tag w:val="goog_rdk_465"/>
                    <w:id w:val="-48372559"/>
                  </w:sdtPr>
                  <w:sdtEndPr/>
                  <w:sdtContent>
                    <w:p w14:paraId="000000D2"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4"/>
                          <w:id w:val="-1778407208"/>
                        </w:sdtPr>
                        <w:sdtEndPr/>
                        <w:sdtContent/>
                      </w:sdt>
                    </w:p>
                  </w:sdtContent>
                </w:sdt>
                <w:sdt>
                  <w:sdtPr>
                    <w:tag w:val="goog_rdk_467"/>
                    <w:id w:val="-1893465050"/>
                  </w:sdtPr>
                  <w:sdtEndPr/>
                  <w:sdtContent>
                    <w:p w14:paraId="000000D3"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6"/>
                          <w:id w:val="128875189"/>
                        </w:sdtPr>
                        <w:sdtEndPr/>
                        <w:sdtContent/>
                      </w:sdt>
                    </w:p>
                  </w:sdtContent>
                </w:sdt>
                <w:sdt>
                  <w:sdtPr>
                    <w:tag w:val="goog_rdk_470"/>
                    <w:id w:val="1436383723"/>
                  </w:sdtPr>
                  <w:sdtEndPr/>
                  <w:sdtContent>
                    <w:p w14:paraId="000000D4"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68"/>
                          <w:id w:val="866806471"/>
                        </w:sdtPr>
                        <w:sdtEndPr/>
                        <w:sdtContent>
                          <w:r w:rsidR="00364F45">
                            <w:rPr>
                              <w:rFonts w:ascii="Times New Roman" w:eastAsia="Times New Roman" w:hAnsi="Times New Roman" w:cs="Times New Roman"/>
                              <w:b/>
                              <w:bCs/>
                              <w:sz w:val="24"/>
                              <w:szCs w:val="24"/>
                            </w:rPr>
                            <w:t>PHI NGỌC CẨM</w:t>
                          </w:r>
                        </w:sdtContent>
                      </w:sdt>
                      <w:sdt>
                        <w:sdtPr>
                          <w:tag w:val="goog_rdk_469"/>
                          <w:id w:val="1410402746"/>
                        </w:sdtPr>
                        <w:sdtEndPr/>
                        <w:sdtContent/>
                      </w:sdt>
                    </w:p>
                  </w:sdtContent>
                </w:sdt>
                <w:sdt>
                  <w:sdtPr>
                    <w:tag w:val="goog_rdk_473"/>
                    <w:id w:val="882322998"/>
                  </w:sdtPr>
                  <w:sdtEndPr/>
                  <w:sdtContent>
                    <w:p w14:paraId="000000D5"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71"/>
                          <w:id w:val="838485981"/>
                        </w:sdtPr>
                        <w:sdtEndPr/>
                        <w:sdtContent>
                          <w:r w:rsidR="00364F45">
                            <w:rPr>
                              <w:rFonts w:ascii="Times New Roman" w:eastAsia="Times New Roman" w:hAnsi="Times New Roman" w:cs="Times New Roman"/>
                              <w:b/>
                              <w:bCs/>
                              <w:sz w:val="24"/>
                              <w:szCs w:val="24"/>
                            </w:rPr>
                            <w:t xml:space="preserve">Giám đốc Khối </w:t>
                          </w:r>
                          <w:proofErr w:type="spellStart"/>
                          <w:r w:rsidR="00364F45">
                            <w:rPr>
                              <w:rFonts w:ascii="Times New Roman" w:eastAsia="Times New Roman" w:hAnsi="Times New Roman" w:cs="Times New Roman"/>
                              <w:b/>
                              <w:bCs/>
                              <w:sz w:val="24"/>
                              <w:szCs w:val="24"/>
                            </w:rPr>
                            <w:t>GAPCOM</w:t>
                          </w:r>
                          <w:proofErr w:type="spellEnd"/>
                        </w:sdtContent>
                      </w:sdt>
                      <w:sdt>
                        <w:sdtPr>
                          <w:tag w:val="goog_rdk_472"/>
                          <w:id w:val="-1586755762"/>
                        </w:sdtPr>
                        <w:sdtEndPr/>
                        <w:sdtContent/>
                      </w:sdt>
                    </w:p>
                  </w:sdtContent>
                </w:sdt>
                <w:sdt>
                  <w:sdtPr>
                    <w:tag w:val="goog_rdk_475"/>
                    <w:id w:val="1918402830"/>
                  </w:sdtPr>
                  <w:sdtEndPr/>
                  <w:sdtContent>
                    <w:p w14:paraId="000000D6"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474"/>
                          <w:id w:val="2050978242"/>
                        </w:sdtPr>
                        <w:sdtEndPr/>
                        <w:sdtContent/>
                      </w:sdt>
                    </w:p>
                  </w:sdtContent>
                </w:sdt>
              </w:tc>
            </w:tr>
          </w:tbl>
          <w:sdt>
            <w:sdtPr>
              <w:tag w:val="goog_rdk_477"/>
              <w:id w:val="-787799904"/>
            </w:sdtPr>
            <w:sdtEndPr/>
            <w:sdtContent>
              <w:p w14:paraId="000000D7" w14:textId="77777777" w:rsidR="00312D72" w:rsidRDefault="00D542AC">
                <w:pPr>
                  <w:spacing w:after="0" w:line="288" w:lineRule="auto"/>
                  <w:rPr>
                    <w:rFonts w:ascii="Times New Roman" w:eastAsia="Times New Roman" w:hAnsi="Times New Roman" w:cs="Times New Roman"/>
                    <w:sz w:val="24"/>
                    <w:szCs w:val="24"/>
                  </w:rPr>
                </w:pPr>
                <w:sdt>
                  <w:sdtPr>
                    <w:tag w:val="goog_rdk_476"/>
                    <w:id w:val="1155701643"/>
                  </w:sdtPr>
                  <w:sdtEndPr/>
                  <w:sdtContent/>
                </w:sdt>
              </w:p>
            </w:sdtContent>
          </w:sdt>
        </w:tc>
        <w:tc>
          <w:tcPr>
            <w:tcW w:w="336" w:type="dxa"/>
          </w:tcPr>
          <w:sdt>
            <w:sdtPr>
              <w:tag w:val="goog_rdk_479"/>
              <w:id w:val="1760527300"/>
            </w:sdtPr>
            <w:sdtEndPr/>
            <w:sdtContent>
              <w:p w14:paraId="000000D8" w14:textId="77777777" w:rsidR="00312D72" w:rsidRDefault="00D542AC">
                <w:pPr>
                  <w:spacing w:after="0" w:line="288" w:lineRule="auto"/>
                  <w:rPr>
                    <w:rFonts w:ascii="Times New Roman" w:eastAsia="Times New Roman" w:hAnsi="Times New Roman" w:cs="Times New Roman"/>
                    <w:sz w:val="24"/>
                    <w:szCs w:val="24"/>
                  </w:rPr>
                </w:pPr>
                <w:sdt>
                  <w:sdtPr>
                    <w:tag w:val="goog_rdk_478"/>
                    <w:id w:val="362899690"/>
                  </w:sdtPr>
                  <w:sdtEndPr/>
                  <w:sdtContent/>
                </w:sdt>
              </w:p>
            </w:sdtContent>
          </w:sdt>
        </w:tc>
      </w:tr>
    </w:tbl>
    <w:sdt>
      <w:sdtPr>
        <w:tag w:val="goog_rdk_481"/>
        <w:id w:val="-1374787708"/>
      </w:sdtPr>
      <w:sdtEndPr/>
      <w:sdtContent>
        <w:p w14:paraId="000000D9" w14:textId="77777777" w:rsidR="00312D72" w:rsidRDefault="00D542AC">
          <w:pPr>
            <w:spacing w:after="0" w:line="288" w:lineRule="auto"/>
            <w:rPr>
              <w:rFonts w:ascii="Times New Roman" w:eastAsia="Times New Roman" w:hAnsi="Times New Roman" w:cs="Times New Roman"/>
              <w:sz w:val="24"/>
              <w:szCs w:val="24"/>
            </w:rPr>
          </w:pPr>
          <w:sdt>
            <w:sdtPr>
              <w:tag w:val="goog_rdk_480"/>
              <w:id w:val="593070655"/>
            </w:sdtPr>
            <w:sdtEndPr/>
            <w:sdtContent/>
          </w:sdt>
        </w:p>
      </w:sdtContent>
    </w:sdt>
    <w:sdt>
      <w:sdtPr>
        <w:tag w:val="goog_rdk_483"/>
        <w:id w:val="1462132380"/>
      </w:sdtPr>
      <w:sdtEndPr/>
      <w:sdtContent>
        <w:p w14:paraId="000000DA" w14:textId="77777777" w:rsidR="00312D72" w:rsidRDefault="00D542AC">
          <w:pPr>
            <w:spacing w:after="0" w:line="288" w:lineRule="auto"/>
            <w:rPr>
              <w:rFonts w:ascii="Times New Roman" w:eastAsia="Times New Roman" w:hAnsi="Times New Roman" w:cs="Times New Roman"/>
              <w:sz w:val="24"/>
              <w:szCs w:val="24"/>
            </w:rPr>
          </w:pPr>
          <w:sdt>
            <w:sdtPr>
              <w:tag w:val="goog_rdk_482"/>
              <w:id w:val="-1518589088"/>
            </w:sdtPr>
            <w:sdtEndPr/>
            <w:sdtContent/>
          </w:sdt>
        </w:p>
      </w:sdtContent>
    </w:sdt>
    <w:sdt>
      <w:sdtPr>
        <w:tag w:val="goog_rdk_485"/>
        <w:id w:val="1729444504"/>
      </w:sdtPr>
      <w:sdtEndPr/>
      <w:sdtContent>
        <w:p w14:paraId="000000DB" w14:textId="77777777" w:rsidR="00312D72" w:rsidRDefault="00D542AC">
          <w:pPr>
            <w:spacing w:after="0" w:line="288" w:lineRule="auto"/>
            <w:rPr>
              <w:rFonts w:ascii="Times New Roman" w:eastAsia="Times New Roman" w:hAnsi="Times New Roman" w:cs="Times New Roman"/>
              <w:sz w:val="24"/>
              <w:szCs w:val="24"/>
            </w:rPr>
          </w:pPr>
          <w:sdt>
            <w:sdtPr>
              <w:tag w:val="goog_rdk_484"/>
              <w:id w:val="-1499115064"/>
            </w:sdtPr>
            <w:sdtEndPr/>
            <w:sdtContent/>
          </w:sdt>
        </w:p>
      </w:sdtContent>
    </w:sdt>
    <w:sdt>
      <w:sdtPr>
        <w:tag w:val="goog_rdk_487"/>
        <w:id w:val="878411237"/>
      </w:sdtPr>
      <w:sdtEndPr/>
      <w:sdtContent>
        <w:p w14:paraId="000000DC" w14:textId="77777777" w:rsidR="00312D72" w:rsidRDefault="00D542AC">
          <w:pPr>
            <w:rPr>
              <w:rFonts w:ascii="Times New Roman" w:eastAsia="Times New Roman" w:hAnsi="Times New Roman" w:cs="Times New Roman"/>
              <w:sz w:val="24"/>
              <w:szCs w:val="24"/>
            </w:rPr>
          </w:pPr>
          <w:sdt>
            <w:sdtPr>
              <w:tag w:val="goog_rdk_486"/>
              <w:id w:val="-1972958338"/>
            </w:sdtPr>
            <w:sdtEndPr/>
            <w:sdtContent/>
          </w:sdt>
        </w:p>
      </w:sdtContent>
    </w:sdt>
    <w:sdt>
      <w:sdtPr>
        <w:tag w:val="goog_rdk_489"/>
        <w:id w:val="-1450750330"/>
      </w:sdtPr>
      <w:sdtEndPr/>
      <w:sdtContent>
        <w:p w14:paraId="000000DD" w14:textId="77777777" w:rsidR="00312D72" w:rsidRDefault="00D542AC">
          <w:pPr>
            <w:tabs>
              <w:tab w:val="left" w:pos="7412"/>
            </w:tabs>
            <w:rPr>
              <w:rFonts w:ascii="Times New Roman" w:eastAsia="Times New Roman" w:hAnsi="Times New Roman" w:cs="Times New Roman"/>
              <w:sz w:val="24"/>
              <w:szCs w:val="24"/>
            </w:rPr>
          </w:pPr>
          <w:sdt>
            <w:sdtPr>
              <w:tag w:val="goog_rdk_488"/>
              <w:id w:val="137605892"/>
            </w:sdtPr>
            <w:sdtEndPr/>
            <w:sdtContent/>
          </w:sdt>
        </w:p>
      </w:sdtContent>
    </w:sdt>
    <w:sdt>
      <w:sdtPr>
        <w:tag w:val="goog_rdk_494"/>
        <w:id w:val="1733208857"/>
      </w:sdtPr>
      <w:sdtEndPr/>
      <w:sdtContent>
        <w:p w14:paraId="000000DE" w14:textId="04D97F08" w:rsidR="00312D72" w:rsidRDefault="00D542AC">
          <w:pPr>
            <w:tabs>
              <w:tab w:val="left" w:pos="7412"/>
            </w:tabs>
            <w:jc w:val="center"/>
            <w:rPr>
              <w:rFonts w:ascii="Times New Roman" w:eastAsia="Times New Roman" w:hAnsi="Times New Roman" w:cs="Times New Roman"/>
              <w:sz w:val="24"/>
              <w:szCs w:val="24"/>
            </w:rPr>
          </w:pPr>
          <w:sdt>
            <w:sdtPr>
              <w:tag w:val="goog_rdk_491"/>
              <w:id w:val="-734552910"/>
              <w:showingPlcHdr/>
            </w:sdtPr>
            <w:sdtEndPr/>
            <w:sdtContent>
              <w:r w:rsidR="007E516B">
                <w:t xml:space="preserve">     </w:t>
              </w:r>
            </w:sdtContent>
          </w:sdt>
          <w:sdt>
            <w:sdtPr>
              <w:tag w:val="goog_rdk_492"/>
              <w:id w:val="915023746"/>
            </w:sdtPr>
            <w:sdtEndPr/>
            <w:sdtContent>
              <w:r w:rsidR="00364F45">
                <w:rPr>
                  <w:rFonts w:ascii="Times New Roman" w:eastAsia="Times New Roman" w:hAnsi="Times New Roman" w:cs="Times New Roman"/>
                  <w:b/>
                  <w:bCs/>
                  <w:sz w:val="24"/>
                  <w:szCs w:val="24"/>
                </w:rPr>
                <w:t>PHỤ LỤC A- 01</w:t>
              </w:r>
            </w:sdtContent>
          </w:sdt>
          <w:sdt>
            <w:sdtPr>
              <w:tag w:val="goog_rdk_493"/>
              <w:id w:val="-1237356884"/>
            </w:sdtPr>
            <w:sdtEndPr/>
            <w:sdtContent/>
          </w:sdt>
        </w:p>
      </w:sdtContent>
    </w:sdt>
    <w:sdt>
      <w:sdtPr>
        <w:tag w:val="goog_rdk_497"/>
        <w:id w:val="678684627"/>
      </w:sdtPr>
      <w:sdtEndPr/>
      <w:sdtContent>
        <w:p w14:paraId="000000DF" w14:textId="77777777" w:rsidR="00312D72" w:rsidRDefault="00D542AC">
          <w:pPr>
            <w:tabs>
              <w:tab w:val="left" w:pos="7412"/>
            </w:tabs>
            <w:jc w:val="center"/>
            <w:rPr>
              <w:rFonts w:ascii="Times New Roman" w:eastAsia="Times New Roman" w:hAnsi="Times New Roman" w:cs="Times New Roman"/>
              <w:sz w:val="24"/>
              <w:szCs w:val="24"/>
            </w:rPr>
          </w:pPr>
          <w:sdt>
            <w:sdtPr>
              <w:tag w:val="goog_rdk_495"/>
              <w:id w:val="-394491563"/>
            </w:sdtPr>
            <w:sdtEndPr/>
            <w:sdtContent>
              <w:r w:rsidR="00364F45">
                <w:rPr>
                  <w:rFonts w:ascii="Times New Roman" w:eastAsia="Times New Roman" w:hAnsi="Times New Roman" w:cs="Times New Roman"/>
                  <w:b/>
                  <w:bCs/>
                  <w:sz w:val="24"/>
                  <w:szCs w:val="24"/>
                </w:rPr>
                <w:t>Số ........../2026/PL/</w:t>
              </w:r>
              <w:proofErr w:type="spellStart"/>
              <w:r w:rsidR="00364F45">
                <w:rPr>
                  <w:rFonts w:ascii="Times New Roman" w:eastAsia="Times New Roman" w:hAnsi="Times New Roman" w:cs="Times New Roman"/>
                  <w:b/>
                  <w:bCs/>
                  <w:sz w:val="24"/>
                  <w:szCs w:val="24"/>
                </w:rPr>
                <w:t>zVas</w:t>
              </w:r>
              <w:proofErr w:type="spellEnd"/>
              <w:r w:rsidR="00364F45">
                <w:rPr>
                  <w:rFonts w:ascii="Times New Roman" w:eastAsia="Times New Roman" w:hAnsi="Times New Roman" w:cs="Times New Roman"/>
                  <w:b/>
                  <w:bCs/>
                  <w:sz w:val="24"/>
                  <w:szCs w:val="24"/>
                </w:rPr>
                <w:t xml:space="preserve"> -</w:t>
              </w:r>
              <w:proofErr w:type="spellStart"/>
              <w:r w:rsidR="00364F45">
                <w:rPr>
                  <w:rFonts w:ascii="Times New Roman" w:eastAsia="Times New Roman" w:hAnsi="Times New Roman" w:cs="Times New Roman"/>
                  <w:b/>
                  <w:bCs/>
                  <w:sz w:val="24"/>
                  <w:szCs w:val="24"/>
                </w:rPr>
                <w:t>A01</w:t>
              </w:r>
              <w:proofErr w:type="spellEnd"/>
            </w:sdtContent>
          </w:sdt>
          <w:sdt>
            <w:sdtPr>
              <w:tag w:val="goog_rdk_496"/>
              <w:id w:val="-1767069596"/>
            </w:sdtPr>
            <w:sdtEndPr/>
            <w:sdtContent/>
          </w:sdt>
        </w:p>
      </w:sdtContent>
    </w:sdt>
    <w:sdt>
      <w:sdtPr>
        <w:tag w:val="goog_rdk_499"/>
        <w:id w:val="1140438577"/>
      </w:sdtPr>
      <w:sdtEndPr/>
      <w:sdtContent>
        <w:p w14:paraId="000000E0" w14:textId="77777777" w:rsidR="00312D72" w:rsidRDefault="00D542AC">
          <w:pPr>
            <w:spacing w:before="120" w:after="0" w:line="288" w:lineRule="auto"/>
            <w:jc w:val="center"/>
            <w:rPr>
              <w:rFonts w:ascii="Times New Roman" w:eastAsia="Times New Roman" w:hAnsi="Times New Roman" w:cs="Times New Roman"/>
              <w:sz w:val="24"/>
              <w:szCs w:val="24"/>
            </w:rPr>
          </w:pPr>
          <w:sdt>
            <w:sdtPr>
              <w:tag w:val="goog_rdk_498"/>
              <w:id w:val="1580841598"/>
            </w:sdtPr>
            <w:sdtEndPr/>
            <w:sdtContent>
              <w:r w:rsidR="00364F45">
                <w:rPr>
                  <w:rFonts w:ascii="Times New Roman" w:eastAsia="Times New Roman" w:hAnsi="Times New Roman" w:cs="Times New Roman"/>
                  <w:sz w:val="24"/>
                  <w:szCs w:val="24"/>
                </w:rPr>
                <w:t>Đính kèm Hợp Đồng số …</w:t>
              </w:r>
              <w:proofErr w:type="gramStart"/>
              <w:r w:rsidR="00364F45">
                <w:rPr>
                  <w:rFonts w:ascii="Times New Roman" w:eastAsia="Times New Roman" w:hAnsi="Times New Roman" w:cs="Times New Roman"/>
                  <w:sz w:val="24"/>
                  <w:szCs w:val="24"/>
                </w:rPr>
                <w:t>…..</w:t>
              </w:r>
              <w:proofErr w:type="gramEnd"/>
              <w:r w:rsidR="00364F45">
                <w:rPr>
                  <w:rFonts w:ascii="Times New Roman" w:eastAsia="Times New Roman" w:hAnsi="Times New Roman" w:cs="Times New Roman"/>
                  <w:sz w:val="24"/>
                  <w:szCs w:val="24"/>
                </w:rPr>
                <w:t xml:space="preserve">/2026/ZVAS/VNG-……. ký ngày ......../........./2026 </w:t>
              </w:r>
            </w:sdtContent>
          </w:sdt>
        </w:p>
      </w:sdtContent>
    </w:sdt>
    <w:sdt>
      <w:sdtPr>
        <w:tag w:val="goog_rdk_501"/>
        <w:id w:val="-665730328"/>
      </w:sdtPr>
      <w:sdtEndPr/>
      <w:sdtContent>
        <w:p w14:paraId="000000E1" w14:textId="77777777" w:rsidR="00312D72" w:rsidRDefault="00D542AC">
          <w:pPr>
            <w:jc w:val="center"/>
            <w:rPr>
              <w:rFonts w:ascii="Times New Roman" w:eastAsia="Times New Roman" w:hAnsi="Times New Roman" w:cs="Times New Roman"/>
              <w:sz w:val="24"/>
              <w:szCs w:val="24"/>
            </w:rPr>
          </w:pPr>
          <w:sdt>
            <w:sdtPr>
              <w:tag w:val="goog_rdk_500"/>
              <w:id w:val="-131677233"/>
            </w:sdtPr>
            <w:sdtEndPr/>
            <w:sdtContent>
              <w:r w:rsidR="00364F45">
                <w:rPr>
                  <w:rFonts w:ascii="Times New Roman" w:eastAsia="Times New Roman" w:hAnsi="Times New Roman" w:cs="Times New Roman"/>
                  <w:sz w:val="24"/>
                  <w:szCs w:val="24"/>
                </w:rPr>
                <w:t xml:space="preserve">giữa Công Ty Cổ Phần Tập Đoàn VNG (“Bên A”) và Công Ty Cổ Phần </w:t>
              </w:r>
              <w:proofErr w:type="spellStart"/>
              <w:r w:rsidR="00364F45">
                <w:rPr>
                  <w:rFonts w:ascii="Times New Roman" w:eastAsia="Times New Roman" w:hAnsi="Times New Roman" w:cs="Times New Roman"/>
                  <w:sz w:val="24"/>
                  <w:szCs w:val="24"/>
                </w:rPr>
                <w:t>GAPIT</w:t>
              </w:r>
              <w:proofErr w:type="spellEnd"/>
              <w:r w:rsidR="00364F45">
                <w:rPr>
                  <w:rFonts w:ascii="Times New Roman" w:eastAsia="Times New Roman" w:hAnsi="Times New Roman" w:cs="Times New Roman"/>
                  <w:sz w:val="24"/>
                  <w:szCs w:val="24"/>
                </w:rPr>
                <w:t xml:space="preserve"> (Bên B”)</w:t>
              </w:r>
            </w:sdtContent>
          </w:sdt>
        </w:p>
      </w:sdtContent>
    </w:sdt>
    <w:sdt>
      <w:sdtPr>
        <w:tag w:val="goog_rdk_503"/>
        <w:id w:val="261135570"/>
      </w:sdtPr>
      <w:sdtEndPr/>
      <w:sdtContent>
        <w:p w14:paraId="000000E2" w14:textId="77777777" w:rsidR="00312D72" w:rsidRDefault="00D542AC">
          <w:pPr>
            <w:tabs>
              <w:tab w:val="left" w:pos="2250"/>
            </w:tabs>
            <w:spacing w:before="120" w:after="120"/>
            <w:rPr>
              <w:rFonts w:ascii="Times New Roman" w:eastAsia="Times New Roman" w:hAnsi="Times New Roman" w:cs="Times New Roman"/>
              <w:sz w:val="24"/>
              <w:szCs w:val="24"/>
            </w:rPr>
          </w:pPr>
          <w:sdt>
            <w:sdtPr>
              <w:tag w:val="goog_rdk_502"/>
              <w:id w:val="864170778"/>
            </w:sdtPr>
            <w:sdtEndPr/>
            <w:sdtContent>
              <w:r w:rsidR="00364F45">
                <w:rPr>
                  <w:rFonts w:ascii="Times New Roman" w:eastAsia="Times New Roman" w:hAnsi="Times New Roman" w:cs="Times New Roman"/>
                  <w:sz w:val="24"/>
                  <w:szCs w:val="24"/>
                </w:rPr>
                <w:tab/>
              </w:r>
            </w:sdtContent>
          </w:sdt>
        </w:p>
      </w:sdtContent>
    </w:sdt>
    <w:sdt>
      <w:sdtPr>
        <w:tag w:val="goog_rdk_505"/>
        <w:id w:val="1859440476"/>
      </w:sdtPr>
      <w:sdtEndPr/>
      <w:sdtContent>
        <w:p w14:paraId="000000E3" w14:textId="77777777" w:rsidR="00312D72" w:rsidRDefault="00D542AC">
          <w:pPr>
            <w:spacing w:before="120" w:after="120"/>
            <w:rPr>
              <w:rFonts w:ascii="Times New Roman" w:eastAsia="Times New Roman" w:hAnsi="Times New Roman" w:cs="Times New Roman"/>
              <w:sz w:val="24"/>
              <w:szCs w:val="24"/>
            </w:rPr>
          </w:pPr>
          <w:sdt>
            <w:sdtPr>
              <w:tag w:val="goog_rdk_504"/>
              <w:id w:val="1873872131"/>
            </w:sdtPr>
            <w:sdtEndPr/>
            <w:sdtContent>
              <w:r w:rsidR="00364F45">
                <w:rPr>
                  <w:rFonts w:ascii="Times New Roman" w:eastAsia="Times New Roman" w:hAnsi="Times New Roman" w:cs="Times New Roman"/>
                  <w:sz w:val="24"/>
                  <w:szCs w:val="24"/>
                </w:rPr>
                <w:t xml:space="preserve">Vào ngày …/...…/2026, các Bên cùng nhau </w:t>
              </w:r>
              <w:proofErr w:type="spellStart"/>
              <w:r w:rsidR="00364F45">
                <w:rPr>
                  <w:rFonts w:ascii="Times New Roman" w:eastAsia="Times New Roman" w:hAnsi="Times New Roman" w:cs="Times New Roman"/>
                  <w:sz w:val="24"/>
                  <w:szCs w:val="24"/>
                </w:rPr>
                <w:t>thoả</w:t>
              </w:r>
              <w:proofErr w:type="spellEnd"/>
              <w:r w:rsidR="00364F45">
                <w:rPr>
                  <w:rFonts w:ascii="Times New Roman" w:eastAsia="Times New Roman" w:hAnsi="Times New Roman" w:cs="Times New Roman"/>
                  <w:sz w:val="24"/>
                  <w:szCs w:val="24"/>
                </w:rPr>
                <w:t xml:space="preserve"> thuận và ký kết Phụ Lục này với nội dung như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w:t>
              </w:r>
            </w:sdtContent>
          </w:sdt>
        </w:p>
      </w:sdtContent>
    </w:sdt>
    <w:sdt>
      <w:sdtPr>
        <w:tag w:val="goog_rdk_508"/>
        <w:id w:val="-1850955093"/>
      </w:sdtPr>
      <w:sdtEndPr/>
      <w:sdtContent>
        <w:p w14:paraId="000000E4" w14:textId="77777777" w:rsidR="00312D72" w:rsidRDefault="00D542AC">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sdt>
            <w:sdtPr>
              <w:tag w:val="goog_rdk_506"/>
              <w:id w:val="-1446700628"/>
            </w:sdtPr>
            <w:sdtEndPr/>
            <w:sdtContent>
              <w:r w:rsidR="00364F45">
                <w:rPr>
                  <w:rFonts w:ascii="Times New Roman" w:eastAsia="Times New Roman" w:hAnsi="Times New Roman" w:cs="Times New Roman"/>
                  <w:b/>
                  <w:bCs/>
                  <w:color w:val="000000"/>
                  <w:sz w:val="24"/>
                  <w:szCs w:val="24"/>
                </w:rPr>
                <w:t>Điều 1: GIẢI THÍCH DỊCH VỤ</w:t>
              </w:r>
            </w:sdtContent>
          </w:sdt>
          <w:sdt>
            <w:sdtPr>
              <w:tag w:val="goog_rdk_507"/>
              <w:id w:val="359854400"/>
            </w:sdtPr>
            <w:sdtEndPr/>
            <w:sdtContent/>
          </w:sdt>
        </w:p>
      </w:sdtContent>
    </w:sdt>
    <w:sdt>
      <w:sdtPr>
        <w:tag w:val="goog_rdk_510"/>
        <w:id w:val="-526385393"/>
      </w:sdtPr>
      <w:sdtEndPr/>
      <w:sdtContent>
        <w:p w14:paraId="000000E5"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509"/>
              <w:id w:val="-1482261207"/>
            </w:sdtPr>
            <w:sdtEndPr/>
            <w:sdtContent>
              <w:r w:rsidR="00364F45">
                <w:rPr>
                  <w:rFonts w:ascii="Times New Roman" w:eastAsia="Times New Roman" w:hAnsi="Times New Roman" w:cs="Times New Roman"/>
                  <w:color w:val="000000"/>
                  <w:sz w:val="24"/>
                  <w:szCs w:val="24"/>
                </w:rPr>
                <w:t xml:space="preserve">Dịch vụ zBusiness: Bên A cung cấp Dịch vụ zBusiness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đó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Zalo sử dụng được nhiều tính năng hỗ trợ nâng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w:t>
              </w:r>
            </w:sdtContent>
          </w:sdt>
        </w:p>
      </w:sdtContent>
    </w:sdt>
    <w:sdt>
      <w:sdtPr>
        <w:tag w:val="goog_rdk_512"/>
        <w:id w:val="-1292915961"/>
      </w:sdtPr>
      <w:sdtEndPr/>
      <w:sdtContent>
        <w:p w14:paraId="000000E6"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511"/>
              <w:id w:val="-503012700"/>
            </w:sdtPr>
            <w:sdtEndPr/>
            <w:sdtContent>
              <w:r w:rsidR="00364F45">
                <w:rPr>
                  <w:rFonts w:ascii="Times New Roman" w:eastAsia="Times New Roman" w:hAnsi="Times New Roman" w:cs="Times New Roman"/>
                  <w:color w:val="000000"/>
                  <w:sz w:val="24"/>
                  <w:szCs w:val="24"/>
                </w:rPr>
                <w:t xml:space="preserve">Dịch vụ zCloud: Bên A cung cấp Dịch vụ zCloud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đó cung cấp không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lưu trữ dữ liệu trên nền tảng ứng dụng Zalo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Người Dùng Cuối. </w:t>
              </w:r>
            </w:sdtContent>
          </w:sdt>
        </w:p>
      </w:sdtContent>
    </w:sdt>
    <w:sdt>
      <w:sdtPr>
        <w:tag w:val="goog_rdk_515"/>
        <w:id w:val="1024176034"/>
      </w:sdtPr>
      <w:sdtEndPr/>
      <w:sdtContent>
        <w:p w14:paraId="000000E7"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513"/>
              <w:id w:val="1292732453"/>
            </w:sdtPr>
            <w:sdtEndPr/>
            <w:sdtContent>
              <w:r w:rsidR="00364F45">
                <w:rPr>
                  <w:rFonts w:ascii="Times New Roman" w:eastAsia="Times New Roman" w:hAnsi="Times New Roman" w:cs="Times New Roman"/>
                  <w:b/>
                  <w:bCs/>
                  <w:color w:val="000000"/>
                  <w:sz w:val="24"/>
                  <w:szCs w:val="24"/>
                </w:rPr>
                <w:t>Điều 2: PHẠM VI DỊCH VỤ CUNG CẤP VÀ GIÁ</w:t>
              </w:r>
            </w:sdtContent>
          </w:sdt>
          <w:sdt>
            <w:sdtPr>
              <w:tag w:val="goog_rdk_514"/>
              <w:id w:val="-156832004"/>
            </w:sdtPr>
            <w:sdtEndPr/>
            <w:sdtContent/>
          </w:sdt>
        </w:p>
      </w:sdtContent>
    </w:sdt>
    <w:sdt>
      <w:sdtPr>
        <w:tag w:val="goog_rdk_517"/>
        <w:id w:val="-1321700863"/>
      </w:sdtPr>
      <w:sdtEndPr/>
      <w:sdtContent>
        <w:p w14:paraId="000000E8"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516"/>
              <w:id w:val="1805323649"/>
            </w:sdtPr>
            <w:sdtEndPr/>
            <w:sdtContent>
              <w:r w:rsidR="00364F45">
                <w:rPr>
                  <w:rFonts w:ascii="Times New Roman" w:eastAsia="Times New Roman" w:hAnsi="Times New Roman" w:cs="Times New Roman"/>
                  <w:color w:val="000000"/>
                  <w:sz w:val="24"/>
                  <w:szCs w:val="24"/>
                </w:rPr>
                <w:t xml:space="preserve">Bên A cung cấp Dịch vụ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Gói dịch vụ với số lượng,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và giá dịch vụ chi tiết như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w:t>
              </w:r>
            </w:sdtContent>
          </w:sdt>
        </w:p>
      </w:sdtContent>
    </w:sdt>
    <w:tbl>
      <w:tblPr>
        <w:tblStyle w:val="a3"/>
        <w:tblW w:w="8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3"/>
        <w:gridCol w:w="1474"/>
        <w:gridCol w:w="1459"/>
        <w:gridCol w:w="1955"/>
        <w:gridCol w:w="1699"/>
      </w:tblGrid>
      <w:tr w:rsidR="00402E0C" w14:paraId="02E02C57" w14:textId="77777777" w:rsidTr="00402E0C">
        <w:trPr>
          <w:trHeight w:val="1072"/>
        </w:trPr>
        <w:tc>
          <w:tcPr>
            <w:tcW w:w="1513" w:type="dxa"/>
            <w:tcBorders>
              <w:top w:val="single" w:sz="4" w:space="0" w:color="000000"/>
              <w:left w:val="single" w:sz="4" w:space="0" w:color="000000"/>
              <w:bottom w:val="single" w:sz="4" w:space="0" w:color="000000"/>
              <w:right w:val="single" w:sz="4" w:space="0" w:color="000000"/>
            </w:tcBorders>
            <w:vAlign w:val="center"/>
          </w:tcPr>
          <w:sdt>
            <w:sdtPr>
              <w:tag w:val="goog_rdk_520"/>
              <w:id w:val="-1795846166"/>
            </w:sdtPr>
            <w:sdtEndPr/>
            <w:sdtContent>
              <w:p w14:paraId="000000E9"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18"/>
                    <w:id w:val="-1581667130"/>
                  </w:sdtPr>
                  <w:sdtEndPr/>
                  <w:sdtContent>
                    <w:r w:rsidR="00402E0C">
                      <w:rPr>
                        <w:rFonts w:ascii="Times New Roman" w:eastAsia="Times New Roman" w:hAnsi="Times New Roman" w:cs="Times New Roman"/>
                        <w:b/>
                        <w:bCs/>
                        <w:color w:val="000000"/>
                        <w:sz w:val="24"/>
                        <w:szCs w:val="24"/>
                      </w:rPr>
                      <w:t>Loại dịch vụ</w:t>
                    </w:r>
                  </w:sdtContent>
                </w:sdt>
                <w:sdt>
                  <w:sdtPr>
                    <w:tag w:val="goog_rdk_519"/>
                    <w:id w:val="1763166114"/>
                  </w:sdtPr>
                  <w:sdtEndPr/>
                  <w:sdtContent/>
                </w:sdt>
              </w:p>
            </w:sdtContent>
          </w:sdt>
        </w:tc>
        <w:tc>
          <w:tcPr>
            <w:tcW w:w="1474" w:type="dxa"/>
            <w:tcBorders>
              <w:top w:val="single" w:sz="4" w:space="0" w:color="000000"/>
              <w:left w:val="single" w:sz="4" w:space="0" w:color="000000"/>
              <w:bottom w:val="single" w:sz="4" w:space="0" w:color="000000"/>
              <w:right w:val="single" w:sz="4" w:space="0" w:color="000000"/>
            </w:tcBorders>
            <w:vAlign w:val="center"/>
          </w:tcPr>
          <w:sdt>
            <w:sdtPr>
              <w:tag w:val="goog_rdk_523"/>
              <w:id w:val="-1437876736"/>
            </w:sdtPr>
            <w:sdtEndPr/>
            <w:sdtContent>
              <w:p w14:paraId="000000EA"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21"/>
                    <w:id w:val="-949170968"/>
                  </w:sdtPr>
                  <w:sdtEndPr/>
                  <w:sdtContent>
                    <w:r w:rsidR="00402E0C">
                      <w:rPr>
                        <w:rFonts w:ascii="Times New Roman" w:eastAsia="Times New Roman" w:hAnsi="Times New Roman" w:cs="Times New Roman"/>
                        <w:b/>
                        <w:bCs/>
                        <w:color w:val="000000"/>
                        <w:sz w:val="24"/>
                        <w:szCs w:val="24"/>
                      </w:rPr>
                      <w:t xml:space="preserve">Thời hạn Gói </w:t>
                    </w:r>
                  </w:sdtContent>
                </w:sdt>
                <w:sdt>
                  <w:sdtPr>
                    <w:tag w:val="goog_rdk_522"/>
                    <w:id w:val="1280460208"/>
                  </w:sdtPr>
                  <w:sdtEndPr/>
                  <w:sdtContent/>
                </w:sdt>
              </w:p>
            </w:sdtContent>
          </w:sdt>
          <w:sdt>
            <w:sdtPr>
              <w:tag w:val="goog_rdk_526"/>
              <w:id w:val="-1079579909"/>
            </w:sdtPr>
            <w:sdtEndPr/>
            <w:sdtContent>
              <w:p w14:paraId="000000EB" w14:textId="77777777" w:rsidR="00402E0C"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524"/>
                    <w:id w:val="1619303368"/>
                  </w:sdtPr>
                  <w:sdtEndPr/>
                  <w:sdtContent>
                    <w:r w:rsidR="00402E0C">
                      <w:rPr>
                        <w:rFonts w:ascii="Times New Roman" w:eastAsia="Times New Roman" w:hAnsi="Times New Roman" w:cs="Times New Roman"/>
                        <w:b/>
                        <w:bCs/>
                        <w:color w:val="000000"/>
                        <w:sz w:val="24"/>
                        <w:szCs w:val="24"/>
                      </w:rPr>
                      <w:t>(Tháng)</w:t>
                    </w:r>
                  </w:sdtContent>
                </w:sdt>
                <w:sdt>
                  <w:sdtPr>
                    <w:tag w:val="goog_rdk_525"/>
                    <w:id w:val="115693041"/>
                  </w:sdtPr>
                  <w:sdtEndPr/>
                  <w:sdtContent/>
                </w:sdt>
              </w:p>
            </w:sdtContent>
          </w:sdt>
        </w:tc>
        <w:tc>
          <w:tcPr>
            <w:tcW w:w="1459" w:type="dxa"/>
            <w:tcBorders>
              <w:top w:val="single" w:sz="4" w:space="0" w:color="000000"/>
              <w:left w:val="single" w:sz="4" w:space="0" w:color="000000"/>
              <w:bottom w:val="single" w:sz="4" w:space="0" w:color="000000"/>
              <w:right w:val="single" w:sz="4" w:space="0" w:color="000000"/>
            </w:tcBorders>
          </w:tcPr>
          <w:sdt>
            <w:sdtPr>
              <w:tag w:val="goog_rdk_529"/>
              <w:id w:val="-261562549"/>
            </w:sdtPr>
            <w:sdtEndPr/>
            <w:sdtContent>
              <w:p w14:paraId="000000EC"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27"/>
                    <w:id w:val="-789394393"/>
                  </w:sdtPr>
                  <w:sdtEndPr/>
                  <w:sdtContent>
                    <w:r w:rsidR="00402E0C">
                      <w:rPr>
                        <w:rFonts w:ascii="Times New Roman" w:eastAsia="Times New Roman" w:hAnsi="Times New Roman" w:cs="Times New Roman"/>
                        <w:b/>
                        <w:bCs/>
                        <w:color w:val="000000"/>
                        <w:sz w:val="24"/>
                        <w:szCs w:val="24"/>
                      </w:rPr>
                      <w:t>Số lượng</w:t>
                    </w:r>
                  </w:sdtContent>
                </w:sdt>
                <w:sdt>
                  <w:sdtPr>
                    <w:tag w:val="goog_rdk_528"/>
                    <w:id w:val="-203583732"/>
                  </w:sdtPr>
                  <w:sdtEndPr/>
                  <w:sdtContent/>
                </w:sdt>
              </w:p>
            </w:sdtContent>
          </w:sdt>
        </w:tc>
        <w:tc>
          <w:tcPr>
            <w:tcW w:w="1955" w:type="dxa"/>
            <w:tcBorders>
              <w:top w:val="single" w:sz="4" w:space="0" w:color="000000"/>
              <w:left w:val="single" w:sz="4" w:space="0" w:color="000000"/>
              <w:bottom w:val="single" w:sz="4" w:space="0" w:color="000000"/>
              <w:right w:val="single" w:sz="4" w:space="0" w:color="000000"/>
            </w:tcBorders>
            <w:vAlign w:val="center"/>
          </w:tcPr>
          <w:sdt>
            <w:sdtPr>
              <w:tag w:val="goog_rdk_532"/>
              <w:id w:val="703156516"/>
            </w:sdtPr>
            <w:sdtEndPr/>
            <w:sdtContent>
              <w:p w14:paraId="000000ED"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30"/>
                    <w:id w:val="-1011276867"/>
                  </w:sdtPr>
                  <w:sdtEndPr/>
                  <w:sdtContent>
                    <w:proofErr w:type="spellStart"/>
                    <w:r w:rsidR="00402E0C">
                      <w:rPr>
                        <w:rFonts w:ascii="Times New Roman" w:eastAsia="Times New Roman" w:hAnsi="Times New Roman" w:cs="Times New Roman"/>
                        <w:b/>
                        <w:bCs/>
                        <w:color w:val="000000"/>
                        <w:sz w:val="24"/>
                        <w:szCs w:val="24"/>
                      </w:rPr>
                      <w:t>Mệnh</w:t>
                    </w:r>
                    <w:proofErr w:type="spellEnd"/>
                    <w:r w:rsidR="00402E0C">
                      <w:rPr>
                        <w:rFonts w:ascii="Times New Roman" w:eastAsia="Times New Roman" w:hAnsi="Times New Roman" w:cs="Times New Roman"/>
                        <w:b/>
                        <w:bCs/>
                        <w:color w:val="000000"/>
                        <w:sz w:val="24"/>
                        <w:szCs w:val="24"/>
                      </w:rPr>
                      <w:t xml:space="preserve"> giá code </w:t>
                    </w:r>
                  </w:sdtContent>
                </w:sdt>
                <w:sdt>
                  <w:sdtPr>
                    <w:tag w:val="goog_rdk_531"/>
                    <w:id w:val="-410278816"/>
                  </w:sdtPr>
                  <w:sdtEndPr/>
                  <w:sdtContent/>
                </w:sdt>
              </w:p>
            </w:sdtContent>
          </w:sdt>
          <w:sdt>
            <w:sdtPr>
              <w:tag w:val="goog_rdk_535"/>
              <w:id w:val="-1355590719"/>
            </w:sdtPr>
            <w:sdtEndPr/>
            <w:sdtContent>
              <w:p w14:paraId="000000EE" w14:textId="77777777" w:rsidR="00402E0C"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533"/>
                    <w:id w:val="1726221280"/>
                  </w:sdtPr>
                  <w:sdtEndPr/>
                  <w:sdtContent>
                    <w:r w:rsidR="00402E0C">
                      <w:rPr>
                        <w:rFonts w:ascii="Times New Roman" w:eastAsia="Times New Roman" w:hAnsi="Times New Roman" w:cs="Times New Roman"/>
                        <w:b/>
                        <w:bCs/>
                        <w:color w:val="000000"/>
                        <w:sz w:val="24"/>
                        <w:szCs w:val="24"/>
                      </w:rPr>
                      <w:t>(Đã bao gồm VAT)</w:t>
                    </w:r>
                  </w:sdtContent>
                </w:sdt>
                <w:sdt>
                  <w:sdtPr>
                    <w:tag w:val="goog_rdk_534"/>
                    <w:id w:val="1739344183"/>
                  </w:sdtPr>
                  <w:sdtEndPr/>
                  <w:sdtContent/>
                </w:sdt>
              </w:p>
            </w:sdtContent>
          </w:sdt>
        </w:tc>
        <w:tc>
          <w:tcPr>
            <w:tcW w:w="1699" w:type="dxa"/>
            <w:tcBorders>
              <w:top w:val="single" w:sz="4" w:space="0" w:color="000000"/>
              <w:left w:val="single" w:sz="4" w:space="0" w:color="000000"/>
              <w:bottom w:val="single" w:sz="4" w:space="0" w:color="000000"/>
              <w:right w:val="single" w:sz="4" w:space="0" w:color="000000"/>
            </w:tcBorders>
          </w:tcPr>
          <w:sdt>
            <w:sdtPr>
              <w:tag w:val="goog_rdk_538"/>
              <w:id w:val="-704817460"/>
            </w:sdtPr>
            <w:sdtEndPr/>
            <w:sdtContent>
              <w:p w14:paraId="000000EF"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36"/>
                    <w:id w:val="-1215022692"/>
                  </w:sdtPr>
                  <w:sdtEndPr/>
                  <w:sdtContent>
                    <w:r w:rsidR="00402E0C">
                      <w:rPr>
                        <w:rFonts w:ascii="Times New Roman" w:eastAsia="Times New Roman" w:hAnsi="Times New Roman" w:cs="Times New Roman"/>
                        <w:b/>
                        <w:bCs/>
                        <w:color w:val="000000"/>
                        <w:sz w:val="24"/>
                        <w:szCs w:val="24"/>
                      </w:rPr>
                      <w:t>Thành tiền</w:t>
                    </w:r>
                  </w:sdtContent>
                </w:sdt>
                <w:sdt>
                  <w:sdtPr>
                    <w:tag w:val="goog_rdk_537"/>
                    <w:id w:val="177199151"/>
                  </w:sdtPr>
                  <w:sdtEndPr/>
                  <w:sdtContent/>
                </w:sdt>
              </w:p>
            </w:sdtContent>
          </w:sdt>
          <w:sdt>
            <w:sdtPr>
              <w:tag w:val="goog_rdk_541"/>
              <w:id w:val="1835988563"/>
            </w:sdtPr>
            <w:sdtEndPr/>
            <w:sdtContent>
              <w:p w14:paraId="000000F0" w14:textId="77777777" w:rsidR="00402E0C"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539"/>
                    <w:id w:val="1218049533"/>
                  </w:sdtPr>
                  <w:sdtEndPr/>
                  <w:sdtContent>
                    <w:r w:rsidR="00402E0C">
                      <w:rPr>
                        <w:rFonts w:ascii="Times New Roman" w:eastAsia="Times New Roman" w:hAnsi="Times New Roman" w:cs="Times New Roman"/>
                        <w:b/>
                        <w:bCs/>
                        <w:color w:val="000000"/>
                        <w:sz w:val="24"/>
                        <w:szCs w:val="24"/>
                      </w:rPr>
                      <w:t>(VND)</w:t>
                    </w:r>
                  </w:sdtContent>
                </w:sdt>
                <w:sdt>
                  <w:sdtPr>
                    <w:tag w:val="goog_rdk_540"/>
                    <w:id w:val="-148617507"/>
                  </w:sdtPr>
                  <w:sdtEndPr/>
                  <w:sdtContent/>
                </w:sdt>
              </w:p>
            </w:sdtContent>
          </w:sdt>
        </w:tc>
      </w:tr>
      <w:tr w:rsidR="00402E0C" w14:paraId="6D11BDE0" w14:textId="77777777" w:rsidTr="00402E0C">
        <w:trPr>
          <w:trHeight w:val="514"/>
        </w:trPr>
        <w:tc>
          <w:tcPr>
            <w:tcW w:w="1513" w:type="dxa"/>
            <w:tcBorders>
              <w:top w:val="single" w:sz="4" w:space="0" w:color="000000"/>
              <w:left w:val="single" w:sz="4" w:space="0" w:color="000000"/>
              <w:bottom w:val="single" w:sz="4" w:space="0" w:color="000000"/>
              <w:right w:val="single" w:sz="4" w:space="0" w:color="000000"/>
            </w:tcBorders>
          </w:tcPr>
          <w:commentRangeStart w:id="286" w:displacedByCustomXml="next"/>
          <w:sdt>
            <w:sdtPr>
              <w:tag w:val="goog_rdk_546"/>
              <w:id w:val="-118143116"/>
            </w:sdtPr>
            <w:sdtEndPr/>
            <w:sdtContent>
              <w:p w14:paraId="000000F2" w14:textId="77777777"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45"/>
                    <w:id w:val="1194063753"/>
                  </w:sdtPr>
                  <w:sdtEndPr/>
                  <w:sdtContent>
                    <w:r w:rsidR="00402E0C">
                      <w:rPr>
                        <w:rFonts w:ascii="Times New Roman" w:eastAsia="Times New Roman" w:hAnsi="Times New Roman" w:cs="Times New Roman"/>
                        <w:color w:val="000000"/>
                        <w:sz w:val="24"/>
                        <w:szCs w:val="24"/>
                      </w:rPr>
                      <w:t>zBusiness</w:t>
                    </w:r>
                  </w:sdtContent>
                </w:sdt>
              </w:p>
            </w:sdtContent>
          </w:sdt>
        </w:tc>
        <w:tc>
          <w:tcPr>
            <w:tcW w:w="1474" w:type="dxa"/>
            <w:tcBorders>
              <w:top w:val="single" w:sz="4" w:space="0" w:color="000000"/>
              <w:left w:val="single" w:sz="4" w:space="0" w:color="000000"/>
              <w:bottom w:val="single" w:sz="4" w:space="0" w:color="000000"/>
              <w:right w:val="single" w:sz="4" w:space="0" w:color="000000"/>
            </w:tcBorders>
          </w:tcPr>
          <w:sdt>
            <w:sdtPr>
              <w:rPr>
                <w:rFonts w:ascii="Times New Roman" w:hAnsi="Times New Roman"/>
                <w:sz w:val="24"/>
                <w:szCs w:val="24"/>
              </w:rPr>
              <w:tag w:val="goog_rdk_548"/>
              <w:id w:val="-613579866"/>
            </w:sdtPr>
            <w:sdtEndPr/>
            <w:sdtContent>
              <w:p w14:paraId="000000F3" w14:textId="57AE1C95" w:rsidR="00402E0C" w:rsidRPr="00402E0C" w:rsidRDefault="00D542AC">
                <w:pPr>
                  <w:pBdr>
                    <w:top w:val="nil"/>
                    <w:left w:val="nil"/>
                    <w:bottom w:val="nil"/>
                    <w:right w:val="nil"/>
                    <w:between w:val="nil"/>
                  </w:pBdr>
                  <w:spacing w:before="120" w:after="0" w:line="360" w:lineRule="auto"/>
                  <w:jc w:val="center"/>
                  <w:rPr>
                    <w:rFonts w:ascii="Times New Roman" w:hAnsi="Times New Roman"/>
                    <w:sz w:val="24"/>
                    <w:szCs w:val="24"/>
                  </w:rPr>
                </w:pPr>
                <w:sdt>
                  <w:sdtPr>
                    <w:rPr>
                      <w:rFonts w:ascii="Times New Roman" w:hAnsi="Times New Roman"/>
                      <w:sz w:val="24"/>
                      <w:szCs w:val="24"/>
                    </w:rPr>
                    <w:tag w:val="goog_rdk_547"/>
                    <w:id w:val="1297391900"/>
                  </w:sdtPr>
                  <w:sdtEndPr/>
                  <w:sdtContent/>
                </w:sdt>
                <w:ins w:id="287" w:author="Linh. Hoàng Thị Thùy" w:date="2026-06-01T14:04:00Z">
                  <w:r w:rsidR="00402E0C" w:rsidRPr="00402E0C">
                    <w:rPr>
                      <w:rFonts w:ascii="Times New Roman" w:hAnsi="Times New Roman"/>
                      <w:sz w:val="24"/>
                      <w:szCs w:val="24"/>
                    </w:rPr>
                    <w:t>12</w:t>
                  </w:r>
                </w:ins>
              </w:p>
            </w:sdtContent>
          </w:sdt>
        </w:tc>
        <w:tc>
          <w:tcPr>
            <w:tcW w:w="1459" w:type="dxa"/>
            <w:tcBorders>
              <w:top w:val="single" w:sz="4" w:space="0" w:color="000000"/>
              <w:left w:val="single" w:sz="4" w:space="0" w:color="000000"/>
              <w:bottom w:val="single" w:sz="4" w:space="0" w:color="000000"/>
              <w:right w:val="single" w:sz="4" w:space="0" w:color="000000"/>
            </w:tcBorders>
          </w:tcPr>
          <w:p w14:paraId="000000F4" w14:textId="3159163C" w:rsidR="00402E0C" w:rsidRPr="00402E0C" w:rsidRDefault="00D542AC">
            <w:pPr>
              <w:pBdr>
                <w:top w:val="nil"/>
                <w:left w:val="nil"/>
                <w:bottom w:val="nil"/>
                <w:right w:val="nil"/>
                <w:between w:val="nil"/>
              </w:pBdr>
              <w:spacing w:before="120" w:after="0" w:line="360" w:lineRule="auto"/>
              <w:jc w:val="center"/>
              <w:rPr>
                <w:rFonts w:ascii="Times New Roman" w:hAnsi="Times New Roman"/>
                <w:sz w:val="24"/>
                <w:szCs w:val="24"/>
                <w:rPrChange w:id="288" w:author="Linh. Hoàng Thị Thùy" w:date="2026-06-01T15:31:00Z">
                  <w:rPr>
                    <w:rFonts w:ascii="Times New Roman" w:eastAsia="Times New Roman" w:hAnsi="Times New Roman" w:cs="Times New Roman"/>
                    <w:color w:val="000000"/>
                    <w:sz w:val="24"/>
                    <w:szCs w:val="24"/>
                  </w:rPr>
                </w:rPrChange>
              </w:rPr>
            </w:pPr>
            <w:sdt>
              <w:sdtPr>
                <w:rPr>
                  <w:rFonts w:ascii="Times New Roman" w:hAnsi="Times New Roman"/>
                  <w:sz w:val="24"/>
                  <w:szCs w:val="24"/>
                </w:rPr>
                <w:tag w:val="goog_rdk_550"/>
                <w:id w:val="1499917116"/>
              </w:sdtPr>
              <w:sdtEndPr/>
              <w:sdtContent>
                <w:sdt>
                  <w:sdtPr>
                    <w:rPr>
                      <w:rFonts w:ascii="Times New Roman" w:hAnsi="Times New Roman"/>
                      <w:sz w:val="24"/>
                      <w:szCs w:val="24"/>
                    </w:rPr>
                    <w:tag w:val="goog_rdk_549"/>
                    <w:id w:val="-979220545"/>
                  </w:sdtPr>
                  <w:sdtEndPr/>
                  <w:sdtContent/>
                </w:sdt>
              </w:sdtContent>
            </w:sdt>
            <w:ins w:id="289" w:author="Linh. Hoàng Thị Thùy" w:date="2026-06-01T14:04:00Z">
              <w:r w:rsidR="00402E0C" w:rsidRPr="00402E0C">
                <w:rPr>
                  <w:rFonts w:ascii="Times New Roman" w:hAnsi="Times New Roman"/>
                  <w:sz w:val="24"/>
                  <w:szCs w:val="24"/>
                </w:rPr>
                <w:t>300</w:t>
              </w:r>
            </w:ins>
          </w:p>
        </w:tc>
        <w:tc>
          <w:tcPr>
            <w:tcW w:w="1955" w:type="dxa"/>
            <w:tcBorders>
              <w:top w:val="single" w:sz="4" w:space="0" w:color="000000"/>
              <w:left w:val="single" w:sz="4" w:space="0" w:color="000000"/>
              <w:bottom w:val="single" w:sz="4" w:space="0" w:color="000000"/>
              <w:right w:val="single" w:sz="4" w:space="0" w:color="000000"/>
            </w:tcBorders>
          </w:tcPr>
          <w:sdt>
            <w:sdtPr>
              <w:rPr>
                <w:rFonts w:ascii="Times New Roman" w:hAnsi="Times New Roman"/>
                <w:sz w:val="24"/>
                <w:szCs w:val="24"/>
              </w:rPr>
              <w:tag w:val="goog_rdk_552"/>
              <w:id w:val="-1193591572"/>
            </w:sdtPr>
            <w:sdtEndPr/>
            <w:sdtContent>
              <w:p w14:paraId="000000F5" w14:textId="23B74FD1" w:rsidR="00402E0C" w:rsidRPr="00402E0C" w:rsidRDefault="00D542AC">
                <w:pPr>
                  <w:pBdr>
                    <w:top w:val="nil"/>
                    <w:left w:val="nil"/>
                    <w:bottom w:val="nil"/>
                    <w:right w:val="nil"/>
                    <w:between w:val="nil"/>
                  </w:pBdr>
                  <w:spacing w:before="120" w:after="0" w:line="360" w:lineRule="auto"/>
                  <w:jc w:val="center"/>
                  <w:rPr>
                    <w:rFonts w:ascii="Times New Roman" w:hAnsi="Times New Roman"/>
                    <w:sz w:val="24"/>
                    <w:szCs w:val="24"/>
                    <w:rPrChange w:id="290" w:author="Linh. Hoàng Thị Thùy" w:date="2026-06-01T15:31:00Z">
                      <w:rPr/>
                    </w:rPrChange>
                  </w:rPr>
                </w:pPr>
                <w:sdt>
                  <w:sdtPr>
                    <w:rPr>
                      <w:rFonts w:ascii="Times New Roman" w:hAnsi="Times New Roman"/>
                      <w:sz w:val="24"/>
                      <w:szCs w:val="24"/>
                    </w:rPr>
                    <w:tag w:val="goog_rdk_551"/>
                    <w:id w:val="-216806422"/>
                  </w:sdtPr>
                  <w:sdtEndPr/>
                  <w:sdtContent/>
                </w:sdt>
                <w:ins w:id="291" w:author="Linh. Hoàng Thị Thùy" w:date="2026-06-01T15:31:00Z">
                  <w:r w:rsidR="00402E0C" w:rsidRPr="00402E0C">
                    <w:rPr>
                      <w:rFonts w:ascii="Times New Roman" w:hAnsi="Times New Roman"/>
                      <w:sz w:val="24"/>
                      <w:szCs w:val="24"/>
                      <w:rPrChange w:id="292" w:author="Linh. Hoàng Thị Thùy" w:date="2026-06-01T15:31:00Z">
                        <w:rPr/>
                      </w:rPrChange>
                    </w:rPr>
                    <w:t>1.592.000</w:t>
                  </w:r>
                </w:ins>
              </w:p>
            </w:sdtContent>
          </w:sdt>
        </w:tc>
        <w:tc>
          <w:tcPr>
            <w:tcW w:w="1699" w:type="dxa"/>
            <w:tcBorders>
              <w:top w:val="single" w:sz="4" w:space="0" w:color="000000"/>
              <w:left w:val="single" w:sz="4" w:space="0" w:color="000000"/>
              <w:bottom w:val="single" w:sz="4" w:space="0" w:color="000000"/>
              <w:right w:val="single" w:sz="4" w:space="0" w:color="000000"/>
            </w:tcBorders>
          </w:tcPr>
          <w:sdt>
            <w:sdtPr>
              <w:tag w:val="goog_rdk_554"/>
              <w:id w:val="-1501247969"/>
            </w:sdtPr>
            <w:sdtEndPr/>
            <w:sdtContent>
              <w:p w14:paraId="000000F6" w14:textId="3CF82D36" w:rsidR="00402E0C"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553"/>
                    <w:id w:val="-1231293049"/>
                    <w:showingPlcHdr/>
                  </w:sdtPr>
                  <w:sdtEndPr/>
                  <w:sdtContent>
                    <w:r w:rsidR="00402E0C">
                      <w:t xml:space="preserve">     </w:t>
                    </w:r>
                  </w:sdtContent>
                </w:sdt>
                <w:ins w:id="293" w:author="Linh. Hoàng Thị Thùy" w:date="2026-06-01T15:31:00Z">
                  <w:r w:rsidR="00402E0C">
                    <w:rPr>
                      <w:rFonts w:ascii="Times New Roman" w:hAnsi="Times New Roman"/>
                      <w:sz w:val="24"/>
                      <w:szCs w:val="24"/>
                    </w:rPr>
                    <w:t>477</w:t>
                  </w:r>
                  <w:r w:rsidR="00402E0C" w:rsidRPr="00F41825">
                    <w:rPr>
                      <w:rFonts w:ascii="Times New Roman" w:hAnsi="Times New Roman"/>
                      <w:sz w:val="24"/>
                      <w:szCs w:val="24"/>
                    </w:rPr>
                    <w:t>.</w:t>
                  </w:r>
                  <w:r w:rsidR="00402E0C">
                    <w:rPr>
                      <w:rFonts w:ascii="Times New Roman" w:hAnsi="Times New Roman"/>
                      <w:sz w:val="24"/>
                      <w:szCs w:val="24"/>
                    </w:rPr>
                    <w:t>6</w:t>
                  </w:r>
                  <w:r w:rsidR="00402E0C" w:rsidRPr="00F41825">
                    <w:rPr>
                      <w:rFonts w:ascii="Times New Roman" w:hAnsi="Times New Roman"/>
                      <w:sz w:val="24"/>
                      <w:szCs w:val="24"/>
                    </w:rPr>
                    <w:t>00.000</w:t>
                  </w:r>
                </w:ins>
                <w:commentRangeEnd w:id="286"/>
                <w:ins w:id="294" w:author="Linh. Hoàng Thị Thùy" w:date="2026-06-01T15:33:00Z">
                  <w:r w:rsidR="00402E0C">
                    <w:rPr>
                      <w:rStyle w:val="CommentReference"/>
                    </w:rPr>
                    <w:commentReference w:id="286"/>
                  </w:r>
                </w:ins>
              </w:p>
            </w:sdtContent>
          </w:sdt>
        </w:tc>
      </w:tr>
      <w:tr w:rsidR="00402E0C" w:rsidDel="00CB7E95" w14:paraId="49A468A2" w14:textId="77777777" w:rsidTr="00402E0C">
        <w:trPr>
          <w:trHeight w:val="514"/>
          <w:del w:id="295" w:author="Linh. Hoàng Thị Thùy" w:date="2026-06-01T14:04:00Z"/>
        </w:trPr>
        <w:tc>
          <w:tcPr>
            <w:tcW w:w="1513" w:type="dxa"/>
            <w:tcBorders>
              <w:top w:val="single" w:sz="4" w:space="0" w:color="000000"/>
              <w:left w:val="single" w:sz="4" w:space="0" w:color="000000"/>
              <w:bottom w:val="single" w:sz="4" w:space="0" w:color="000000"/>
              <w:right w:val="single" w:sz="4" w:space="0" w:color="000000"/>
            </w:tcBorders>
          </w:tcPr>
          <w:customXmlDelRangeStart w:id="296" w:author="Linh. Hoàng Thị Thùy" w:date="2026-06-01T14:04:00Z"/>
          <w:sdt>
            <w:sdtPr>
              <w:tag w:val="goog_rdk_558"/>
              <w:id w:val="-331676353"/>
            </w:sdtPr>
            <w:sdtEndPr/>
            <w:sdtContent>
              <w:customXmlDelRangeEnd w:id="296"/>
              <w:p w14:paraId="000000F8" w14:textId="3A1D95D7" w:rsidR="00402E0C" w:rsidDel="00CB7E95" w:rsidRDefault="00D542AC">
                <w:pPr>
                  <w:pBdr>
                    <w:top w:val="nil"/>
                    <w:left w:val="nil"/>
                    <w:bottom w:val="nil"/>
                    <w:right w:val="nil"/>
                    <w:between w:val="nil"/>
                  </w:pBdr>
                  <w:spacing w:before="120" w:after="0" w:line="360" w:lineRule="auto"/>
                  <w:jc w:val="center"/>
                  <w:rPr>
                    <w:del w:id="297" w:author="Linh. Hoàng Thị Thùy" w:date="2026-06-01T14:04:00Z"/>
                    <w:rFonts w:ascii="Times New Roman" w:eastAsia="Times New Roman" w:hAnsi="Times New Roman" w:cs="Times New Roman"/>
                    <w:color w:val="000000"/>
                    <w:sz w:val="24"/>
                    <w:szCs w:val="24"/>
                  </w:rPr>
                </w:pPr>
                <w:customXmlDelRangeStart w:id="298" w:author="Linh. Hoàng Thị Thùy" w:date="2026-06-01T14:04:00Z"/>
                <w:sdt>
                  <w:sdtPr>
                    <w:tag w:val="goog_rdk_557"/>
                    <w:id w:val="-1903275945"/>
                  </w:sdtPr>
                  <w:sdtEndPr/>
                  <w:sdtContent>
                    <w:customXmlDelRangeEnd w:id="298"/>
                    <w:del w:id="299" w:author="Linh. Hoàng Thị Thùy" w:date="2026-06-01T14:04:00Z">
                      <w:r w:rsidR="00402E0C" w:rsidDel="00CB7E95">
                        <w:rPr>
                          <w:rFonts w:ascii="Times New Roman" w:eastAsia="Times New Roman" w:hAnsi="Times New Roman" w:cs="Times New Roman"/>
                          <w:color w:val="000000"/>
                          <w:sz w:val="24"/>
                          <w:szCs w:val="24"/>
                        </w:rPr>
                        <w:delText>zCloud</w:delText>
                      </w:r>
                    </w:del>
                    <w:customXmlDelRangeStart w:id="300" w:author="Linh. Hoàng Thị Thùy" w:date="2026-06-01T14:04:00Z"/>
                  </w:sdtContent>
                </w:sdt>
                <w:customXmlDelRangeEnd w:id="300"/>
              </w:p>
              <w:customXmlDelRangeStart w:id="301" w:author="Linh. Hoàng Thị Thùy" w:date="2026-06-01T14:04:00Z"/>
            </w:sdtContent>
          </w:sdt>
          <w:customXmlDelRangeEnd w:id="301"/>
        </w:tc>
        <w:tc>
          <w:tcPr>
            <w:tcW w:w="1474" w:type="dxa"/>
            <w:tcBorders>
              <w:top w:val="single" w:sz="4" w:space="0" w:color="000000"/>
              <w:left w:val="single" w:sz="4" w:space="0" w:color="000000"/>
              <w:bottom w:val="single" w:sz="4" w:space="0" w:color="000000"/>
              <w:right w:val="single" w:sz="4" w:space="0" w:color="000000"/>
            </w:tcBorders>
          </w:tcPr>
          <w:customXmlDelRangeStart w:id="302" w:author="Linh. Hoàng Thị Thùy" w:date="2026-06-01T14:04:00Z"/>
          <w:sdt>
            <w:sdtPr>
              <w:tag w:val="goog_rdk_560"/>
              <w:id w:val="1071091997"/>
            </w:sdtPr>
            <w:sdtEndPr/>
            <w:sdtContent>
              <w:customXmlDelRangeEnd w:id="302"/>
              <w:p w14:paraId="000000F9" w14:textId="44E6B4B4" w:rsidR="00402E0C" w:rsidDel="00CB7E95" w:rsidRDefault="00D542AC">
                <w:pPr>
                  <w:pBdr>
                    <w:top w:val="nil"/>
                    <w:left w:val="nil"/>
                    <w:bottom w:val="nil"/>
                    <w:right w:val="nil"/>
                    <w:between w:val="nil"/>
                  </w:pBdr>
                  <w:spacing w:before="120" w:after="0" w:line="360" w:lineRule="auto"/>
                  <w:jc w:val="center"/>
                  <w:rPr>
                    <w:del w:id="303" w:author="Linh. Hoàng Thị Thùy" w:date="2026-06-01T14:04:00Z"/>
                    <w:rFonts w:ascii="Times New Roman" w:eastAsia="Times New Roman" w:hAnsi="Times New Roman" w:cs="Times New Roman"/>
                    <w:color w:val="000000"/>
                    <w:sz w:val="24"/>
                    <w:szCs w:val="24"/>
                  </w:rPr>
                </w:pPr>
                <w:customXmlDelRangeStart w:id="304" w:author="Linh. Hoàng Thị Thùy" w:date="2026-06-01T14:04:00Z"/>
                <w:sdt>
                  <w:sdtPr>
                    <w:tag w:val="goog_rdk_559"/>
                    <w:id w:val="-1871363191"/>
                  </w:sdtPr>
                  <w:sdtEndPr/>
                  <w:sdtContent>
                    <w:customXmlDelRangeEnd w:id="304"/>
                    <w:customXmlDelRangeStart w:id="305" w:author="Linh. Hoàng Thị Thùy" w:date="2026-06-01T14:04:00Z"/>
                  </w:sdtContent>
                </w:sdt>
                <w:customXmlDelRangeEnd w:id="305"/>
              </w:p>
              <w:customXmlDelRangeStart w:id="306" w:author="Linh. Hoàng Thị Thùy" w:date="2026-06-01T14:04:00Z"/>
            </w:sdtContent>
          </w:sdt>
          <w:customXmlDelRangeEnd w:id="306"/>
        </w:tc>
        <w:tc>
          <w:tcPr>
            <w:tcW w:w="1459" w:type="dxa"/>
            <w:tcBorders>
              <w:top w:val="single" w:sz="4" w:space="0" w:color="000000"/>
              <w:left w:val="single" w:sz="4" w:space="0" w:color="000000"/>
              <w:bottom w:val="single" w:sz="4" w:space="0" w:color="000000"/>
              <w:right w:val="single" w:sz="4" w:space="0" w:color="000000"/>
            </w:tcBorders>
          </w:tcPr>
          <w:customXmlDelRangeStart w:id="307" w:author="Linh. Hoàng Thị Thùy" w:date="2026-06-01T14:04:00Z"/>
          <w:sdt>
            <w:sdtPr>
              <w:tag w:val="goog_rdk_562"/>
              <w:id w:val="734649683"/>
            </w:sdtPr>
            <w:sdtEndPr/>
            <w:sdtContent>
              <w:customXmlDelRangeEnd w:id="307"/>
              <w:p w14:paraId="000000FA" w14:textId="4311A4FD" w:rsidR="00402E0C" w:rsidDel="00CB7E95" w:rsidRDefault="00D542AC">
                <w:pPr>
                  <w:pBdr>
                    <w:top w:val="nil"/>
                    <w:left w:val="nil"/>
                    <w:bottom w:val="nil"/>
                    <w:right w:val="nil"/>
                    <w:between w:val="nil"/>
                  </w:pBdr>
                  <w:tabs>
                    <w:tab w:val="center" w:pos="746"/>
                    <w:tab w:val="left" w:pos="1280"/>
                  </w:tabs>
                  <w:spacing w:before="120" w:after="0" w:line="360" w:lineRule="auto"/>
                  <w:rPr>
                    <w:del w:id="308" w:author="Linh. Hoàng Thị Thùy" w:date="2026-06-01T14:04:00Z"/>
                    <w:rFonts w:ascii="Times New Roman" w:eastAsia="Times New Roman" w:hAnsi="Times New Roman" w:cs="Times New Roman"/>
                    <w:color w:val="000000"/>
                    <w:sz w:val="24"/>
                    <w:szCs w:val="24"/>
                  </w:rPr>
                </w:pPr>
                <w:customXmlDelRangeStart w:id="309" w:author="Linh. Hoàng Thị Thùy" w:date="2026-06-01T14:04:00Z"/>
                <w:sdt>
                  <w:sdtPr>
                    <w:tag w:val="goog_rdk_561"/>
                    <w:id w:val="1063211071"/>
                  </w:sdtPr>
                  <w:sdtEndPr/>
                  <w:sdtContent>
                    <w:customXmlDelRangeEnd w:id="309"/>
                    <w:del w:id="310" w:author="Linh. Hoàng Thị Thùy" w:date="2026-06-01T14:04:00Z">
                      <w:r w:rsidR="00402E0C" w:rsidDel="00CB7E95">
                        <w:rPr>
                          <w:rFonts w:ascii="Times New Roman" w:eastAsia="Times New Roman" w:hAnsi="Times New Roman" w:cs="Times New Roman"/>
                          <w:color w:val="000000"/>
                          <w:sz w:val="24"/>
                          <w:szCs w:val="24"/>
                        </w:rPr>
                        <w:tab/>
                        <w:delText>-</w:delText>
                      </w:r>
                    </w:del>
                    <w:customXmlDelRangeStart w:id="311" w:author="Linh. Hoàng Thị Thùy" w:date="2026-06-01T14:04:00Z"/>
                  </w:sdtContent>
                </w:sdt>
                <w:customXmlDelRangeEnd w:id="311"/>
              </w:p>
              <w:customXmlDelRangeStart w:id="312" w:author="Linh. Hoàng Thị Thùy" w:date="2026-06-01T14:04:00Z"/>
            </w:sdtContent>
          </w:sdt>
          <w:customXmlDelRangeEnd w:id="312"/>
        </w:tc>
        <w:tc>
          <w:tcPr>
            <w:tcW w:w="1955" w:type="dxa"/>
            <w:tcBorders>
              <w:top w:val="single" w:sz="4" w:space="0" w:color="000000"/>
              <w:left w:val="single" w:sz="4" w:space="0" w:color="000000"/>
              <w:bottom w:val="single" w:sz="4" w:space="0" w:color="000000"/>
              <w:right w:val="single" w:sz="4" w:space="0" w:color="000000"/>
            </w:tcBorders>
          </w:tcPr>
          <w:customXmlDelRangeStart w:id="313" w:author="Linh. Hoàng Thị Thùy" w:date="2026-06-01T14:04:00Z"/>
          <w:sdt>
            <w:sdtPr>
              <w:tag w:val="goog_rdk_564"/>
              <w:id w:val="-957190511"/>
            </w:sdtPr>
            <w:sdtEndPr/>
            <w:sdtContent>
              <w:customXmlDelRangeEnd w:id="313"/>
              <w:p w14:paraId="000000FB" w14:textId="699EE64D" w:rsidR="00402E0C" w:rsidDel="00CB7E95" w:rsidRDefault="00D542AC">
                <w:pPr>
                  <w:pBdr>
                    <w:top w:val="nil"/>
                    <w:left w:val="nil"/>
                    <w:bottom w:val="nil"/>
                    <w:right w:val="nil"/>
                    <w:between w:val="nil"/>
                  </w:pBdr>
                  <w:spacing w:before="120" w:after="0" w:line="360" w:lineRule="auto"/>
                  <w:jc w:val="center"/>
                  <w:rPr>
                    <w:del w:id="314" w:author="Linh. Hoàng Thị Thùy" w:date="2026-06-01T14:04:00Z"/>
                    <w:rFonts w:ascii="Times New Roman" w:eastAsia="Times New Roman" w:hAnsi="Times New Roman" w:cs="Times New Roman"/>
                    <w:color w:val="000000"/>
                    <w:sz w:val="24"/>
                    <w:szCs w:val="24"/>
                  </w:rPr>
                </w:pPr>
                <w:customXmlDelRangeStart w:id="315" w:author="Linh. Hoàng Thị Thùy" w:date="2026-06-01T14:04:00Z"/>
                <w:sdt>
                  <w:sdtPr>
                    <w:tag w:val="goog_rdk_563"/>
                    <w:id w:val="1087858563"/>
                  </w:sdtPr>
                  <w:sdtEndPr/>
                  <w:sdtContent>
                    <w:customXmlDelRangeEnd w:id="315"/>
                    <w:del w:id="316" w:author="Linh. Hoàng Thị Thùy" w:date="2026-06-01T14:04:00Z">
                      <w:r w:rsidR="00402E0C" w:rsidDel="00CB7E95">
                        <w:rPr>
                          <w:rFonts w:ascii="Times New Roman" w:eastAsia="Times New Roman" w:hAnsi="Times New Roman" w:cs="Times New Roman"/>
                          <w:color w:val="000000"/>
                          <w:sz w:val="24"/>
                          <w:szCs w:val="24"/>
                        </w:rPr>
                        <w:delText>-</w:delText>
                      </w:r>
                    </w:del>
                    <w:customXmlDelRangeStart w:id="317" w:author="Linh. Hoàng Thị Thùy" w:date="2026-06-01T14:04:00Z"/>
                  </w:sdtContent>
                </w:sdt>
                <w:customXmlDelRangeEnd w:id="317"/>
              </w:p>
              <w:customXmlDelRangeStart w:id="318" w:author="Linh. Hoàng Thị Thùy" w:date="2026-06-01T14:04:00Z"/>
            </w:sdtContent>
          </w:sdt>
          <w:customXmlDelRangeEnd w:id="318"/>
        </w:tc>
        <w:tc>
          <w:tcPr>
            <w:tcW w:w="1699" w:type="dxa"/>
            <w:tcBorders>
              <w:top w:val="single" w:sz="4" w:space="0" w:color="000000"/>
              <w:left w:val="single" w:sz="4" w:space="0" w:color="000000"/>
              <w:bottom w:val="single" w:sz="4" w:space="0" w:color="000000"/>
              <w:right w:val="single" w:sz="4" w:space="0" w:color="000000"/>
            </w:tcBorders>
          </w:tcPr>
          <w:customXmlDelRangeStart w:id="319" w:author="Linh. Hoàng Thị Thùy" w:date="2026-06-01T14:04:00Z"/>
          <w:sdt>
            <w:sdtPr>
              <w:tag w:val="goog_rdk_566"/>
              <w:id w:val="1627294563"/>
            </w:sdtPr>
            <w:sdtEndPr/>
            <w:sdtContent>
              <w:customXmlDelRangeEnd w:id="319"/>
              <w:p w14:paraId="000000FC" w14:textId="37DE6FC9" w:rsidR="00402E0C" w:rsidDel="00CB7E95" w:rsidRDefault="00D542AC">
                <w:pPr>
                  <w:pBdr>
                    <w:top w:val="nil"/>
                    <w:left w:val="nil"/>
                    <w:bottom w:val="nil"/>
                    <w:right w:val="nil"/>
                    <w:between w:val="nil"/>
                  </w:pBdr>
                  <w:spacing w:before="120" w:after="0" w:line="360" w:lineRule="auto"/>
                  <w:jc w:val="center"/>
                  <w:rPr>
                    <w:del w:id="320" w:author="Linh. Hoàng Thị Thùy" w:date="2026-06-01T14:04:00Z"/>
                    <w:rFonts w:ascii="Times New Roman" w:eastAsia="Times New Roman" w:hAnsi="Times New Roman" w:cs="Times New Roman"/>
                    <w:color w:val="000000"/>
                    <w:sz w:val="24"/>
                    <w:szCs w:val="24"/>
                  </w:rPr>
                </w:pPr>
                <w:customXmlDelRangeStart w:id="321" w:author="Linh. Hoàng Thị Thùy" w:date="2026-06-01T14:04:00Z"/>
                <w:sdt>
                  <w:sdtPr>
                    <w:tag w:val="goog_rdk_565"/>
                    <w:id w:val="1769853203"/>
                  </w:sdtPr>
                  <w:sdtEndPr/>
                  <w:sdtContent>
                    <w:customXmlDelRangeEnd w:id="321"/>
                    <w:del w:id="322" w:author="Linh. Hoàng Thị Thùy" w:date="2026-06-01T14:04:00Z">
                      <w:r w:rsidR="00402E0C" w:rsidDel="00CB7E95">
                        <w:rPr>
                          <w:rFonts w:ascii="Times New Roman" w:eastAsia="Times New Roman" w:hAnsi="Times New Roman" w:cs="Times New Roman"/>
                          <w:color w:val="000000"/>
                          <w:sz w:val="24"/>
                          <w:szCs w:val="24"/>
                        </w:rPr>
                        <w:delText>-</w:delText>
                      </w:r>
                    </w:del>
                    <w:customXmlDelRangeStart w:id="323" w:author="Linh. Hoàng Thị Thùy" w:date="2026-06-01T14:04:00Z"/>
                  </w:sdtContent>
                </w:sdt>
                <w:customXmlDelRangeEnd w:id="323"/>
              </w:p>
              <w:customXmlDelRangeStart w:id="324" w:author="Linh. Hoàng Thị Thùy" w:date="2026-06-01T14:04:00Z"/>
            </w:sdtContent>
          </w:sdt>
          <w:customXmlDelRangeEnd w:id="324"/>
        </w:tc>
      </w:tr>
    </w:tbl>
    <w:sdt>
      <w:sdtPr>
        <w:tag w:val="goog_rdk_585"/>
        <w:id w:val="842448211"/>
      </w:sdtPr>
      <w:sdtEndPr/>
      <w:sdtContent>
        <w:p w14:paraId="00000104" w14:textId="1C6ED2A9" w:rsidR="00312D72" w:rsidRDefault="00D542AC">
          <w:pPr>
            <w:pBdr>
              <w:top w:val="nil"/>
              <w:left w:val="nil"/>
              <w:bottom w:val="nil"/>
              <w:right w:val="nil"/>
              <w:between w:val="nil"/>
            </w:pBdr>
            <w:spacing w:before="60" w:after="0" w:line="288" w:lineRule="auto"/>
            <w:jc w:val="both"/>
            <w:rPr>
              <w:rFonts w:ascii="Times New Roman" w:eastAsia="Times New Roman" w:hAnsi="Times New Roman" w:cs="Times New Roman"/>
              <w:color w:val="000000"/>
              <w:sz w:val="24"/>
              <w:szCs w:val="24"/>
            </w:rPr>
          </w:pPr>
          <w:sdt>
            <w:sdtPr>
              <w:tag w:val="goog_rdk_582"/>
              <w:id w:val="-1473628922"/>
            </w:sdtPr>
            <w:sdtEndPr/>
            <w:sdtContent>
              <w:commentRangeStart w:id="325"/>
              <w:sdt>
                <w:sdtPr>
                  <w:tag w:val="goog_rdk_583"/>
                  <w:id w:val="260615068"/>
                </w:sdtPr>
                <w:sdtEndPr/>
                <w:sdtContent>
                  <w:ins w:id="326" w:author="Hang Phan" w:date="2026-05-25T13:54:00Z">
                    <w:r w:rsidR="00364F45">
                      <w:rPr>
                        <w:rFonts w:ascii="Times New Roman" w:eastAsia="Times New Roman" w:hAnsi="Times New Roman" w:cs="Times New Roman"/>
                        <w:i/>
                        <w:iCs/>
                        <w:color w:val="000000"/>
                        <w:sz w:val="24"/>
                        <w:szCs w:val="24"/>
                      </w:rPr>
                      <w:t xml:space="preserve">(*) Giá trên đã bao gồm thuế giá trị </w:t>
                    </w:r>
                    <w:proofErr w:type="spellStart"/>
                    <w:r w:rsidR="00364F45">
                      <w:rPr>
                        <w:rFonts w:ascii="Times New Roman" w:eastAsia="Times New Roman" w:hAnsi="Times New Roman" w:cs="Times New Roman"/>
                        <w:i/>
                        <w:iCs/>
                        <w:color w:val="000000"/>
                        <w:sz w:val="24"/>
                        <w:szCs w:val="24"/>
                      </w:rPr>
                      <w:t>gia</w:t>
                    </w:r>
                    <w:proofErr w:type="spellEnd"/>
                    <w:r w:rsidR="00364F45">
                      <w:rPr>
                        <w:rFonts w:ascii="Times New Roman" w:eastAsia="Times New Roman" w:hAnsi="Times New Roman" w:cs="Times New Roman"/>
                        <w:i/>
                        <w:iCs/>
                        <w:color w:val="000000"/>
                        <w:sz w:val="24"/>
                        <w:szCs w:val="24"/>
                      </w:rPr>
                      <w:t xml:space="preserve"> tăng (GTGT) 10%.</w:t>
                    </w:r>
                  </w:ins>
                </w:sdtContent>
              </w:sdt>
            </w:sdtContent>
          </w:sdt>
          <w:sdt>
            <w:sdtPr>
              <w:tag w:val="goog_rdk_584"/>
              <w:id w:val="1134550322"/>
              <w:showingPlcHdr/>
            </w:sdtPr>
            <w:sdtEndPr/>
            <w:sdtContent>
              <w:r w:rsidR="00B936F0">
                <w:t xml:space="preserve">     </w:t>
              </w:r>
            </w:sdtContent>
          </w:sdt>
          <w:commentRangeEnd w:id="325"/>
          <w:r w:rsidR="00B936F0">
            <w:rPr>
              <w:rStyle w:val="CommentReference"/>
            </w:rPr>
            <w:commentReference w:id="325"/>
          </w:r>
        </w:p>
      </w:sdtContent>
    </w:sdt>
    <w:sdt>
      <w:sdtPr>
        <w:tag w:val="goog_rdk_588"/>
        <w:id w:val="-284163876"/>
      </w:sdtPr>
      <w:sdtEndPr/>
      <w:sdtContent>
        <w:p w14:paraId="00000105" w14:textId="77777777" w:rsidR="00312D72" w:rsidRDefault="00D542A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sdt>
            <w:sdtPr>
              <w:tag w:val="goog_rdk_586"/>
              <w:id w:val="1531807446"/>
            </w:sdtPr>
            <w:sdtEndPr/>
            <w:sdtContent>
              <w:r w:rsidR="00364F45">
                <w:rPr>
                  <w:rFonts w:ascii="Times New Roman" w:eastAsia="Times New Roman" w:hAnsi="Times New Roman" w:cs="Times New Roman"/>
                  <w:b/>
                  <w:bCs/>
                  <w:color w:val="000000"/>
                  <w:sz w:val="24"/>
                  <w:szCs w:val="24"/>
                </w:rPr>
                <w:t>Điều 3: ĐIỀU KHOẢN CHUNG</w:t>
              </w:r>
            </w:sdtContent>
          </w:sdt>
          <w:sdt>
            <w:sdtPr>
              <w:tag w:val="goog_rdk_587"/>
              <w:id w:val="456862970"/>
            </w:sdtPr>
            <w:sdtEndPr/>
            <w:sdtContent/>
          </w:sdt>
        </w:p>
      </w:sdtContent>
    </w:sdt>
    <w:sdt>
      <w:sdtPr>
        <w:tag w:val="goog_rdk_591"/>
        <w:id w:val="902291720"/>
      </w:sdtPr>
      <w:sdtEndPr/>
      <w:sdtContent>
        <w:p w14:paraId="00000106" w14:textId="77777777" w:rsidR="00312D72" w:rsidRDefault="00D542AC">
          <w:pPr>
            <w:numPr>
              <w:ilvl w:val="1"/>
              <w:numId w:val="27"/>
            </w:numPr>
            <w:ind w:left="720" w:hanging="720"/>
            <w:jc w:val="both"/>
            <w:rPr>
              <w:rFonts w:ascii="Times New Roman" w:eastAsia="Times New Roman" w:hAnsi="Times New Roman" w:cs="Times New Roman"/>
              <w:sz w:val="24"/>
              <w:szCs w:val="24"/>
            </w:rPr>
          </w:pPr>
          <w:sdt>
            <w:sdtPr>
              <w:tag w:val="goog_rdk_589"/>
              <w:id w:val="-1238516914"/>
            </w:sdtPr>
            <w:sdtEndPr/>
            <w:sdtContent>
              <w:r w:rsidR="00364F45">
                <w:rPr>
                  <w:rFonts w:ascii="Times New Roman" w:eastAsia="Times New Roman" w:hAnsi="Times New Roman" w:cs="Times New Roman"/>
                  <w:sz w:val="24"/>
                  <w:szCs w:val="24"/>
                </w:rPr>
                <w:t xml:space="preserve">Trong trường hợp Bên A có thay đổi về giá dịch vụ, Bên A sẽ thông báo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trước 30 ngày kể từ ngày áp dụng. </w:t>
              </w:r>
            </w:sdtContent>
          </w:sdt>
          <w:sdt>
            <w:sdtPr>
              <w:tag w:val="goog_rdk_590"/>
              <w:id w:val="1921038592"/>
            </w:sdtPr>
            <w:sdtEndPr/>
            <w:sdtContent/>
          </w:sdt>
        </w:p>
      </w:sdtContent>
    </w:sdt>
    <w:p w14:paraId="00000107" w14:textId="77777777" w:rsidR="00312D72" w:rsidRDefault="00D542AC">
      <w:pPr>
        <w:numPr>
          <w:ilvl w:val="1"/>
          <w:numId w:val="27"/>
        </w:numPr>
        <w:ind w:left="720" w:hanging="720"/>
        <w:jc w:val="both"/>
        <w:rPr>
          <w:rFonts w:ascii="Times New Roman" w:eastAsia="Times New Roman" w:hAnsi="Times New Roman" w:cs="Times New Roman"/>
          <w:sz w:val="24"/>
          <w:szCs w:val="24"/>
        </w:rPr>
      </w:pPr>
      <w:sdt>
        <w:sdtPr>
          <w:tag w:val="goog_rdk_592"/>
          <w:id w:val="-1469767390"/>
        </w:sdtPr>
        <w:sdtEndPr/>
        <w:sdtContent>
          <w:r w:rsidR="00364F45">
            <w:rPr>
              <w:rFonts w:ascii="Times New Roman" w:eastAsia="Times New Roman" w:hAnsi="Times New Roman" w:cs="Times New Roman"/>
              <w:sz w:val="24"/>
              <w:szCs w:val="24"/>
            </w:rPr>
            <w:t>Phụ Lục này là một phần không thể tách rời với Hợp Đồng số …</w:t>
          </w:r>
          <w:proofErr w:type="gramStart"/>
          <w:r w:rsidR="00364F45">
            <w:rPr>
              <w:rFonts w:ascii="Times New Roman" w:eastAsia="Times New Roman" w:hAnsi="Times New Roman" w:cs="Times New Roman"/>
              <w:sz w:val="24"/>
              <w:szCs w:val="24"/>
            </w:rPr>
            <w:t>…..</w:t>
          </w:r>
          <w:proofErr w:type="gramEnd"/>
          <w:r w:rsidR="00364F45">
            <w:rPr>
              <w:rFonts w:ascii="Times New Roman" w:eastAsia="Times New Roman" w:hAnsi="Times New Roman" w:cs="Times New Roman"/>
              <w:sz w:val="24"/>
              <w:szCs w:val="24"/>
            </w:rPr>
            <w:t>/2026/ZVAS/VNG-</w:t>
          </w:r>
        </w:sdtContent>
      </w:sdt>
      <w:sdt>
        <w:sdtPr>
          <w:tag w:val="goog_rdk_593"/>
          <w:id w:val="-35586054"/>
        </w:sdtPr>
        <w:sdtEndPr/>
        <w:sdtContent>
          <w:r w:rsidR="00364F45">
            <w:rPr>
              <w:rFonts w:ascii="Times New Roman" w:eastAsia="Times New Roman" w:hAnsi="Times New Roman" w:cs="Times New Roman"/>
              <w:b/>
              <w:bCs/>
              <w:sz w:val="24"/>
              <w:szCs w:val="24"/>
            </w:rPr>
            <w:t>.......</w:t>
          </w:r>
        </w:sdtContent>
      </w:sdt>
      <w:sdt>
        <w:sdtPr>
          <w:tag w:val="goog_rdk_594"/>
          <w:id w:val="1352814460"/>
        </w:sdtPr>
        <w:sdtEndPr/>
        <w:sdtContent>
          <w:r w:rsidR="00364F45">
            <w:rPr>
              <w:rFonts w:ascii="Times New Roman" w:eastAsia="Times New Roman" w:hAnsi="Times New Roman" w:cs="Times New Roman"/>
              <w:sz w:val="24"/>
              <w:szCs w:val="24"/>
            </w:rPr>
            <w:t>, ký ngày ......../........./2026. Phụ Lục có hiệu lực kể từ ngày ký, được lập thành 02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bản có giá trị pháp lý như nhau, mỗi bên giữ 01 (một) bản.</w:t>
          </w:r>
        </w:sdtContent>
      </w:sdt>
      <w:sdt>
        <w:sdtPr>
          <w:tag w:val="goog_rdk_595"/>
          <w:id w:val="-2009736762"/>
        </w:sdtPr>
        <w:sdtEndPr/>
        <w:sdtContent/>
      </w:sdt>
    </w:p>
    <w:tbl>
      <w:tblPr>
        <w:tblStyle w:val="a4"/>
        <w:tblW w:w="9861" w:type="dxa"/>
        <w:jc w:val="center"/>
        <w:tblInd w:w="0" w:type="dxa"/>
        <w:tblLayout w:type="fixed"/>
        <w:tblLook w:val="0000" w:firstRow="0" w:lastRow="0" w:firstColumn="0" w:lastColumn="0" w:noHBand="0" w:noVBand="0"/>
      </w:tblPr>
      <w:tblGrid>
        <w:gridCol w:w="9454"/>
        <w:gridCol w:w="407"/>
      </w:tblGrid>
      <w:tr w:rsidR="00312D72" w14:paraId="475119C8" w14:textId="77777777">
        <w:trPr>
          <w:trHeight w:val="1136"/>
          <w:jc w:val="center"/>
        </w:trPr>
        <w:tc>
          <w:tcPr>
            <w:tcW w:w="9454" w:type="dxa"/>
          </w:tcPr>
          <w:sdt>
            <w:sdtPr>
              <w:tag w:val="goog_rdk_597"/>
              <w:id w:val="-1381744553"/>
            </w:sdtPr>
            <w:sdtEndPr/>
            <w:sdtContent>
              <w:p w14:paraId="00000108" w14:textId="77777777" w:rsidR="00312D72" w:rsidRDefault="00D542A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sdt>
                  <w:sdtPr>
                    <w:tag w:val="goog_rdk_596"/>
                    <w:id w:val="-600852745"/>
                  </w:sdtPr>
                  <w:sdtEndPr/>
                  <w:sdtContent/>
                </w:sdt>
              </w:p>
            </w:sdtContent>
          </w:sdt>
          <w:tbl>
            <w:tblPr>
              <w:tblStyle w:val="a5"/>
              <w:tblW w:w="9238" w:type="dxa"/>
              <w:jc w:val="center"/>
              <w:tblInd w:w="0" w:type="dxa"/>
              <w:tblLayout w:type="fixed"/>
              <w:tblLook w:val="0000" w:firstRow="0" w:lastRow="0" w:firstColumn="0" w:lastColumn="0" w:noHBand="0" w:noVBand="0"/>
            </w:tblPr>
            <w:tblGrid>
              <w:gridCol w:w="5730"/>
              <w:gridCol w:w="450"/>
              <w:gridCol w:w="3058"/>
            </w:tblGrid>
            <w:tr w:rsidR="00312D72" w14:paraId="2EF6A628" w14:textId="77777777">
              <w:trPr>
                <w:trHeight w:val="2601"/>
                <w:jc w:val="center"/>
              </w:trPr>
              <w:tc>
                <w:tcPr>
                  <w:tcW w:w="5730" w:type="dxa"/>
                </w:tcPr>
                <w:sdt>
                  <w:sdtPr>
                    <w:tag w:val="goog_rdk_600"/>
                    <w:id w:val="-680750378"/>
                  </w:sdtPr>
                  <w:sdtEndPr/>
                  <w:sdtContent>
                    <w:p w14:paraId="00000109"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598"/>
                          <w:id w:val="-1763899148"/>
                        </w:sdtPr>
                        <w:sdtEndPr/>
                        <w:sdtContent>
                          <w:r w:rsidR="00364F45">
                            <w:rPr>
                              <w:rFonts w:ascii="Times New Roman" w:eastAsia="Times New Roman" w:hAnsi="Times New Roman" w:cs="Times New Roman"/>
                              <w:b/>
                              <w:bCs/>
                              <w:smallCaps/>
                              <w:sz w:val="24"/>
                              <w:szCs w:val="24"/>
                            </w:rPr>
                            <w:t>ĐẠI DIỆN BÊN A</w:t>
                          </w:r>
                        </w:sdtContent>
                      </w:sdt>
                      <w:sdt>
                        <w:sdtPr>
                          <w:tag w:val="goog_rdk_599"/>
                          <w:id w:val="-90231862"/>
                        </w:sdtPr>
                        <w:sdtEndPr/>
                        <w:sdtContent/>
                      </w:sdt>
                    </w:p>
                  </w:sdtContent>
                </w:sdt>
                <w:sdt>
                  <w:sdtPr>
                    <w:tag w:val="goog_rdk_602"/>
                    <w:id w:val="1019522599"/>
                  </w:sdtPr>
                  <w:sdtEndPr/>
                  <w:sdtContent>
                    <w:p w14:paraId="0000010A"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01"/>
                          <w:id w:val="-517032604"/>
                        </w:sdtPr>
                        <w:sdtEndPr/>
                        <w:sdtContent/>
                      </w:sdt>
                    </w:p>
                  </w:sdtContent>
                </w:sdt>
                <w:p w14:paraId="0000010B" w14:textId="77777777" w:rsidR="00312D72" w:rsidRDefault="00312D72">
                  <w:pPr>
                    <w:spacing w:before="120" w:after="0" w:line="276" w:lineRule="auto"/>
                    <w:rPr>
                      <w:rFonts w:ascii="Times New Roman" w:eastAsia="Times New Roman" w:hAnsi="Times New Roman" w:cs="Times New Roman"/>
                      <w:sz w:val="24"/>
                      <w:szCs w:val="24"/>
                    </w:rPr>
                  </w:pPr>
                </w:p>
                <w:sdt>
                  <w:sdtPr>
                    <w:tag w:val="goog_rdk_605"/>
                    <w:id w:val="-858426487"/>
                  </w:sdtPr>
                  <w:sdtEndPr/>
                  <w:sdtContent>
                    <w:p w14:paraId="0000010C"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03"/>
                          <w:id w:val="-1475174018"/>
                        </w:sdtPr>
                        <w:sdtEndPr/>
                        <w:sdtContent>
                          <w:r w:rsidR="00364F45">
                            <w:rPr>
                              <w:rFonts w:ascii="Times New Roman" w:eastAsia="Times New Roman" w:hAnsi="Times New Roman" w:cs="Times New Roman"/>
                              <w:b/>
                              <w:bCs/>
                              <w:sz w:val="24"/>
                              <w:szCs w:val="24"/>
                            </w:rPr>
                            <w:t>TRẦN THỊ BẢO VÂN</w:t>
                          </w:r>
                        </w:sdtContent>
                      </w:sdt>
                      <w:sdt>
                        <w:sdtPr>
                          <w:tag w:val="goog_rdk_604"/>
                          <w:id w:val="269489363"/>
                        </w:sdtPr>
                        <w:sdtEndPr/>
                        <w:sdtContent/>
                      </w:sdt>
                    </w:p>
                  </w:sdtContent>
                </w:sdt>
                <w:sdt>
                  <w:sdtPr>
                    <w:tag w:val="goog_rdk_608"/>
                    <w:id w:val="1448194577"/>
                  </w:sdtPr>
                  <w:sdtEndPr/>
                  <w:sdtContent>
                    <w:p w14:paraId="0000010D"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06"/>
                          <w:id w:val="-389140516"/>
                        </w:sdtPr>
                        <w:sdtEndPr/>
                        <w:sdtContent>
                          <w:r w:rsidR="00364F45">
                            <w:rPr>
                              <w:rFonts w:ascii="Times New Roman" w:eastAsia="Times New Roman" w:hAnsi="Times New Roman" w:cs="Times New Roman"/>
                              <w:b/>
                              <w:bCs/>
                              <w:sz w:val="24"/>
                              <w:szCs w:val="24"/>
                            </w:rPr>
                            <w:t>Giám Đốc Cấp Cao Phụ Trách Quan Hệ Đối Tác</w:t>
                          </w:r>
                        </w:sdtContent>
                      </w:sdt>
                      <w:sdt>
                        <w:sdtPr>
                          <w:tag w:val="goog_rdk_607"/>
                          <w:id w:val="1225342171"/>
                        </w:sdtPr>
                        <w:sdtEndPr/>
                        <w:sdtContent/>
                      </w:sdt>
                    </w:p>
                  </w:sdtContent>
                </w:sdt>
              </w:tc>
              <w:tc>
                <w:tcPr>
                  <w:tcW w:w="450" w:type="dxa"/>
                </w:tcPr>
                <w:sdt>
                  <w:sdtPr>
                    <w:tag w:val="goog_rdk_610"/>
                    <w:id w:val="-616753884"/>
                  </w:sdtPr>
                  <w:sdtEndPr/>
                  <w:sdtContent>
                    <w:p w14:paraId="0000010E"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09"/>
                          <w:id w:val="1489410094"/>
                        </w:sdtPr>
                        <w:sdtEndPr/>
                        <w:sdtContent/>
                      </w:sdt>
                    </w:p>
                  </w:sdtContent>
                </w:sdt>
              </w:tc>
              <w:tc>
                <w:tcPr>
                  <w:tcW w:w="3058" w:type="dxa"/>
                </w:tcPr>
                <w:sdt>
                  <w:sdtPr>
                    <w:tag w:val="goog_rdk_613"/>
                    <w:id w:val="-2020654720"/>
                  </w:sdtPr>
                  <w:sdtEndPr/>
                  <w:sdtContent>
                    <w:p w14:paraId="0000010F"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11"/>
                          <w:id w:val="1159302118"/>
                        </w:sdtPr>
                        <w:sdtEndPr/>
                        <w:sdtContent>
                          <w:r w:rsidR="00364F45">
                            <w:rPr>
                              <w:rFonts w:ascii="Times New Roman" w:eastAsia="Times New Roman" w:hAnsi="Times New Roman" w:cs="Times New Roman"/>
                              <w:b/>
                              <w:bCs/>
                              <w:smallCaps/>
                              <w:sz w:val="24"/>
                              <w:szCs w:val="24"/>
                            </w:rPr>
                            <w:t xml:space="preserve"> ĐẠI DIỆN BÊN B</w:t>
                          </w:r>
                        </w:sdtContent>
                      </w:sdt>
                      <w:sdt>
                        <w:sdtPr>
                          <w:tag w:val="goog_rdk_612"/>
                          <w:id w:val="141675359"/>
                        </w:sdtPr>
                        <w:sdtEndPr/>
                        <w:sdtContent/>
                      </w:sdt>
                    </w:p>
                  </w:sdtContent>
                </w:sdt>
                <w:sdt>
                  <w:sdtPr>
                    <w:tag w:val="goog_rdk_615"/>
                    <w:id w:val="-942487482"/>
                  </w:sdtPr>
                  <w:sdtEndPr/>
                  <w:sdtContent>
                    <w:p w14:paraId="00000110"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14"/>
                          <w:id w:val="652229240"/>
                        </w:sdtPr>
                        <w:sdtEndPr/>
                        <w:sdtContent/>
                      </w:sdt>
                    </w:p>
                  </w:sdtContent>
                </w:sdt>
                <w:sdt>
                  <w:sdtPr>
                    <w:tag w:val="goog_rdk_617"/>
                    <w:id w:val="-1737074152"/>
                  </w:sdtPr>
                  <w:sdtEndPr/>
                  <w:sdtContent>
                    <w:p w14:paraId="00000111"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616"/>
                          <w:id w:val="536073173"/>
                        </w:sdtPr>
                        <w:sdtEndPr/>
                        <w:sdtContent/>
                      </w:sdt>
                    </w:p>
                  </w:sdtContent>
                </w:sdt>
                <w:sdt>
                  <w:sdtPr>
                    <w:tag w:val="goog_rdk_620"/>
                    <w:id w:val="344377279"/>
                  </w:sdtPr>
                  <w:sdtEndPr/>
                  <w:sdtContent>
                    <w:p w14:paraId="00000112"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618"/>
                          <w:id w:val="1144512266"/>
                        </w:sdtPr>
                        <w:sdtEndPr/>
                        <w:sdtContent>
                          <w:r w:rsidR="00364F45">
                            <w:rPr>
                              <w:rFonts w:ascii="Times New Roman" w:eastAsia="Times New Roman" w:hAnsi="Times New Roman" w:cs="Times New Roman"/>
                              <w:b/>
                              <w:bCs/>
                              <w:sz w:val="24"/>
                              <w:szCs w:val="24"/>
                            </w:rPr>
                            <w:t>PHI NGỌC CẨM</w:t>
                          </w:r>
                        </w:sdtContent>
                      </w:sdt>
                      <w:sdt>
                        <w:sdtPr>
                          <w:tag w:val="goog_rdk_619"/>
                          <w:id w:val="132762904"/>
                        </w:sdtPr>
                        <w:sdtEndPr/>
                        <w:sdtContent/>
                      </w:sdt>
                    </w:p>
                  </w:sdtContent>
                </w:sdt>
                <w:sdt>
                  <w:sdtPr>
                    <w:tag w:val="goog_rdk_623"/>
                    <w:id w:val="-350104121"/>
                  </w:sdtPr>
                  <w:sdtEndPr/>
                  <w:sdtContent>
                    <w:p w14:paraId="00000113" w14:textId="77777777" w:rsidR="00312D72" w:rsidRDefault="00D542AC">
                      <w:pPr>
                        <w:spacing w:after="0" w:line="288" w:lineRule="auto"/>
                        <w:jc w:val="center"/>
                        <w:rPr>
                          <w:rFonts w:ascii="Times New Roman" w:eastAsia="Times New Roman" w:hAnsi="Times New Roman" w:cs="Times New Roman"/>
                          <w:sz w:val="24"/>
                          <w:szCs w:val="24"/>
                        </w:rPr>
                      </w:pPr>
                      <w:sdt>
                        <w:sdtPr>
                          <w:tag w:val="goog_rdk_621"/>
                          <w:id w:val="-1653197774"/>
                        </w:sdtPr>
                        <w:sdtEndPr/>
                        <w:sdtContent>
                          <w:r w:rsidR="00364F45">
                            <w:rPr>
                              <w:rFonts w:ascii="Times New Roman" w:eastAsia="Times New Roman" w:hAnsi="Times New Roman" w:cs="Times New Roman"/>
                              <w:b/>
                              <w:bCs/>
                              <w:sz w:val="24"/>
                              <w:szCs w:val="24"/>
                            </w:rPr>
                            <w:t xml:space="preserve">Giám đốc Khối </w:t>
                          </w:r>
                          <w:proofErr w:type="spellStart"/>
                          <w:r w:rsidR="00364F45">
                            <w:rPr>
                              <w:rFonts w:ascii="Times New Roman" w:eastAsia="Times New Roman" w:hAnsi="Times New Roman" w:cs="Times New Roman"/>
                              <w:b/>
                              <w:bCs/>
                              <w:sz w:val="24"/>
                              <w:szCs w:val="24"/>
                            </w:rPr>
                            <w:t>GAPCOM</w:t>
                          </w:r>
                          <w:proofErr w:type="spellEnd"/>
                        </w:sdtContent>
                      </w:sdt>
                      <w:sdt>
                        <w:sdtPr>
                          <w:tag w:val="goog_rdk_622"/>
                          <w:id w:val="1155466726"/>
                        </w:sdtPr>
                        <w:sdtEndPr/>
                        <w:sdtContent/>
                      </w:sdt>
                    </w:p>
                  </w:sdtContent>
                </w:sdt>
                <w:sdt>
                  <w:sdtPr>
                    <w:tag w:val="goog_rdk_625"/>
                    <w:id w:val="-1411452078"/>
                  </w:sdtPr>
                  <w:sdtEndPr/>
                  <w:sdtContent>
                    <w:p w14:paraId="00000114" w14:textId="77777777" w:rsidR="00312D72" w:rsidRDefault="00D542AC">
                      <w:pPr>
                        <w:spacing w:before="120" w:after="0" w:line="276" w:lineRule="auto"/>
                        <w:jc w:val="center"/>
                        <w:rPr>
                          <w:rFonts w:ascii="Times New Roman" w:eastAsia="Times New Roman" w:hAnsi="Times New Roman" w:cs="Times New Roman"/>
                          <w:sz w:val="24"/>
                          <w:szCs w:val="24"/>
                          <w:highlight w:val="yellow"/>
                        </w:rPr>
                      </w:pPr>
                      <w:sdt>
                        <w:sdtPr>
                          <w:tag w:val="goog_rdk_624"/>
                          <w:id w:val="504754856"/>
                        </w:sdtPr>
                        <w:sdtEndPr/>
                        <w:sdtContent/>
                      </w:sdt>
                    </w:p>
                  </w:sdtContent>
                </w:sdt>
                <w:sdt>
                  <w:sdtPr>
                    <w:tag w:val="goog_rdk_627"/>
                    <w:id w:val="1419449336"/>
                  </w:sdtPr>
                  <w:sdtEndPr/>
                  <w:sdtContent>
                    <w:p w14:paraId="00000115" w14:textId="77777777" w:rsidR="00312D72" w:rsidRDefault="00D542AC">
                      <w:pPr>
                        <w:spacing w:before="120" w:after="0" w:line="276" w:lineRule="auto"/>
                        <w:rPr>
                          <w:rFonts w:ascii="Times New Roman" w:eastAsia="Times New Roman" w:hAnsi="Times New Roman" w:cs="Times New Roman"/>
                          <w:sz w:val="24"/>
                          <w:szCs w:val="24"/>
                        </w:rPr>
                      </w:pPr>
                      <w:sdt>
                        <w:sdtPr>
                          <w:tag w:val="goog_rdk_626"/>
                          <w:id w:val="240263313"/>
                        </w:sdtPr>
                        <w:sdtEndPr/>
                        <w:sdtContent/>
                      </w:sdt>
                    </w:p>
                  </w:sdtContent>
                </w:sdt>
              </w:tc>
            </w:tr>
          </w:tbl>
          <w:sdt>
            <w:sdtPr>
              <w:tag w:val="goog_rdk_629"/>
              <w:id w:val="-437533040"/>
            </w:sdtPr>
            <w:sdtEndPr/>
            <w:sdtContent>
              <w:p w14:paraId="00000116" w14:textId="77777777" w:rsidR="00312D72" w:rsidRDefault="00D542AC">
                <w:pPr>
                  <w:spacing w:before="120" w:after="0" w:line="276" w:lineRule="auto"/>
                  <w:rPr>
                    <w:rFonts w:ascii="Times New Roman" w:eastAsia="Times New Roman" w:hAnsi="Times New Roman" w:cs="Times New Roman"/>
                    <w:sz w:val="24"/>
                    <w:szCs w:val="24"/>
                  </w:rPr>
                </w:pPr>
                <w:sdt>
                  <w:sdtPr>
                    <w:tag w:val="goog_rdk_628"/>
                    <w:id w:val="1421608334"/>
                  </w:sdtPr>
                  <w:sdtEndPr/>
                  <w:sdtContent/>
                </w:sdt>
              </w:p>
            </w:sdtContent>
          </w:sdt>
        </w:tc>
        <w:tc>
          <w:tcPr>
            <w:tcW w:w="407" w:type="dxa"/>
          </w:tcPr>
          <w:sdt>
            <w:sdtPr>
              <w:tag w:val="goog_rdk_631"/>
              <w:id w:val="-1234104409"/>
            </w:sdtPr>
            <w:sdtEndPr/>
            <w:sdtContent>
              <w:p w14:paraId="00000117" w14:textId="77777777" w:rsidR="00312D72" w:rsidRDefault="00D542AC">
                <w:pPr>
                  <w:spacing w:before="120" w:after="0" w:line="276" w:lineRule="auto"/>
                  <w:rPr>
                    <w:rFonts w:ascii="Times New Roman" w:eastAsia="Times New Roman" w:hAnsi="Times New Roman" w:cs="Times New Roman"/>
                    <w:sz w:val="24"/>
                    <w:szCs w:val="24"/>
                  </w:rPr>
                </w:pPr>
                <w:sdt>
                  <w:sdtPr>
                    <w:tag w:val="goog_rdk_630"/>
                    <w:id w:val="208474432"/>
                  </w:sdtPr>
                  <w:sdtEndPr/>
                  <w:sdtContent/>
                </w:sdt>
              </w:p>
            </w:sdtContent>
          </w:sdt>
        </w:tc>
      </w:tr>
    </w:tbl>
    <w:sdt>
      <w:sdtPr>
        <w:tag w:val="goog_rdk_633"/>
        <w:id w:val="1523905577"/>
      </w:sdtPr>
      <w:sdtEndPr/>
      <w:sdtContent>
        <w:p w14:paraId="00000118" w14:textId="77777777" w:rsidR="00312D72" w:rsidRDefault="00D542AC">
          <w:pPr>
            <w:tabs>
              <w:tab w:val="left" w:pos="7412"/>
            </w:tabs>
            <w:rPr>
              <w:rFonts w:ascii="Times New Roman" w:eastAsia="Times New Roman" w:hAnsi="Times New Roman" w:cs="Times New Roman"/>
              <w:sz w:val="24"/>
              <w:szCs w:val="24"/>
            </w:rPr>
          </w:pPr>
          <w:sdt>
            <w:sdtPr>
              <w:tag w:val="goog_rdk_632"/>
              <w:id w:val="-1970110909"/>
            </w:sdtPr>
            <w:sdtEndPr/>
            <w:sdtContent/>
          </w:sdt>
        </w:p>
      </w:sdtContent>
    </w:sdt>
    <w:sdt>
      <w:sdtPr>
        <w:tag w:val="goog_rdk_638"/>
        <w:id w:val="1357794521"/>
      </w:sdtPr>
      <w:sdtEndPr/>
      <w:sdtContent>
        <w:p w14:paraId="00000119" w14:textId="77777777" w:rsidR="00312D72" w:rsidRDefault="00D542AC">
          <w:pPr>
            <w:tabs>
              <w:tab w:val="left" w:pos="7412"/>
            </w:tabs>
            <w:jc w:val="center"/>
            <w:rPr>
              <w:rFonts w:ascii="Times New Roman" w:eastAsia="Times New Roman" w:hAnsi="Times New Roman" w:cs="Times New Roman"/>
              <w:sz w:val="24"/>
              <w:szCs w:val="24"/>
            </w:rPr>
          </w:pPr>
          <w:sdt>
            <w:sdtPr>
              <w:tag w:val="goog_rdk_635"/>
              <w:id w:val="-221062441"/>
            </w:sdtPr>
            <w:sdtEndPr/>
            <w:sdtContent>
              <w:ins w:id="327" w:author="Hang Phan" w:date="2026-05-25T13:50:00Z">
                <w:r w:rsidR="00364F45">
                  <w:br w:type="page"/>
                </w:r>
              </w:ins>
            </w:sdtContent>
          </w:sdt>
          <w:sdt>
            <w:sdtPr>
              <w:tag w:val="goog_rdk_636"/>
              <w:id w:val="-2137563854"/>
            </w:sdtPr>
            <w:sdtEndPr/>
            <w:sdtContent>
              <w:r w:rsidR="00364F45">
                <w:rPr>
                  <w:rFonts w:ascii="Times New Roman" w:eastAsia="Times New Roman" w:hAnsi="Times New Roman" w:cs="Times New Roman"/>
                  <w:b/>
                  <w:bCs/>
                  <w:sz w:val="24"/>
                  <w:szCs w:val="24"/>
                </w:rPr>
                <w:t>PHỤ LỤC B-01</w:t>
              </w:r>
            </w:sdtContent>
          </w:sdt>
          <w:sdt>
            <w:sdtPr>
              <w:tag w:val="goog_rdk_637"/>
              <w:id w:val="573092476"/>
            </w:sdtPr>
            <w:sdtEndPr/>
            <w:sdtContent/>
          </w:sdt>
        </w:p>
      </w:sdtContent>
    </w:sdt>
    <w:sdt>
      <w:sdtPr>
        <w:tag w:val="goog_rdk_641"/>
        <w:id w:val="645190588"/>
      </w:sdtPr>
      <w:sdtEndPr/>
      <w:sdtContent>
        <w:p w14:paraId="0000011A" w14:textId="77777777" w:rsidR="00312D72" w:rsidRDefault="00D542AC">
          <w:pPr>
            <w:tabs>
              <w:tab w:val="left" w:pos="7412"/>
            </w:tabs>
            <w:jc w:val="center"/>
            <w:rPr>
              <w:rFonts w:ascii="Times New Roman" w:eastAsia="Times New Roman" w:hAnsi="Times New Roman" w:cs="Times New Roman"/>
              <w:sz w:val="24"/>
              <w:szCs w:val="24"/>
            </w:rPr>
          </w:pPr>
          <w:sdt>
            <w:sdtPr>
              <w:tag w:val="goog_rdk_639"/>
              <w:id w:val="872354772"/>
            </w:sdtPr>
            <w:sdtEndPr/>
            <w:sdtContent>
              <w:r w:rsidR="00364F45">
                <w:rPr>
                  <w:rFonts w:ascii="Times New Roman" w:eastAsia="Times New Roman" w:hAnsi="Times New Roman" w:cs="Times New Roman"/>
                  <w:b/>
                  <w:bCs/>
                  <w:sz w:val="24"/>
                  <w:szCs w:val="24"/>
                </w:rPr>
                <w:t>Số ........../2026/PL/</w:t>
              </w:r>
              <w:proofErr w:type="spellStart"/>
              <w:r w:rsidR="00364F45">
                <w:rPr>
                  <w:rFonts w:ascii="Times New Roman" w:eastAsia="Times New Roman" w:hAnsi="Times New Roman" w:cs="Times New Roman"/>
                  <w:b/>
                  <w:bCs/>
                  <w:sz w:val="24"/>
                  <w:szCs w:val="24"/>
                </w:rPr>
                <w:t>zVas</w:t>
              </w:r>
              <w:proofErr w:type="spellEnd"/>
              <w:r w:rsidR="00364F45">
                <w:rPr>
                  <w:rFonts w:ascii="Times New Roman" w:eastAsia="Times New Roman" w:hAnsi="Times New Roman" w:cs="Times New Roman"/>
                  <w:b/>
                  <w:bCs/>
                  <w:sz w:val="24"/>
                  <w:szCs w:val="24"/>
                </w:rPr>
                <w:t xml:space="preserve"> -</w:t>
              </w:r>
              <w:proofErr w:type="spellStart"/>
              <w:r w:rsidR="00364F45">
                <w:rPr>
                  <w:rFonts w:ascii="Times New Roman" w:eastAsia="Times New Roman" w:hAnsi="Times New Roman" w:cs="Times New Roman"/>
                  <w:b/>
                  <w:bCs/>
                  <w:sz w:val="24"/>
                  <w:szCs w:val="24"/>
                </w:rPr>
                <w:t>B01</w:t>
              </w:r>
              <w:proofErr w:type="spellEnd"/>
            </w:sdtContent>
          </w:sdt>
          <w:sdt>
            <w:sdtPr>
              <w:tag w:val="goog_rdk_640"/>
              <w:id w:val="1159932858"/>
            </w:sdtPr>
            <w:sdtEndPr/>
            <w:sdtContent/>
          </w:sdt>
        </w:p>
      </w:sdtContent>
    </w:sdt>
    <w:sdt>
      <w:sdtPr>
        <w:tag w:val="goog_rdk_643"/>
        <w:id w:val="634238784"/>
      </w:sdtPr>
      <w:sdtEndPr/>
      <w:sdtContent>
        <w:p w14:paraId="0000011B" w14:textId="77777777" w:rsidR="00312D72" w:rsidRDefault="00D542AC">
          <w:pPr>
            <w:spacing w:before="120" w:after="0" w:line="288" w:lineRule="auto"/>
            <w:jc w:val="center"/>
            <w:rPr>
              <w:rFonts w:ascii="Times New Roman" w:eastAsia="Times New Roman" w:hAnsi="Times New Roman" w:cs="Times New Roman"/>
              <w:sz w:val="24"/>
              <w:szCs w:val="24"/>
            </w:rPr>
          </w:pPr>
          <w:sdt>
            <w:sdtPr>
              <w:tag w:val="goog_rdk_642"/>
              <w:id w:val="1512429724"/>
            </w:sdtPr>
            <w:sdtEndPr/>
            <w:sdtContent>
              <w:r w:rsidR="00364F45">
                <w:rPr>
                  <w:rFonts w:ascii="Times New Roman" w:eastAsia="Times New Roman" w:hAnsi="Times New Roman" w:cs="Times New Roman"/>
                  <w:sz w:val="24"/>
                  <w:szCs w:val="24"/>
                </w:rPr>
                <w:t xml:space="preserve">Đính kèm Hợp Đồng số ....../2026/ZVAS/VNG-   .............., ký ngày ......../........./2026 </w:t>
              </w:r>
            </w:sdtContent>
          </w:sdt>
        </w:p>
      </w:sdtContent>
    </w:sdt>
    <w:sdt>
      <w:sdtPr>
        <w:tag w:val="goog_rdk_645"/>
        <w:id w:val="-896843731"/>
      </w:sdtPr>
      <w:sdtEndPr/>
      <w:sdtContent>
        <w:p w14:paraId="0000011C" w14:textId="77777777" w:rsidR="00312D72" w:rsidRDefault="00D542AC">
          <w:pPr>
            <w:jc w:val="center"/>
            <w:rPr>
              <w:rFonts w:ascii="Times New Roman" w:eastAsia="Times New Roman" w:hAnsi="Times New Roman" w:cs="Times New Roman"/>
              <w:sz w:val="24"/>
              <w:szCs w:val="24"/>
            </w:rPr>
          </w:pPr>
          <w:sdt>
            <w:sdtPr>
              <w:tag w:val="goog_rdk_644"/>
              <w:id w:val="531190628"/>
            </w:sdtPr>
            <w:sdtEndPr/>
            <w:sdtContent>
              <w:r w:rsidR="00364F45">
                <w:rPr>
                  <w:rFonts w:ascii="Times New Roman" w:eastAsia="Times New Roman" w:hAnsi="Times New Roman" w:cs="Times New Roman"/>
                  <w:sz w:val="24"/>
                  <w:szCs w:val="24"/>
                </w:rPr>
                <w:t>giữa Công Ty Cổ Phần Tập Đoàn VNG (“Bên A”) và Công Ty ...................... (Bên B”)</w:t>
              </w:r>
            </w:sdtContent>
          </w:sdt>
        </w:p>
      </w:sdtContent>
    </w:sdt>
    <w:p w14:paraId="0000011D" w14:textId="77777777" w:rsidR="00312D72" w:rsidRDefault="00312D72">
      <w:pPr>
        <w:spacing w:before="120" w:after="120"/>
        <w:rPr>
          <w:rFonts w:ascii="Times New Roman" w:eastAsia="Times New Roman" w:hAnsi="Times New Roman" w:cs="Times New Roman"/>
          <w:sz w:val="24"/>
          <w:szCs w:val="24"/>
        </w:rPr>
      </w:pPr>
    </w:p>
    <w:sdt>
      <w:sdtPr>
        <w:tag w:val="goog_rdk_647"/>
        <w:id w:val="-424557747"/>
      </w:sdtPr>
      <w:sdtEndPr/>
      <w:sdtContent>
        <w:p w14:paraId="0000011E" w14:textId="77777777" w:rsidR="00312D72" w:rsidRDefault="00D542AC">
          <w:pPr>
            <w:spacing w:before="120" w:after="120"/>
            <w:rPr>
              <w:rFonts w:ascii="Times New Roman" w:eastAsia="Times New Roman" w:hAnsi="Times New Roman" w:cs="Times New Roman"/>
              <w:sz w:val="24"/>
              <w:szCs w:val="24"/>
            </w:rPr>
          </w:pPr>
          <w:sdt>
            <w:sdtPr>
              <w:tag w:val="goog_rdk_646"/>
              <w:id w:val="868673932"/>
            </w:sdtPr>
            <w:sdtEndPr/>
            <w:sdtContent>
              <w:r w:rsidR="00364F45">
                <w:rPr>
                  <w:rFonts w:ascii="Times New Roman" w:eastAsia="Times New Roman" w:hAnsi="Times New Roman" w:cs="Times New Roman"/>
                  <w:sz w:val="24"/>
                  <w:szCs w:val="24"/>
                </w:rPr>
                <w:t xml:space="preserve">Vào ngày …/...…/2026, các Bên cùng nhau </w:t>
              </w:r>
              <w:proofErr w:type="spellStart"/>
              <w:r w:rsidR="00364F45">
                <w:rPr>
                  <w:rFonts w:ascii="Times New Roman" w:eastAsia="Times New Roman" w:hAnsi="Times New Roman" w:cs="Times New Roman"/>
                  <w:sz w:val="24"/>
                  <w:szCs w:val="24"/>
                </w:rPr>
                <w:t>thoả</w:t>
              </w:r>
              <w:proofErr w:type="spellEnd"/>
              <w:r w:rsidR="00364F45">
                <w:rPr>
                  <w:rFonts w:ascii="Times New Roman" w:eastAsia="Times New Roman" w:hAnsi="Times New Roman" w:cs="Times New Roman"/>
                  <w:sz w:val="24"/>
                  <w:szCs w:val="24"/>
                </w:rPr>
                <w:t xml:space="preserve"> thuận và ký kết Phụ Lục này với nội dung như </w:t>
              </w:r>
              <w:proofErr w:type="spellStart"/>
              <w:r w:rsidR="00364F45">
                <w:rPr>
                  <w:rFonts w:ascii="Times New Roman" w:eastAsia="Times New Roman" w:hAnsi="Times New Roman" w:cs="Times New Roman"/>
                  <w:sz w:val="24"/>
                  <w:szCs w:val="24"/>
                </w:rPr>
                <w:t>sau</w:t>
              </w:r>
              <w:proofErr w:type="spellEnd"/>
              <w:r w:rsidR="00364F45">
                <w:rPr>
                  <w:rFonts w:ascii="Times New Roman" w:eastAsia="Times New Roman" w:hAnsi="Times New Roman" w:cs="Times New Roman"/>
                  <w:sz w:val="24"/>
                  <w:szCs w:val="24"/>
                </w:rPr>
                <w:t>:</w:t>
              </w:r>
            </w:sdtContent>
          </w:sdt>
        </w:p>
      </w:sdtContent>
    </w:sdt>
    <w:sdt>
      <w:sdtPr>
        <w:tag w:val="goog_rdk_649"/>
        <w:id w:val="-202686390"/>
      </w:sdtPr>
      <w:sdtEndPr/>
      <w:sdtContent>
        <w:p w14:paraId="0000011F" w14:textId="77777777" w:rsidR="00312D72" w:rsidRDefault="00D542AC">
          <w:p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sdt>
            <w:sdtPr>
              <w:tag w:val="goog_rdk_648"/>
              <w:id w:val="1790756029"/>
            </w:sdtPr>
            <w:sdtEndPr/>
            <w:sdtContent/>
          </w:sdt>
        </w:p>
      </w:sdtContent>
    </w:sdt>
    <w:sdt>
      <w:sdtPr>
        <w:tag w:val="goog_rdk_652"/>
        <w:id w:val="580053957"/>
      </w:sdtPr>
      <w:sdtEndPr/>
      <w:sdtContent>
        <w:p w14:paraId="00000120" w14:textId="77777777" w:rsidR="00312D72" w:rsidRDefault="00D542A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sdt>
            <w:sdtPr>
              <w:tag w:val="goog_rdk_650"/>
              <w:id w:val="1394107955"/>
            </w:sdtPr>
            <w:sdtEndPr/>
            <w:sdtContent>
              <w:r w:rsidR="00364F45">
                <w:rPr>
                  <w:rFonts w:ascii="Times New Roman" w:eastAsia="Times New Roman" w:hAnsi="Times New Roman" w:cs="Times New Roman"/>
                  <w:b/>
                  <w:bCs/>
                  <w:color w:val="000000"/>
                  <w:sz w:val="24"/>
                  <w:szCs w:val="24"/>
                </w:rPr>
                <w:t>Điều 1: GIẢI THÍCH DỊCH VỤ</w:t>
              </w:r>
            </w:sdtContent>
          </w:sdt>
          <w:sdt>
            <w:sdtPr>
              <w:tag w:val="goog_rdk_651"/>
              <w:id w:val="425503284"/>
            </w:sdtPr>
            <w:sdtEndPr/>
            <w:sdtContent/>
          </w:sdt>
        </w:p>
      </w:sdtContent>
    </w:sdt>
    <w:sdt>
      <w:sdtPr>
        <w:tag w:val="goog_rdk_654"/>
        <w:id w:val="904800958"/>
      </w:sdtPr>
      <w:sdtEndPr/>
      <w:sdtContent>
        <w:p w14:paraId="00000121"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653"/>
              <w:id w:val="203003925"/>
            </w:sdtPr>
            <w:sdtEndPr/>
            <w:sdtContent>
              <w:r w:rsidR="00364F45">
                <w:rPr>
                  <w:rFonts w:ascii="Times New Roman" w:eastAsia="Times New Roman" w:hAnsi="Times New Roman" w:cs="Times New Roman"/>
                  <w:color w:val="000000"/>
                  <w:sz w:val="24"/>
                  <w:szCs w:val="24"/>
                </w:rPr>
                <w:t xml:space="preserve">Dịch vụ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 xml:space="preserve"> Plus: Bên A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dịch vụ tài khoản nghe nhạc với chất lượng </w:t>
              </w:r>
              <w:proofErr w:type="spellStart"/>
              <w:r w:rsidR="00364F45">
                <w:rPr>
                  <w:rFonts w:ascii="Times New Roman" w:eastAsia="Times New Roman" w:hAnsi="Times New Roman" w:cs="Times New Roman"/>
                  <w:color w:val="000000"/>
                  <w:sz w:val="24"/>
                  <w:szCs w:val="24"/>
                </w:rPr>
                <w:t>cao</w:t>
              </w:r>
              <w:proofErr w:type="spellEnd"/>
              <w:r w:rsidR="00364F45">
                <w:rPr>
                  <w:rFonts w:ascii="Times New Roman" w:eastAsia="Times New Roman" w:hAnsi="Times New Roman" w:cs="Times New Roman"/>
                  <w:color w:val="000000"/>
                  <w:sz w:val="24"/>
                  <w:szCs w:val="24"/>
                </w:rPr>
                <w:t xml:space="preserve">, không quảng cáo, được sử dụng trên nền tảng nghe nhạc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w:t>
              </w:r>
            </w:sdtContent>
          </w:sdt>
        </w:p>
      </w:sdtContent>
    </w:sdt>
    <w:sdt>
      <w:sdtPr>
        <w:tag w:val="goog_rdk_656"/>
        <w:id w:val="-1149306642"/>
      </w:sdtPr>
      <w:sdtEndPr/>
      <w:sdtContent>
        <w:p w14:paraId="00000122"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655"/>
              <w:id w:val="-1150446834"/>
            </w:sdtPr>
            <w:sdtEndPr/>
            <w:sdtContent>
              <w:r w:rsidR="00364F45">
                <w:rPr>
                  <w:rFonts w:ascii="Times New Roman" w:eastAsia="Times New Roman" w:hAnsi="Times New Roman" w:cs="Times New Roman"/>
                  <w:color w:val="000000"/>
                  <w:sz w:val="24"/>
                  <w:szCs w:val="24"/>
                </w:rPr>
                <w:t xml:space="preserve">Dịch vụ </w:t>
              </w:r>
              <w:proofErr w:type="spellStart"/>
              <w:r w:rsidR="00364F45">
                <w:rPr>
                  <w:rFonts w:ascii="Times New Roman" w:eastAsia="Times New Roman" w:hAnsi="Times New Roman" w:cs="Times New Roman"/>
                  <w:color w:val="000000"/>
                  <w:sz w:val="24"/>
                  <w:szCs w:val="24"/>
                </w:rPr>
                <w:t>ZingMP3</w:t>
              </w:r>
              <w:proofErr w:type="spellEnd"/>
              <w:r w:rsidR="00364F45">
                <w:rPr>
                  <w:rFonts w:ascii="Times New Roman" w:eastAsia="Times New Roman" w:hAnsi="Times New Roman" w:cs="Times New Roman"/>
                  <w:color w:val="000000"/>
                  <w:sz w:val="24"/>
                  <w:szCs w:val="24"/>
                </w:rPr>
                <w:t xml:space="preserve"> Premium: Bên A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dịch vụ tài khoản nghe nhạc với toàn bộ đặc quyền Plus cùng </w:t>
              </w:r>
              <w:proofErr w:type="spellStart"/>
              <w:r w:rsidR="00364F45">
                <w:rPr>
                  <w:rFonts w:ascii="Times New Roman" w:eastAsia="Times New Roman" w:hAnsi="Times New Roman" w:cs="Times New Roman"/>
                  <w:color w:val="000000"/>
                  <w:sz w:val="24"/>
                  <w:szCs w:val="24"/>
                </w:rPr>
                <w:t>kho</w:t>
              </w:r>
              <w:proofErr w:type="spellEnd"/>
              <w:r w:rsidR="00364F45">
                <w:rPr>
                  <w:rFonts w:ascii="Times New Roman" w:eastAsia="Times New Roman" w:hAnsi="Times New Roman" w:cs="Times New Roman"/>
                  <w:color w:val="000000"/>
                  <w:sz w:val="24"/>
                  <w:szCs w:val="24"/>
                </w:rPr>
                <w:t xml:space="preserve"> nhạc Premium được sử dụng trên nền tảng nghe nhạc Zing MP3;</w:t>
              </w:r>
            </w:sdtContent>
          </w:sdt>
        </w:p>
      </w:sdtContent>
    </w:sdt>
    <w:sdt>
      <w:sdtPr>
        <w:tag w:val="goog_rdk_658"/>
        <w:id w:val="-33408898"/>
      </w:sdtPr>
      <w:sdtEndPr/>
      <w:sdtContent>
        <w:p w14:paraId="00000123" w14:textId="77777777" w:rsidR="00312D72" w:rsidRDefault="00D542AC">
          <w:pPr>
            <w:numPr>
              <w:ilvl w:val="1"/>
              <w:numId w:val="26"/>
            </w:numPr>
            <w:pBdr>
              <w:top w:val="nil"/>
              <w:left w:val="nil"/>
              <w:bottom w:val="nil"/>
              <w:right w:val="nil"/>
              <w:between w:val="nil"/>
            </w:pBdr>
            <w:spacing w:after="0" w:line="360" w:lineRule="auto"/>
            <w:ind w:left="720" w:right="29"/>
            <w:jc w:val="both"/>
            <w:rPr>
              <w:rFonts w:ascii="Times New Roman" w:eastAsia="Times New Roman" w:hAnsi="Times New Roman" w:cs="Times New Roman"/>
              <w:color w:val="000000"/>
              <w:sz w:val="24"/>
              <w:szCs w:val="24"/>
            </w:rPr>
          </w:pPr>
          <w:sdt>
            <w:sdtPr>
              <w:tag w:val="goog_rdk_657"/>
              <w:id w:val="972124202"/>
            </w:sdtPr>
            <w:sdtEndPr/>
            <w:sdtContent>
              <w:r w:rsidR="00364F45">
                <w:rPr>
                  <w:rFonts w:ascii="Times New Roman" w:eastAsia="Times New Roman" w:hAnsi="Times New Roman" w:cs="Times New Roman"/>
                  <w:color w:val="000000"/>
                  <w:sz w:val="24"/>
                  <w:szCs w:val="24"/>
                </w:rPr>
                <w:t xml:space="preserve">Dịch vụ </w:t>
              </w:r>
              <w:proofErr w:type="spellStart"/>
              <w:r w:rsidR="00364F45">
                <w:rPr>
                  <w:rFonts w:ascii="Times New Roman" w:eastAsia="Times New Roman" w:hAnsi="Times New Roman" w:cs="Times New Roman"/>
                  <w:color w:val="000000"/>
                  <w:sz w:val="24"/>
                  <w:szCs w:val="24"/>
                </w:rPr>
                <w:t>zMelody</w:t>
              </w:r>
              <w:proofErr w:type="spellEnd"/>
              <w:r w:rsidR="00364F45">
                <w:rPr>
                  <w:rFonts w:ascii="Times New Roman" w:eastAsia="Times New Roman" w:hAnsi="Times New Roman" w:cs="Times New Roman"/>
                  <w:color w:val="000000"/>
                  <w:sz w:val="24"/>
                  <w:szCs w:val="24"/>
                </w:rPr>
                <w:t xml:space="preserve">/ </w:t>
              </w:r>
              <w:proofErr w:type="spellStart"/>
              <w:r w:rsidR="00364F45">
                <w:rPr>
                  <w:rFonts w:ascii="Times New Roman" w:eastAsia="Times New Roman" w:hAnsi="Times New Roman" w:cs="Times New Roman"/>
                  <w:color w:val="000000"/>
                  <w:sz w:val="24"/>
                  <w:szCs w:val="24"/>
                </w:rPr>
                <w:t>zStyle</w:t>
              </w:r>
              <w:proofErr w:type="spellEnd"/>
              <w:r w:rsidR="00364F45">
                <w:rPr>
                  <w:rFonts w:ascii="Times New Roman" w:eastAsia="Times New Roman" w:hAnsi="Times New Roman" w:cs="Times New Roman"/>
                  <w:color w:val="000000"/>
                  <w:sz w:val="24"/>
                  <w:szCs w:val="24"/>
                </w:rPr>
                <w:t xml:space="preserve">: Bên A cung cấp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dịch vụ nhạc </w:t>
              </w:r>
              <w:proofErr w:type="spellStart"/>
              <w:r w:rsidR="00364F45">
                <w:rPr>
                  <w:rFonts w:ascii="Times New Roman" w:eastAsia="Times New Roman" w:hAnsi="Times New Roman" w:cs="Times New Roman"/>
                  <w:color w:val="000000"/>
                  <w:sz w:val="24"/>
                  <w:szCs w:val="24"/>
                </w:rPr>
                <w:t>chuông</w:t>
              </w:r>
              <w:proofErr w:type="spellEnd"/>
              <w:r w:rsidR="00364F45">
                <w:rPr>
                  <w:rFonts w:ascii="Times New Roman" w:eastAsia="Times New Roman" w:hAnsi="Times New Roman" w:cs="Times New Roman"/>
                  <w:color w:val="000000"/>
                  <w:sz w:val="24"/>
                  <w:szCs w:val="24"/>
                </w:rPr>
                <w:t xml:space="preserve">, nhạc chờ, hình nền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các cuộc gọi trên nền tảng ứng dụng Zalo.</w:t>
              </w:r>
            </w:sdtContent>
          </w:sdt>
        </w:p>
      </w:sdtContent>
    </w:sdt>
    <w:sdt>
      <w:sdtPr>
        <w:tag w:val="goog_rdk_660"/>
        <w:id w:val="153056799"/>
      </w:sdtPr>
      <w:sdtEndPr/>
      <w:sdtContent>
        <w:p w14:paraId="00000124"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659"/>
              <w:id w:val="-925470949"/>
            </w:sdtPr>
            <w:sdtEndPr/>
            <w:sdtContent/>
          </w:sdt>
        </w:p>
      </w:sdtContent>
    </w:sdt>
    <w:sdt>
      <w:sdtPr>
        <w:tag w:val="goog_rdk_663"/>
        <w:id w:val="1054923313"/>
      </w:sdtPr>
      <w:sdtEndPr/>
      <w:sdtContent>
        <w:p w14:paraId="00000125"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661"/>
              <w:id w:val="1798836583"/>
            </w:sdtPr>
            <w:sdtEndPr/>
            <w:sdtContent>
              <w:r w:rsidR="00364F45">
                <w:rPr>
                  <w:rFonts w:ascii="Times New Roman" w:eastAsia="Times New Roman" w:hAnsi="Times New Roman" w:cs="Times New Roman"/>
                  <w:b/>
                  <w:bCs/>
                  <w:color w:val="000000"/>
                  <w:sz w:val="24"/>
                  <w:szCs w:val="24"/>
                </w:rPr>
                <w:t>Điều 2: PHẠM VI DỊCH VỤ CUNG CẤP VÀ GIÁ</w:t>
              </w:r>
            </w:sdtContent>
          </w:sdt>
          <w:sdt>
            <w:sdtPr>
              <w:tag w:val="goog_rdk_662"/>
              <w:id w:val="332739478"/>
            </w:sdtPr>
            <w:sdtEndPr/>
            <w:sdtContent/>
          </w:sdt>
        </w:p>
      </w:sdtContent>
    </w:sdt>
    <w:sdt>
      <w:sdtPr>
        <w:tag w:val="goog_rdk_665"/>
        <w:id w:val="-973246562"/>
      </w:sdtPr>
      <w:sdtEndPr/>
      <w:sdtContent>
        <w:p w14:paraId="00000126" w14:textId="77777777" w:rsidR="00312D72" w:rsidRDefault="00D542AC">
          <w:pPr>
            <w:pBdr>
              <w:top w:val="nil"/>
              <w:left w:val="nil"/>
              <w:bottom w:val="nil"/>
              <w:right w:val="nil"/>
              <w:between w:val="nil"/>
            </w:pBdr>
            <w:spacing w:after="0" w:line="360" w:lineRule="auto"/>
            <w:ind w:right="29"/>
            <w:jc w:val="both"/>
            <w:rPr>
              <w:rFonts w:ascii="Times New Roman" w:eastAsia="Times New Roman" w:hAnsi="Times New Roman" w:cs="Times New Roman"/>
              <w:color w:val="000000"/>
              <w:sz w:val="24"/>
              <w:szCs w:val="24"/>
            </w:rPr>
          </w:pPr>
          <w:sdt>
            <w:sdtPr>
              <w:tag w:val="goog_rdk_664"/>
              <w:id w:val="-1674040044"/>
            </w:sdtPr>
            <w:sdtEndPr/>
            <w:sdtContent>
              <w:r w:rsidR="00364F45">
                <w:rPr>
                  <w:rFonts w:ascii="Times New Roman" w:eastAsia="Times New Roman" w:hAnsi="Times New Roman" w:cs="Times New Roman"/>
                  <w:color w:val="000000"/>
                  <w:sz w:val="24"/>
                  <w:szCs w:val="24"/>
                </w:rPr>
                <w:t xml:space="preserve">Bên A cung cấp Dịch vụ </w:t>
              </w:r>
              <w:proofErr w:type="spellStart"/>
              <w:r w:rsidR="00364F45">
                <w:rPr>
                  <w:rFonts w:ascii="Times New Roman" w:eastAsia="Times New Roman" w:hAnsi="Times New Roman" w:cs="Times New Roman"/>
                  <w:color w:val="000000"/>
                  <w:sz w:val="24"/>
                  <w:szCs w:val="24"/>
                </w:rPr>
                <w:t>cho</w:t>
              </w:r>
              <w:proofErr w:type="spellEnd"/>
              <w:r w:rsidR="00364F45">
                <w:rPr>
                  <w:rFonts w:ascii="Times New Roman" w:eastAsia="Times New Roman" w:hAnsi="Times New Roman" w:cs="Times New Roman"/>
                  <w:color w:val="000000"/>
                  <w:sz w:val="24"/>
                  <w:szCs w:val="24"/>
                </w:rPr>
                <w:t xml:space="preserve"> Bên B </w:t>
              </w:r>
              <w:proofErr w:type="spellStart"/>
              <w:r w:rsidR="00364F45">
                <w:rPr>
                  <w:rFonts w:ascii="Times New Roman" w:eastAsia="Times New Roman" w:hAnsi="Times New Roman" w:cs="Times New Roman"/>
                  <w:color w:val="000000"/>
                  <w:sz w:val="24"/>
                  <w:szCs w:val="24"/>
                </w:rPr>
                <w:t>theo</w:t>
              </w:r>
              <w:proofErr w:type="spellEnd"/>
              <w:r w:rsidR="00364F45">
                <w:rPr>
                  <w:rFonts w:ascii="Times New Roman" w:eastAsia="Times New Roman" w:hAnsi="Times New Roman" w:cs="Times New Roman"/>
                  <w:color w:val="000000"/>
                  <w:sz w:val="24"/>
                  <w:szCs w:val="24"/>
                </w:rPr>
                <w:t xml:space="preserve"> Gói dịch vụ với số lượng, thời </w:t>
              </w:r>
              <w:proofErr w:type="spellStart"/>
              <w:r w:rsidR="00364F45">
                <w:rPr>
                  <w:rFonts w:ascii="Times New Roman" w:eastAsia="Times New Roman" w:hAnsi="Times New Roman" w:cs="Times New Roman"/>
                  <w:color w:val="000000"/>
                  <w:sz w:val="24"/>
                  <w:szCs w:val="24"/>
                </w:rPr>
                <w:t>gian</w:t>
              </w:r>
              <w:proofErr w:type="spellEnd"/>
              <w:r w:rsidR="00364F45">
                <w:rPr>
                  <w:rFonts w:ascii="Times New Roman" w:eastAsia="Times New Roman" w:hAnsi="Times New Roman" w:cs="Times New Roman"/>
                  <w:color w:val="000000"/>
                  <w:sz w:val="24"/>
                  <w:szCs w:val="24"/>
                </w:rPr>
                <w:t xml:space="preserve"> và giá dịch vụ chi tiết như </w:t>
              </w:r>
              <w:proofErr w:type="spellStart"/>
              <w:r w:rsidR="00364F45">
                <w:rPr>
                  <w:rFonts w:ascii="Times New Roman" w:eastAsia="Times New Roman" w:hAnsi="Times New Roman" w:cs="Times New Roman"/>
                  <w:color w:val="000000"/>
                  <w:sz w:val="24"/>
                  <w:szCs w:val="24"/>
                </w:rPr>
                <w:t>sau</w:t>
              </w:r>
              <w:proofErr w:type="spellEnd"/>
              <w:r w:rsidR="00364F45">
                <w:rPr>
                  <w:rFonts w:ascii="Times New Roman" w:eastAsia="Times New Roman" w:hAnsi="Times New Roman" w:cs="Times New Roman"/>
                  <w:color w:val="000000"/>
                  <w:sz w:val="24"/>
                  <w:szCs w:val="24"/>
                </w:rPr>
                <w:t>:</w:t>
              </w:r>
            </w:sdtContent>
          </w:sdt>
        </w:p>
      </w:sdtContent>
    </w:sdt>
    <w:tbl>
      <w:tblPr>
        <w:tblStyle w:val="a6"/>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1683"/>
        <w:gridCol w:w="1674"/>
        <w:gridCol w:w="2319"/>
        <w:gridCol w:w="1794"/>
      </w:tblGrid>
      <w:tr w:rsidR="00312D72" w14:paraId="0D56F1EA" w14:textId="77777777">
        <w:trPr>
          <w:trHeight w:val="1072"/>
        </w:trPr>
        <w:tc>
          <w:tcPr>
            <w:tcW w:w="2250" w:type="dxa"/>
            <w:tcBorders>
              <w:top w:val="single" w:sz="4" w:space="0" w:color="000000"/>
              <w:left w:val="single" w:sz="4" w:space="0" w:color="000000"/>
              <w:bottom w:val="single" w:sz="4" w:space="0" w:color="000000"/>
              <w:right w:val="single" w:sz="4" w:space="0" w:color="000000"/>
            </w:tcBorders>
            <w:vAlign w:val="center"/>
          </w:tcPr>
          <w:sdt>
            <w:sdtPr>
              <w:tag w:val="goog_rdk_668"/>
              <w:id w:val="41049997"/>
            </w:sdtPr>
            <w:sdtEndPr/>
            <w:sdtContent>
              <w:p w14:paraId="00000127"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66"/>
                    <w:id w:val="1555051004"/>
                  </w:sdtPr>
                  <w:sdtEndPr/>
                  <w:sdtContent>
                    <w:r w:rsidR="00364F45">
                      <w:rPr>
                        <w:rFonts w:ascii="Times New Roman" w:eastAsia="Times New Roman" w:hAnsi="Times New Roman" w:cs="Times New Roman"/>
                        <w:b/>
                        <w:bCs/>
                        <w:color w:val="000000"/>
                        <w:sz w:val="24"/>
                        <w:szCs w:val="24"/>
                      </w:rPr>
                      <w:t>Loại dịch vụ</w:t>
                    </w:r>
                  </w:sdtContent>
                </w:sdt>
                <w:sdt>
                  <w:sdtPr>
                    <w:tag w:val="goog_rdk_667"/>
                    <w:id w:val="-990065213"/>
                  </w:sdtPr>
                  <w:sdtEndPr/>
                  <w:sdtContent/>
                </w:sdt>
              </w:p>
            </w:sdtContent>
          </w:sdt>
        </w:tc>
        <w:tc>
          <w:tcPr>
            <w:tcW w:w="1683" w:type="dxa"/>
            <w:tcBorders>
              <w:top w:val="single" w:sz="4" w:space="0" w:color="000000"/>
              <w:left w:val="single" w:sz="4" w:space="0" w:color="000000"/>
              <w:bottom w:val="single" w:sz="4" w:space="0" w:color="000000"/>
              <w:right w:val="single" w:sz="4" w:space="0" w:color="000000"/>
            </w:tcBorders>
            <w:vAlign w:val="center"/>
          </w:tcPr>
          <w:sdt>
            <w:sdtPr>
              <w:tag w:val="goog_rdk_671"/>
              <w:id w:val="482550755"/>
            </w:sdtPr>
            <w:sdtEndPr/>
            <w:sdtContent>
              <w:p w14:paraId="00000128"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69"/>
                    <w:id w:val="-1064074552"/>
                  </w:sdtPr>
                  <w:sdtEndPr/>
                  <w:sdtContent>
                    <w:r w:rsidR="00364F45">
                      <w:rPr>
                        <w:rFonts w:ascii="Times New Roman" w:eastAsia="Times New Roman" w:hAnsi="Times New Roman" w:cs="Times New Roman"/>
                        <w:b/>
                        <w:bCs/>
                        <w:color w:val="000000"/>
                        <w:sz w:val="24"/>
                        <w:szCs w:val="24"/>
                      </w:rPr>
                      <w:t>Thời hạn Gói</w:t>
                    </w:r>
                  </w:sdtContent>
                </w:sdt>
                <w:sdt>
                  <w:sdtPr>
                    <w:tag w:val="goog_rdk_670"/>
                    <w:id w:val="-1465788080"/>
                  </w:sdtPr>
                  <w:sdtEndPr/>
                  <w:sdtContent/>
                </w:sdt>
              </w:p>
            </w:sdtContent>
          </w:sdt>
          <w:sdt>
            <w:sdtPr>
              <w:tag w:val="goog_rdk_674"/>
              <w:id w:val="-24064442"/>
            </w:sdtPr>
            <w:sdtEndPr/>
            <w:sdtContent>
              <w:p w14:paraId="00000129" w14:textId="77777777" w:rsidR="00312D72"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672"/>
                    <w:id w:val="-1065530547"/>
                  </w:sdtPr>
                  <w:sdtEndPr/>
                  <w:sdtContent>
                    <w:r w:rsidR="00364F45">
                      <w:rPr>
                        <w:rFonts w:ascii="Times New Roman" w:eastAsia="Times New Roman" w:hAnsi="Times New Roman" w:cs="Times New Roman"/>
                        <w:b/>
                        <w:bCs/>
                        <w:color w:val="000000"/>
                        <w:sz w:val="24"/>
                        <w:szCs w:val="24"/>
                      </w:rPr>
                      <w:t>(Tháng)</w:t>
                    </w:r>
                  </w:sdtContent>
                </w:sdt>
                <w:sdt>
                  <w:sdtPr>
                    <w:tag w:val="goog_rdk_673"/>
                    <w:id w:val="1848013607"/>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677"/>
              <w:id w:val="-2059431384"/>
            </w:sdtPr>
            <w:sdtEndPr/>
            <w:sdtContent>
              <w:p w14:paraId="0000012A"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75"/>
                    <w:id w:val="2111170692"/>
                  </w:sdtPr>
                  <w:sdtEndPr/>
                  <w:sdtContent>
                    <w:r w:rsidR="00364F45">
                      <w:rPr>
                        <w:rFonts w:ascii="Times New Roman" w:eastAsia="Times New Roman" w:hAnsi="Times New Roman" w:cs="Times New Roman"/>
                        <w:b/>
                        <w:bCs/>
                        <w:color w:val="000000"/>
                        <w:sz w:val="24"/>
                        <w:szCs w:val="24"/>
                      </w:rPr>
                      <w:t>Số lượng</w:t>
                    </w:r>
                  </w:sdtContent>
                </w:sdt>
                <w:sdt>
                  <w:sdtPr>
                    <w:tag w:val="goog_rdk_676"/>
                    <w:id w:val="-1270283541"/>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vAlign w:val="center"/>
          </w:tcPr>
          <w:sdt>
            <w:sdtPr>
              <w:tag w:val="goog_rdk_680"/>
              <w:id w:val="-900361654"/>
            </w:sdtPr>
            <w:sdtEndPr/>
            <w:sdtContent>
              <w:p w14:paraId="0000012B"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78"/>
                    <w:id w:val="1438478975"/>
                  </w:sdtPr>
                  <w:sdtEndPr/>
                  <w:sdtContent>
                    <w:proofErr w:type="spellStart"/>
                    <w:r w:rsidR="00364F45">
                      <w:rPr>
                        <w:rFonts w:ascii="Times New Roman" w:eastAsia="Times New Roman" w:hAnsi="Times New Roman" w:cs="Times New Roman"/>
                        <w:b/>
                        <w:bCs/>
                        <w:color w:val="000000"/>
                        <w:sz w:val="24"/>
                        <w:szCs w:val="24"/>
                      </w:rPr>
                      <w:t>Mệnh</w:t>
                    </w:r>
                    <w:proofErr w:type="spellEnd"/>
                    <w:r w:rsidR="00364F45">
                      <w:rPr>
                        <w:rFonts w:ascii="Times New Roman" w:eastAsia="Times New Roman" w:hAnsi="Times New Roman" w:cs="Times New Roman"/>
                        <w:b/>
                        <w:bCs/>
                        <w:color w:val="000000"/>
                        <w:sz w:val="24"/>
                        <w:szCs w:val="24"/>
                      </w:rPr>
                      <w:t xml:space="preserve"> giá code </w:t>
                    </w:r>
                  </w:sdtContent>
                </w:sdt>
                <w:sdt>
                  <w:sdtPr>
                    <w:tag w:val="goog_rdk_679"/>
                    <w:id w:val="763919814"/>
                  </w:sdtPr>
                  <w:sdtEndPr/>
                  <w:sdtContent/>
                </w:sdt>
              </w:p>
            </w:sdtContent>
          </w:sdt>
          <w:sdt>
            <w:sdtPr>
              <w:tag w:val="goog_rdk_683"/>
              <w:id w:val="-176583402"/>
            </w:sdtPr>
            <w:sdtEndPr/>
            <w:sdtContent>
              <w:p w14:paraId="0000012C" w14:textId="77777777" w:rsidR="00312D72"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681"/>
                    <w:id w:val="1153246781"/>
                  </w:sdtPr>
                  <w:sdtEndPr/>
                  <w:sdtContent>
                    <w:r w:rsidR="00364F45">
                      <w:rPr>
                        <w:rFonts w:ascii="Times New Roman" w:eastAsia="Times New Roman" w:hAnsi="Times New Roman" w:cs="Times New Roman"/>
                        <w:b/>
                        <w:bCs/>
                        <w:color w:val="000000"/>
                        <w:sz w:val="24"/>
                        <w:szCs w:val="24"/>
                      </w:rPr>
                      <w:t>(Đã bao gồm VAT)</w:t>
                    </w:r>
                  </w:sdtContent>
                </w:sdt>
                <w:sdt>
                  <w:sdtPr>
                    <w:tag w:val="goog_rdk_682"/>
                    <w:id w:val="491582216"/>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686"/>
              <w:id w:val="-1414027523"/>
            </w:sdtPr>
            <w:sdtEndPr/>
            <w:sdtContent>
              <w:p w14:paraId="0000012D"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84"/>
                    <w:id w:val="-1773111419"/>
                  </w:sdtPr>
                  <w:sdtEndPr/>
                  <w:sdtContent>
                    <w:r w:rsidR="00364F45">
                      <w:rPr>
                        <w:rFonts w:ascii="Times New Roman" w:eastAsia="Times New Roman" w:hAnsi="Times New Roman" w:cs="Times New Roman"/>
                        <w:b/>
                        <w:bCs/>
                        <w:color w:val="000000"/>
                        <w:sz w:val="24"/>
                        <w:szCs w:val="24"/>
                      </w:rPr>
                      <w:t>Thành tiền</w:t>
                    </w:r>
                  </w:sdtContent>
                </w:sdt>
                <w:sdt>
                  <w:sdtPr>
                    <w:tag w:val="goog_rdk_685"/>
                    <w:id w:val="-1559690206"/>
                  </w:sdtPr>
                  <w:sdtEndPr/>
                  <w:sdtContent/>
                </w:sdt>
              </w:p>
            </w:sdtContent>
          </w:sdt>
          <w:sdt>
            <w:sdtPr>
              <w:tag w:val="goog_rdk_689"/>
              <w:id w:val="580385610"/>
            </w:sdtPr>
            <w:sdtEndPr/>
            <w:sdtContent>
              <w:p w14:paraId="0000012E" w14:textId="77777777" w:rsidR="00312D72" w:rsidRDefault="00D542A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sdt>
                  <w:sdtPr>
                    <w:tag w:val="goog_rdk_687"/>
                    <w:id w:val="-1752643067"/>
                  </w:sdtPr>
                  <w:sdtEndPr/>
                  <w:sdtContent>
                    <w:r w:rsidR="00364F45">
                      <w:rPr>
                        <w:rFonts w:ascii="Times New Roman" w:eastAsia="Times New Roman" w:hAnsi="Times New Roman" w:cs="Times New Roman"/>
                        <w:b/>
                        <w:bCs/>
                        <w:color w:val="000000"/>
                        <w:sz w:val="24"/>
                        <w:szCs w:val="24"/>
                      </w:rPr>
                      <w:t>(VND)</w:t>
                    </w:r>
                  </w:sdtContent>
                </w:sdt>
                <w:sdt>
                  <w:sdtPr>
                    <w:tag w:val="goog_rdk_688"/>
                    <w:id w:val="1819961146"/>
                  </w:sdtPr>
                  <w:sdtEndPr/>
                  <w:sdtContent/>
                </w:sdt>
              </w:p>
            </w:sdtContent>
          </w:sdt>
        </w:tc>
      </w:tr>
      <w:tr w:rsidR="00312D72" w14:paraId="5B8B52D5" w14:textId="77777777">
        <w:trPr>
          <w:trHeight w:val="514"/>
        </w:trPr>
        <w:tc>
          <w:tcPr>
            <w:tcW w:w="2250" w:type="dxa"/>
            <w:tcBorders>
              <w:top w:val="single" w:sz="4" w:space="0" w:color="000000"/>
              <w:left w:val="single" w:sz="4" w:space="0" w:color="000000"/>
              <w:bottom w:val="single" w:sz="4" w:space="0" w:color="000000"/>
              <w:right w:val="single" w:sz="4" w:space="0" w:color="000000"/>
            </w:tcBorders>
          </w:tcPr>
          <w:sdt>
            <w:sdtPr>
              <w:tag w:val="goog_rdk_691"/>
              <w:id w:val="13796547"/>
            </w:sdtPr>
            <w:sdtEndPr/>
            <w:sdtContent>
              <w:p w14:paraId="0000012F" w14:textId="77777777" w:rsidR="00312D72" w:rsidRDefault="00D542AC">
                <w:pPr>
                  <w:pBdr>
                    <w:top w:val="nil"/>
                    <w:left w:val="nil"/>
                    <w:bottom w:val="nil"/>
                    <w:right w:val="nil"/>
                    <w:between w:val="nil"/>
                  </w:pBdr>
                  <w:spacing w:before="120" w:after="0" w:line="360" w:lineRule="auto"/>
                  <w:rPr>
                    <w:rFonts w:ascii="Times New Roman" w:eastAsia="Times New Roman" w:hAnsi="Times New Roman" w:cs="Times New Roman"/>
                    <w:color w:val="000000"/>
                    <w:sz w:val="24"/>
                    <w:szCs w:val="24"/>
                  </w:rPr>
                </w:pPr>
                <w:sdt>
                  <w:sdtPr>
                    <w:tag w:val="goog_rdk_690"/>
                    <w:id w:val="1362410988"/>
                  </w:sdtPr>
                  <w:sdtEndPr/>
                  <w:sdtContent>
                    <w:r w:rsidR="00364F45">
                      <w:rPr>
                        <w:rFonts w:ascii="Times New Roman" w:eastAsia="Times New Roman" w:hAnsi="Times New Roman" w:cs="Times New Roman"/>
                        <w:color w:val="000000"/>
                        <w:sz w:val="24"/>
                        <w:szCs w:val="24"/>
                      </w:rPr>
                      <w:t>ZingMP3 Plus</w:t>
                    </w:r>
                  </w:sdtContent>
                </w:sdt>
              </w:p>
            </w:sdtContent>
          </w:sdt>
        </w:tc>
        <w:tc>
          <w:tcPr>
            <w:tcW w:w="1683" w:type="dxa"/>
            <w:tcBorders>
              <w:top w:val="single" w:sz="4" w:space="0" w:color="000000"/>
              <w:left w:val="single" w:sz="4" w:space="0" w:color="000000"/>
              <w:bottom w:val="single" w:sz="4" w:space="0" w:color="000000"/>
              <w:right w:val="single" w:sz="4" w:space="0" w:color="000000"/>
            </w:tcBorders>
          </w:tcPr>
          <w:sdt>
            <w:sdtPr>
              <w:tag w:val="goog_rdk_693"/>
              <w:id w:val="1039928711"/>
            </w:sdtPr>
            <w:sdtEndPr/>
            <w:sdtContent>
              <w:p w14:paraId="00000130"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92"/>
                    <w:id w:val="244278030"/>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695"/>
              <w:id w:val="-929362703"/>
            </w:sdtPr>
            <w:sdtEndPr/>
            <w:sdtContent>
              <w:p w14:paraId="00000131"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94"/>
                    <w:id w:val="1367162602"/>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tcPr>
          <w:sdt>
            <w:sdtPr>
              <w:tag w:val="goog_rdk_697"/>
              <w:id w:val="-1659667289"/>
            </w:sdtPr>
            <w:sdtEndPr/>
            <w:sdtContent>
              <w:p w14:paraId="00000132"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96"/>
                    <w:id w:val="-601152781"/>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699"/>
              <w:id w:val="2069095268"/>
            </w:sdtPr>
            <w:sdtEndPr/>
            <w:sdtContent>
              <w:p w14:paraId="00000133"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698"/>
                    <w:id w:val="2055231073"/>
                  </w:sdtPr>
                  <w:sdtEndPr/>
                  <w:sdtContent/>
                </w:sdt>
              </w:p>
            </w:sdtContent>
          </w:sdt>
        </w:tc>
      </w:tr>
      <w:tr w:rsidR="00312D72" w14:paraId="0AF59165" w14:textId="77777777">
        <w:trPr>
          <w:trHeight w:val="514"/>
        </w:trPr>
        <w:tc>
          <w:tcPr>
            <w:tcW w:w="2250" w:type="dxa"/>
            <w:tcBorders>
              <w:top w:val="single" w:sz="4" w:space="0" w:color="000000"/>
              <w:left w:val="single" w:sz="4" w:space="0" w:color="000000"/>
              <w:bottom w:val="single" w:sz="4" w:space="0" w:color="000000"/>
              <w:right w:val="single" w:sz="4" w:space="0" w:color="000000"/>
            </w:tcBorders>
          </w:tcPr>
          <w:sdt>
            <w:sdtPr>
              <w:tag w:val="goog_rdk_701"/>
              <w:id w:val="740205097"/>
            </w:sdtPr>
            <w:sdtEndPr/>
            <w:sdtContent>
              <w:p w14:paraId="00000134" w14:textId="77777777" w:rsidR="00312D72" w:rsidRDefault="00D542AC">
                <w:pPr>
                  <w:pBdr>
                    <w:top w:val="nil"/>
                    <w:left w:val="nil"/>
                    <w:bottom w:val="nil"/>
                    <w:right w:val="nil"/>
                    <w:between w:val="nil"/>
                  </w:pBdr>
                  <w:spacing w:before="120" w:after="0" w:line="360" w:lineRule="auto"/>
                  <w:ind w:right="29"/>
                  <w:jc w:val="both"/>
                  <w:rPr>
                    <w:rFonts w:ascii="Times New Roman" w:eastAsia="Times New Roman" w:hAnsi="Times New Roman" w:cs="Times New Roman"/>
                    <w:color w:val="000000"/>
                    <w:sz w:val="24"/>
                    <w:szCs w:val="24"/>
                  </w:rPr>
                </w:pPr>
                <w:sdt>
                  <w:sdtPr>
                    <w:tag w:val="goog_rdk_700"/>
                    <w:id w:val="-1142700148"/>
                  </w:sdtPr>
                  <w:sdtEndPr/>
                  <w:sdtContent>
                    <w:r w:rsidR="00364F45">
                      <w:rPr>
                        <w:rFonts w:ascii="Times New Roman" w:eastAsia="Times New Roman" w:hAnsi="Times New Roman" w:cs="Times New Roman"/>
                        <w:color w:val="000000"/>
                        <w:sz w:val="24"/>
                        <w:szCs w:val="24"/>
                      </w:rPr>
                      <w:t>ZingMP3 Premium</w:t>
                    </w:r>
                  </w:sdtContent>
                </w:sdt>
              </w:p>
            </w:sdtContent>
          </w:sdt>
        </w:tc>
        <w:tc>
          <w:tcPr>
            <w:tcW w:w="1683" w:type="dxa"/>
            <w:tcBorders>
              <w:top w:val="single" w:sz="4" w:space="0" w:color="000000"/>
              <w:left w:val="single" w:sz="4" w:space="0" w:color="000000"/>
              <w:bottom w:val="single" w:sz="4" w:space="0" w:color="000000"/>
              <w:right w:val="single" w:sz="4" w:space="0" w:color="000000"/>
            </w:tcBorders>
          </w:tcPr>
          <w:sdt>
            <w:sdtPr>
              <w:tag w:val="goog_rdk_703"/>
              <w:id w:val="1294253582"/>
            </w:sdtPr>
            <w:sdtEndPr/>
            <w:sdtContent>
              <w:p w14:paraId="00000135"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02"/>
                    <w:id w:val="1726149861"/>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705"/>
              <w:id w:val="-1127834759"/>
            </w:sdtPr>
            <w:sdtEndPr/>
            <w:sdtContent>
              <w:p w14:paraId="00000136"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04"/>
                    <w:id w:val="-1617632098"/>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tcPr>
          <w:sdt>
            <w:sdtPr>
              <w:tag w:val="goog_rdk_707"/>
              <w:id w:val="312629501"/>
            </w:sdtPr>
            <w:sdtEndPr/>
            <w:sdtContent>
              <w:p w14:paraId="00000137"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06"/>
                    <w:id w:val="-1134248524"/>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709"/>
              <w:id w:val="274646056"/>
            </w:sdtPr>
            <w:sdtEndPr/>
            <w:sdtContent>
              <w:p w14:paraId="00000138"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08"/>
                    <w:id w:val="-1684745037"/>
                  </w:sdtPr>
                  <w:sdtEndPr/>
                  <w:sdtContent/>
                </w:sdt>
              </w:p>
            </w:sdtContent>
          </w:sdt>
        </w:tc>
      </w:tr>
      <w:tr w:rsidR="00312D72" w14:paraId="09D78545" w14:textId="77777777">
        <w:trPr>
          <w:trHeight w:val="514"/>
        </w:trPr>
        <w:tc>
          <w:tcPr>
            <w:tcW w:w="2250" w:type="dxa"/>
            <w:tcBorders>
              <w:top w:val="single" w:sz="4" w:space="0" w:color="000000"/>
              <w:left w:val="single" w:sz="4" w:space="0" w:color="000000"/>
              <w:bottom w:val="single" w:sz="4" w:space="0" w:color="000000"/>
              <w:right w:val="single" w:sz="4" w:space="0" w:color="000000"/>
            </w:tcBorders>
          </w:tcPr>
          <w:sdt>
            <w:sdtPr>
              <w:tag w:val="goog_rdk_711"/>
              <w:id w:val="-912451311"/>
            </w:sdtPr>
            <w:sdtEndPr/>
            <w:sdtContent>
              <w:p w14:paraId="00000139" w14:textId="77777777" w:rsidR="00312D72" w:rsidRDefault="00D542AC">
                <w:pPr>
                  <w:pBdr>
                    <w:top w:val="nil"/>
                    <w:left w:val="nil"/>
                    <w:bottom w:val="nil"/>
                    <w:right w:val="nil"/>
                    <w:between w:val="nil"/>
                  </w:pBdr>
                  <w:spacing w:before="120" w:after="0" w:line="360" w:lineRule="auto"/>
                  <w:ind w:right="29"/>
                  <w:jc w:val="both"/>
                  <w:rPr>
                    <w:rFonts w:ascii="Times New Roman" w:eastAsia="Times New Roman" w:hAnsi="Times New Roman" w:cs="Times New Roman"/>
                    <w:color w:val="000000"/>
                    <w:sz w:val="24"/>
                    <w:szCs w:val="24"/>
                  </w:rPr>
                </w:pPr>
                <w:sdt>
                  <w:sdtPr>
                    <w:tag w:val="goog_rdk_710"/>
                    <w:id w:val="-544979872"/>
                  </w:sdtPr>
                  <w:sdtEndPr/>
                  <w:sdtContent>
                    <w:proofErr w:type="spellStart"/>
                    <w:r w:rsidR="00364F45">
                      <w:rPr>
                        <w:rFonts w:ascii="Times New Roman" w:eastAsia="Times New Roman" w:hAnsi="Times New Roman" w:cs="Times New Roman"/>
                        <w:color w:val="000000"/>
                        <w:sz w:val="24"/>
                        <w:szCs w:val="24"/>
                      </w:rPr>
                      <w:t>zMelody</w:t>
                    </w:r>
                    <w:proofErr w:type="spellEnd"/>
                  </w:sdtContent>
                </w:sdt>
              </w:p>
            </w:sdtContent>
          </w:sdt>
        </w:tc>
        <w:tc>
          <w:tcPr>
            <w:tcW w:w="1683" w:type="dxa"/>
            <w:tcBorders>
              <w:top w:val="single" w:sz="4" w:space="0" w:color="000000"/>
              <w:left w:val="single" w:sz="4" w:space="0" w:color="000000"/>
              <w:bottom w:val="single" w:sz="4" w:space="0" w:color="000000"/>
              <w:right w:val="single" w:sz="4" w:space="0" w:color="000000"/>
            </w:tcBorders>
          </w:tcPr>
          <w:sdt>
            <w:sdtPr>
              <w:tag w:val="goog_rdk_713"/>
              <w:id w:val="166395939"/>
            </w:sdtPr>
            <w:sdtEndPr/>
            <w:sdtContent>
              <w:p w14:paraId="0000013A"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12"/>
                    <w:id w:val="97411208"/>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715"/>
              <w:id w:val="-1892581443"/>
            </w:sdtPr>
            <w:sdtEndPr/>
            <w:sdtContent>
              <w:p w14:paraId="0000013B"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14"/>
                    <w:id w:val="-1493394115"/>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tcPr>
          <w:sdt>
            <w:sdtPr>
              <w:tag w:val="goog_rdk_717"/>
              <w:id w:val="1303696895"/>
            </w:sdtPr>
            <w:sdtEndPr/>
            <w:sdtContent>
              <w:p w14:paraId="0000013C"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16"/>
                    <w:id w:val="-151472395"/>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719"/>
              <w:id w:val="-1685820366"/>
            </w:sdtPr>
            <w:sdtEndPr/>
            <w:sdtContent>
              <w:p w14:paraId="0000013D"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18"/>
                    <w:id w:val="-1829357128"/>
                  </w:sdtPr>
                  <w:sdtEndPr/>
                  <w:sdtContent/>
                </w:sdt>
              </w:p>
            </w:sdtContent>
          </w:sdt>
        </w:tc>
      </w:tr>
      <w:tr w:rsidR="00312D72" w14:paraId="2C2056AC" w14:textId="77777777">
        <w:trPr>
          <w:trHeight w:val="260"/>
        </w:trPr>
        <w:tc>
          <w:tcPr>
            <w:tcW w:w="2250" w:type="dxa"/>
            <w:tcBorders>
              <w:top w:val="single" w:sz="4" w:space="0" w:color="000000"/>
              <w:left w:val="single" w:sz="4" w:space="0" w:color="000000"/>
              <w:bottom w:val="single" w:sz="4" w:space="0" w:color="000000"/>
              <w:right w:val="single" w:sz="4" w:space="0" w:color="000000"/>
            </w:tcBorders>
          </w:tcPr>
          <w:sdt>
            <w:sdtPr>
              <w:tag w:val="goog_rdk_721"/>
              <w:id w:val="-1015457228"/>
            </w:sdtPr>
            <w:sdtEndPr/>
            <w:sdtContent>
              <w:p w14:paraId="0000013E" w14:textId="77777777" w:rsidR="00312D72" w:rsidRDefault="00D542AC">
                <w:pPr>
                  <w:pBdr>
                    <w:top w:val="nil"/>
                    <w:left w:val="nil"/>
                    <w:bottom w:val="nil"/>
                    <w:right w:val="nil"/>
                    <w:between w:val="nil"/>
                  </w:pBdr>
                  <w:spacing w:before="120" w:after="0" w:line="360" w:lineRule="auto"/>
                  <w:ind w:right="29"/>
                  <w:jc w:val="both"/>
                  <w:rPr>
                    <w:rFonts w:ascii="Times New Roman" w:eastAsia="Times New Roman" w:hAnsi="Times New Roman" w:cs="Times New Roman"/>
                    <w:color w:val="000000"/>
                    <w:sz w:val="24"/>
                    <w:szCs w:val="24"/>
                  </w:rPr>
                </w:pPr>
                <w:sdt>
                  <w:sdtPr>
                    <w:tag w:val="goog_rdk_720"/>
                    <w:id w:val="-714624910"/>
                  </w:sdtPr>
                  <w:sdtEndPr/>
                  <w:sdtContent>
                    <w:proofErr w:type="spellStart"/>
                    <w:r w:rsidR="00364F45">
                      <w:rPr>
                        <w:rFonts w:ascii="Times New Roman" w:eastAsia="Times New Roman" w:hAnsi="Times New Roman" w:cs="Times New Roman"/>
                        <w:color w:val="000000"/>
                        <w:sz w:val="24"/>
                        <w:szCs w:val="24"/>
                      </w:rPr>
                      <w:t>zStyle</w:t>
                    </w:r>
                    <w:proofErr w:type="spellEnd"/>
                  </w:sdtContent>
                </w:sdt>
              </w:p>
            </w:sdtContent>
          </w:sdt>
        </w:tc>
        <w:tc>
          <w:tcPr>
            <w:tcW w:w="1683" w:type="dxa"/>
            <w:tcBorders>
              <w:top w:val="single" w:sz="4" w:space="0" w:color="000000"/>
              <w:left w:val="single" w:sz="4" w:space="0" w:color="000000"/>
              <w:bottom w:val="single" w:sz="4" w:space="0" w:color="000000"/>
              <w:right w:val="single" w:sz="4" w:space="0" w:color="000000"/>
            </w:tcBorders>
          </w:tcPr>
          <w:sdt>
            <w:sdtPr>
              <w:tag w:val="goog_rdk_723"/>
              <w:id w:val="-1093325307"/>
            </w:sdtPr>
            <w:sdtEndPr/>
            <w:sdtContent>
              <w:p w14:paraId="0000013F"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22"/>
                    <w:id w:val="-318433193"/>
                  </w:sdtPr>
                  <w:sdtEndPr/>
                  <w:sdtContent/>
                </w:sdt>
              </w:p>
            </w:sdtContent>
          </w:sdt>
        </w:tc>
        <w:tc>
          <w:tcPr>
            <w:tcW w:w="1674" w:type="dxa"/>
            <w:tcBorders>
              <w:top w:val="single" w:sz="4" w:space="0" w:color="000000"/>
              <w:left w:val="single" w:sz="4" w:space="0" w:color="000000"/>
              <w:bottom w:val="single" w:sz="4" w:space="0" w:color="000000"/>
              <w:right w:val="single" w:sz="4" w:space="0" w:color="000000"/>
            </w:tcBorders>
          </w:tcPr>
          <w:sdt>
            <w:sdtPr>
              <w:tag w:val="goog_rdk_725"/>
              <w:id w:val="1199171823"/>
            </w:sdtPr>
            <w:sdtEndPr/>
            <w:sdtContent>
              <w:p w14:paraId="00000140"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24"/>
                    <w:id w:val="1177446527"/>
                  </w:sdtPr>
                  <w:sdtEndPr/>
                  <w:sdtContent/>
                </w:sdt>
              </w:p>
            </w:sdtContent>
          </w:sdt>
        </w:tc>
        <w:tc>
          <w:tcPr>
            <w:tcW w:w="2319" w:type="dxa"/>
            <w:tcBorders>
              <w:top w:val="single" w:sz="4" w:space="0" w:color="000000"/>
              <w:left w:val="single" w:sz="4" w:space="0" w:color="000000"/>
              <w:bottom w:val="single" w:sz="4" w:space="0" w:color="000000"/>
              <w:right w:val="single" w:sz="4" w:space="0" w:color="000000"/>
            </w:tcBorders>
          </w:tcPr>
          <w:sdt>
            <w:sdtPr>
              <w:tag w:val="goog_rdk_727"/>
              <w:id w:val="-422614798"/>
            </w:sdtPr>
            <w:sdtEndPr/>
            <w:sdtContent>
              <w:p w14:paraId="00000141"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26"/>
                    <w:id w:val="-11648284"/>
                  </w:sdtPr>
                  <w:sdtEndPr/>
                  <w:sdtContent/>
                </w:sdt>
              </w:p>
            </w:sdtContent>
          </w:sdt>
        </w:tc>
        <w:tc>
          <w:tcPr>
            <w:tcW w:w="1794" w:type="dxa"/>
            <w:tcBorders>
              <w:top w:val="single" w:sz="4" w:space="0" w:color="000000"/>
              <w:left w:val="single" w:sz="4" w:space="0" w:color="000000"/>
              <w:bottom w:val="single" w:sz="4" w:space="0" w:color="000000"/>
              <w:right w:val="single" w:sz="4" w:space="0" w:color="000000"/>
            </w:tcBorders>
          </w:tcPr>
          <w:sdt>
            <w:sdtPr>
              <w:tag w:val="goog_rdk_729"/>
              <w:id w:val="1442427131"/>
            </w:sdtPr>
            <w:sdtEndPr/>
            <w:sdtContent>
              <w:p w14:paraId="00000142" w14:textId="77777777" w:rsidR="00312D72" w:rsidRDefault="00D542AC">
                <w:pPr>
                  <w:pBdr>
                    <w:top w:val="nil"/>
                    <w:left w:val="nil"/>
                    <w:bottom w:val="nil"/>
                    <w:right w:val="nil"/>
                    <w:between w:val="nil"/>
                  </w:pBdr>
                  <w:spacing w:before="120" w:after="0" w:line="360" w:lineRule="auto"/>
                  <w:jc w:val="center"/>
                  <w:rPr>
                    <w:rFonts w:ascii="Times New Roman" w:eastAsia="Times New Roman" w:hAnsi="Times New Roman" w:cs="Times New Roman"/>
                    <w:color w:val="000000"/>
                    <w:sz w:val="24"/>
                    <w:szCs w:val="24"/>
                  </w:rPr>
                </w:pPr>
                <w:sdt>
                  <w:sdtPr>
                    <w:tag w:val="goog_rdk_728"/>
                    <w:id w:val="-24239430"/>
                  </w:sdtPr>
                  <w:sdtEndPr/>
                  <w:sdtContent/>
                </w:sdt>
              </w:p>
            </w:sdtContent>
          </w:sdt>
        </w:tc>
      </w:tr>
      <w:tr w:rsidR="00312D72" w14:paraId="6FA9DD92" w14:textId="77777777">
        <w:trPr>
          <w:trHeight w:val="514"/>
        </w:trPr>
        <w:tc>
          <w:tcPr>
            <w:tcW w:w="9720" w:type="dxa"/>
            <w:gridSpan w:val="5"/>
            <w:tcBorders>
              <w:top w:val="single" w:sz="4" w:space="0" w:color="000000"/>
              <w:left w:val="single" w:sz="4" w:space="0" w:color="000000"/>
              <w:bottom w:val="single" w:sz="4" w:space="0" w:color="000000"/>
              <w:right w:val="single" w:sz="4" w:space="0" w:color="000000"/>
            </w:tcBorders>
          </w:tcPr>
          <w:sdt>
            <w:sdtPr>
              <w:tag w:val="goog_rdk_732"/>
              <w:id w:val="1961590983"/>
            </w:sdtPr>
            <w:sdtEndPr/>
            <w:sdtContent>
              <w:p w14:paraId="00000143" w14:textId="77777777" w:rsidR="00312D72" w:rsidRDefault="00D542AC">
                <w:pPr>
                  <w:pBdr>
                    <w:top w:val="nil"/>
                    <w:left w:val="nil"/>
                    <w:bottom w:val="nil"/>
                    <w:right w:val="nil"/>
                    <w:between w:val="nil"/>
                  </w:pBdr>
                  <w:spacing w:before="120" w:after="0" w:line="360" w:lineRule="auto"/>
                  <w:rPr>
                    <w:rFonts w:ascii="Times New Roman" w:eastAsia="Times New Roman" w:hAnsi="Times New Roman" w:cs="Times New Roman"/>
                    <w:color w:val="000000"/>
                    <w:sz w:val="24"/>
                    <w:szCs w:val="24"/>
                    <w:u w:val="single"/>
                  </w:rPr>
                </w:pPr>
                <w:sdt>
                  <w:sdtPr>
                    <w:tag w:val="goog_rdk_730"/>
                    <w:id w:val="1114545091"/>
                  </w:sdtPr>
                  <w:sdtEndPr/>
                  <w:sdtContent>
                    <w:proofErr w:type="spellStart"/>
                    <w:r w:rsidR="00364F45">
                      <w:rPr>
                        <w:rFonts w:ascii="Times New Roman" w:eastAsia="Times New Roman" w:hAnsi="Times New Roman" w:cs="Times New Roman"/>
                        <w:i/>
                        <w:iCs/>
                        <w:color w:val="000000"/>
                        <w:sz w:val="24"/>
                        <w:szCs w:val="24"/>
                        <w:u w:val="single"/>
                      </w:rPr>
                      <w:t>Bằng</w:t>
                    </w:r>
                    <w:proofErr w:type="spellEnd"/>
                    <w:r w:rsidR="00364F45">
                      <w:rPr>
                        <w:rFonts w:ascii="Times New Roman" w:eastAsia="Times New Roman" w:hAnsi="Times New Roman" w:cs="Times New Roman"/>
                        <w:i/>
                        <w:iCs/>
                        <w:color w:val="000000"/>
                        <w:sz w:val="24"/>
                        <w:szCs w:val="24"/>
                        <w:u w:val="single"/>
                      </w:rPr>
                      <w:t xml:space="preserve"> chữ: </w:t>
                    </w:r>
                  </w:sdtContent>
                </w:sdt>
                <w:sdt>
                  <w:sdtPr>
                    <w:tag w:val="goog_rdk_731"/>
                    <w:id w:val="1715913996"/>
                  </w:sdtPr>
                  <w:sdtEndPr/>
                  <w:sdtContent/>
                </w:sdt>
              </w:p>
            </w:sdtContent>
          </w:sdt>
        </w:tc>
      </w:tr>
    </w:tbl>
    <w:commentRangeStart w:id="328" w:displacedByCustomXml="next"/>
    <w:sdt>
      <w:sdtPr>
        <w:tag w:val="goog_rdk_745"/>
        <w:id w:val="176882574"/>
      </w:sdtPr>
      <w:sdtEndPr/>
      <w:sdtContent>
        <w:p w14:paraId="00000148" w14:textId="77777777" w:rsidR="00312D72" w:rsidRPr="00312D72" w:rsidRDefault="00D542AC">
          <w:pPr>
            <w:pBdr>
              <w:top w:val="nil"/>
              <w:left w:val="nil"/>
              <w:bottom w:val="nil"/>
              <w:right w:val="nil"/>
              <w:between w:val="nil"/>
            </w:pBdr>
            <w:spacing w:before="60" w:after="0" w:line="288" w:lineRule="auto"/>
            <w:jc w:val="both"/>
            <w:rPr>
              <w:i/>
              <w:iCs/>
              <w:color w:val="000000"/>
              <w:rPrChange w:id="329" w:author="Hang Phan" w:date="2026-05-25T13:54:00Z">
                <w:rPr>
                  <w:rFonts w:ascii="Times New Roman" w:eastAsia="Times New Roman" w:hAnsi="Times New Roman" w:cs="Times New Roman"/>
                  <w:b/>
                  <w:bCs/>
                  <w:sz w:val="24"/>
                  <w:szCs w:val="24"/>
                </w:rPr>
              </w:rPrChange>
            </w:rPr>
            <w:pPrChange w:id="330" w:author="Hang Phan" w:date="2026-05-25T13:54:00Z">
              <w:pPr>
                <w:spacing w:before="120" w:after="0" w:line="360" w:lineRule="auto"/>
                <w:jc w:val="both"/>
              </w:pPr>
            </w:pPrChange>
          </w:pPr>
          <w:sdt>
            <w:sdtPr>
              <w:tag w:val="goog_rdk_742"/>
              <w:id w:val="-755167724"/>
            </w:sdtPr>
            <w:sdtEndPr/>
            <w:sdtContent>
              <w:sdt>
                <w:sdtPr>
                  <w:tag w:val="goog_rdk_743"/>
                  <w:id w:val="156825144"/>
                </w:sdtPr>
                <w:sdtEndPr/>
                <w:sdtContent>
                  <w:ins w:id="331" w:author="Hang Phan" w:date="2026-05-25T13:54:00Z">
                    <w:r w:rsidR="00364F45">
                      <w:rPr>
                        <w:rFonts w:ascii="Times New Roman" w:eastAsia="Times New Roman" w:hAnsi="Times New Roman" w:cs="Times New Roman"/>
                        <w:i/>
                        <w:iCs/>
                        <w:sz w:val="24"/>
                        <w:szCs w:val="24"/>
                      </w:rPr>
                      <w:t xml:space="preserve">(*) Giá trên đã bao gồm thuế giá trị </w:t>
                    </w:r>
                    <w:proofErr w:type="spellStart"/>
                    <w:r w:rsidR="00364F45">
                      <w:rPr>
                        <w:rFonts w:ascii="Times New Roman" w:eastAsia="Times New Roman" w:hAnsi="Times New Roman" w:cs="Times New Roman"/>
                        <w:i/>
                        <w:iCs/>
                        <w:sz w:val="24"/>
                        <w:szCs w:val="24"/>
                      </w:rPr>
                      <w:t>gia</w:t>
                    </w:r>
                    <w:proofErr w:type="spellEnd"/>
                    <w:r w:rsidR="00364F45">
                      <w:rPr>
                        <w:rFonts w:ascii="Times New Roman" w:eastAsia="Times New Roman" w:hAnsi="Times New Roman" w:cs="Times New Roman"/>
                        <w:i/>
                        <w:iCs/>
                        <w:sz w:val="24"/>
                        <w:szCs w:val="24"/>
                      </w:rPr>
                      <w:t xml:space="preserve"> tăng (GTGT) 10%.</w:t>
                    </w:r>
                  </w:ins>
                </w:sdtContent>
              </w:sdt>
            </w:sdtContent>
          </w:sdt>
          <w:sdt>
            <w:sdtPr>
              <w:tag w:val="goog_rdk_744"/>
              <w:id w:val="-601058682"/>
            </w:sdtPr>
            <w:sdtEndPr/>
            <w:sdtContent/>
          </w:sdt>
          <w:commentRangeEnd w:id="328"/>
          <w:r w:rsidR="00B936F0">
            <w:rPr>
              <w:rStyle w:val="CommentReference"/>
            </w:rPr>
            <w:commentReference w:id="328"/>
          </w:r>
        </w:p>
      </w:sdtContent>
    </w:sdt>
    <w:sdt>
      <w:sdtPr>
        <w:tag w:val="goog_rdk_748"/>
        <w:id w:val="1428305058"/>
      </w:sdtPr>
      <w:sdtEndPr/>
      <w:sdtContent>
        <w:p w14:paraId="00000149" w14:textId="77777777" w:rsidR="00312D72" w:rsidRDefault="00D542A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sdt>
            <w:sdtPr>
              <w:tag w:val="goog_rdk_746"/>
              <w:id w:val="1851243412"/>
            </w:sdtPr>
            <w:sdtEndPr/>
            <w:sdtContent>
              <w:r w:rsidR="00364F45">
                <w:rPr>
                  <w:rFonts w:ascii="Times New Roman" w:eastAsia="Times New Roman" w:hAnsi="Times New Roman" w:cs="Times New Roman"/>
                  <w:b/>
                  <w:bCs/>
                  <w:color w:val="000000"/>
                  <w:sz w:val="24"/>
                  <w:szCs w:val="24"/>
                </w:rPr>
                <w:t>Điều 3: ĐIỀU KHOẢN CHUNG</w:t>
              </w:r>
            </w:sdtContent>
          </w:sdt>
          <w:sdt>
            <w:sdtPr>
              <w:tag w:val="goog_rdk_747"/>
              <w:id w:val="1136708321"/>
            </w:sdtPr>
            <w:sdtEndPr/>
            <w:sdtContent/>
          </w:sdt>
        </w:p>
      </w:sdtContent>
    </w:sdt>
    <w:sdt>
      <w:sdtPr>
        <w:tag w:val="goog_rdk_751"/>
        <w:id w:val="-1813730747"/>
      </w:sdtPr>
      <w:sdtEndPr/>
      <w:sdtContent>
        <w:p w14:paraId="0000014A" w14:textId="77777777" w:rsidR="00312D72" w:rsidRDefault="00D542AC">
          <w:pPr>
            <w:numPr>
              <w:ilvl w:val="1"/>
              <w:numId w:val="28"/>
            </w:numPr>
            <w:ind w:left="720" w:hanging="720"/>
            <w:jc w:val="both"/>
            <w:rPr>
              <w:rFonts w:ascii="Times New Roman" w:eastAsia="Times New Roman" w:hAnsi="Times New Roman" w:cs="Times New Roman"/>
              <w:sz w:val="24"/>
              <w:szCs w:val="24"/>
            </w:rPr>
          </w:pPr>
          <w:sdt>
            <w:sdtPr>
              <w:tag w:val="goog_rdk_749"/>
              <w:id w:val="-213079461"/>
            </w:sdtPr>
            <w:sdtEndPr/>
            <w:sdtContent>
              <w:r w:rsidR="00364F45">
                <w:rPr>
                  <w:rFonts w:ascii="Times New Roman" w:eastAsia="Times New Roman" w:hAnsi="Times New Roman" w:cs="Times New Roman"/>
                  <w:sz w:val="24"/>
                  <w:szCs w:val="24"/>
                </w:rPr>
                <w:t xml:space="preserve">Trong trường hợp Bên A có thay đổi về giá dịch vụ, Bên A sẽ thông báo </w:t>
              </w:r>
              <w:proofErr w:type="spellStart"/>
              <w:r w:rsidR="00364F45">
                <w:rPr>
                  <w:rFonts w:ascii="Times New Roman" w:eastAsia="Times New Roman" w:hAnsi="Times New Roman" w:cs="Times New Roman"/>
                  <w:sz w:val="24"/>
                  <w:szCs w:val="24"/>
                </w:rPr>
                <w:t>cho</w:t>
              </w:r>
              <w:proofErr w:type="spellEnd"/>
              <w:r w:rsidR="00364F45">
                <w:rPr>
                  <w:rFonts w:ascii="Times New Roman" w:eastAsia="Times New Roman" w:hAnsi="Times New Roman" w:cs="Times New Roman"/>
                  <w:sz w:val="24"/>
                  <w:szCs w:val="24"/>
                </w:rPr>
                <w:t xml:space="preserve"> Bên B trước 30 ngày kể từ ngày áp dụng.</w:t>
              </w:r>
            </w:sdtContent>
          </w:sdt>
          <w:sdt>
            <w:sdtPr>
              <w:tag w:val="goog_rdk_750"/>
              <w:id w:val="-1839865275"/>
            </w:sdtPr>
            <w:sdtEndPr/>
            <w:sdtContent/>
          </w:sdt>
        </w:p>
      </w:sdtContent>
    </w:sdt>
    <w:sdt>
      <w:sdtPr>
        <w:tag w:val="goog_rdk_754"/>
        <w:id w:val="-983044336"/>
      </w:sdtPr>
      <w:sdtEndPr/>
      <w:sdtContent>
        <w:p w14:paraId="0000014B" w14:textId="77777777" w:rsidR="00312D72" w:rsidRDefault="00D542AC">
          <w:pPr>
            <w:numPr>
              <w:ilvl w:val="1"/>
              <w:numId w:val="28"/>
            </w:numPr>
            <w:ind w:left="720" w:hanging="720"/>
            <w:jc w:val="both"/>
            <w:rPr>
              <w:rFonts w:ascii="Times New Roman" w:eastAsia="Times New Roman" w:hAnsi="Times New Roman" w:cs="Times New Roman"/>
              <w:sz w:val="24"/>
              <w:szCs w:val="24"/>
            </w:rPr>
          </w:pPr>
          <w:sdt>
            <w:sdtPr>
              <w:tag w:val="goog_rdk_752"/>
              <w:id w:val="2053867599"/>
            </w:sdtPr>
            <w:sdtEndPr/>
            <w:sdtContent>
              <w:r w:rsidR="00364F45">
                <w:rPr>
                  <w:rFonts w:ascii="Times New Roman" w:eastAsia="Times New Roman" w:hAnsi="Times New Roman" w:cs="Times New Roman"/>
                  <w:sz w:val="24"/>
                  <w:szCs w:val="24"/>
                </w:rPr>
                <w:t>Phụ Lục này là một phần không thể tách rời với Hợp Đồng số số ....../2026/ZVAS/VNG-   .............., ký ngày ......../........./2026. Phụ Lục có hiệu lực kể từ ngày ký, được lập thành 02 (</w:t>
              </w:r>
              <w:proofErr w:type="spellStart"/>
              <w:r w:rsidR="00364F45">
                <w:rPr>
                  <w:rFonts w:ascii="Times New Roman" w:eastAsia="Times New Roman" w:hAnsi="Times New Roman" w:cs="Times New Roman"/>
                  <w:sz w:val="24"/>
                  <w:szCs w:val="24"/>
                </w:rPr>
                <w:t>hai</w:t>
              </w:r>
              <w:proofErr w:type="spellEnd"/>
              <w:r w:rsidR="00364F45">
                <w:rPr>
                  <w:rFonts w:ascii="Times New Roman" w:eastAsia="Times New Roman" w:hAnsi="Times New Roman" w:cs="Times New Roman"/>
                  <w:sz w:val="24"/>
                  <w:szCs w:val="24"/>
                </w:rPr>
                <w:t>) bản có giá trị pháp lý như nhau, mỗi bên giữ 01 (một) bản.</w:t>
              </w:r>
            </w:sdtContent>
          </w:sdt>
          <w:sdt>
            <w:sdtPr>
              <w:tag w:val="goog_rdk_753"/>
              <w:id w:val="-157052391"/>
            </w:sdtPr>
            <w:sdtEndPr/>
            <w:sdtContent/>
          </w:sdt>
        </w:p>
      </w:sdtContent>
    </w:sdt>
    <w:sdt>
      <w:sdtPr>
        <w:tag w:val="goog_rdk_756"/>
        <w:id w:val="743203079"/>
      </w:sdtPr>
      <w:sdtEndPr/>
      <w:sdtContent>
        <w:p w14:paraId="0000014C" w14:textId="77777777" w:rsidR="00312D72" w:rsidRDefault="00D542AC">
          <w:pPr>
            <w:ind w:left="720"/>
            <w:jc w:val="both"/>
            <w:rPr>
              <w:rFonts w:ascii="Times New Roman" w:eastAsia="Times New Roman" w:hAnsi="Times New Roman" w:cs="Times New Roman"/>
              <w:sz w:val="24"/>
              <w:szCs w:val="24"/>
            </w:rPr>
          </w:pPr>
          <w:sdt>
            <w:sdtPr>
              <w:tag w:val="goog_rdk_755"/>
              <w:id w:val="1488946178"/>
            </w:sdtPr>
            <w:sdtEndPr/>
            <w:sdtContent/>
          </w:sdt>
        </w:p>
      </w:sdtContent>
    </w:sdt>
    <w:tbl>
      <w:tblPr>
        <w:tblStyle w:val="a7"/>
        <w:tblW w:w="11405" w:type="dxa"/>
        <w:jc w:val="center"/>
        <w:tblInd w:w="0" w:type="dxa"/>
        <w:tblLayout w:type="fixed"/>
        <w:tblLook w:val="0000" w:firstRow="0" w:lastRow="0" w:firstColumn="0" w:lastColumn="0" w:noHBand="0" w:noVBand="0"/>
      </w:tblPr>
      <w:tblGrid>
        <w:gridCol w:w="11169"/>
        <w:gridCol w:w="236"/>
      </w:tblGrid>
      <w:tr w:rsidR="00312D72" w14:paraId="1B844023" w14:textId="77777777">
        <w:trPr>
          <w:trHeight w:val="1136"/>
          <w:jc w:val="center"/>
        </w:trPr>
        <w:tc>
          <w:tcPr>
            <w:tcW w:w="11183" w:type="dxa"/>
          </w:tcPr>
          <w:sdt>
            <w:sdtPr>
              <w:tag w:val="goog_rdk_758"/>
              <w:id w:val="1878167153"/>
            </w:sdtPr>
            <w:sdtEndPr/>
            <w:sdtContent>
              <w:p w14:paraId="0000014D" w14:textId="77777777" w:rsidR="00312D72" w:rsidRDefault="00D542A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sdt>
                  <w:sdtPr>
                    <w:tag w:val="goog_rdk_757"/>
                    <w:id w:val="-620556266"/>
                  </w:sdtPr>
                  <w:sdtEndPr/>
                  <w:sdtContent/>
                </w:sdt>
              </w:p>
            </w:sdtContent>
          </w:sdt>
          <w:tbl>
            <w:tblPr>
              <w:tblStyle w:val="a8"/>
              <w:tblW w:w="10036" w:type="dxa"/>
              <w:jc w:val="center"/>
              <w:tblInd w:w="0" w:type="dxa"/>
              <w:tblLayout w:type="fixed"/>
              <w:tblLook w:val="0000" w:firstRow="0" w:lastRow="0" w:firstColumn="0" w:lastColumn="0" w:noHBand="0" w:noVBand="0"/>
            </w:tblPr>
            <w:tblGrid>
              <w:gridCol w:w="6001"/>
              <w:gridCol w:w="4035"/>
            </w:tblGrid>
            <w:tr w:rsidR="00312D72" w14:paraId="62A6291E" w14:textId="77777777">
              <w:trPr>
                <w:trHeight w:val="2601"/>
                <w:jc w:val="center"/>
              </w:trPr>
              <w:tc>
                <w:tcPr>
                  <w:tcW w:w="6001" w:type="dxa"/>
                </w:tcPr>
                <w:sdt>
                  <w:sdtPr>
                    <w:tag w:val="goog_rdk_761"/>
                    <w:id w:val="-884350666"/>
                  </w:sdtPr>
                  <w:sdtEndPr/>
                  <w:sdtContent>
                    <w:p w14:paraId="0000014E"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59"/>
                          <w:id w:val="-529469631"/>
                        </w:sdtPr>
                        <w:sdtEndPr/>
                        <w:sdtContent>
                          <w:r w:rsidR="00364F45">
                            <w:rPr>
                              <w:rFonts w:ascii="Times New Roman" w:eastAsia="Times New Roman" w:hAnsi="Times New Roman" w:cs="Times New Roman"/>
                              <w:b/>
                              <w:bCs/>
                              <w:smallCaps/>
                              <w:sz w:val="24"/>
                              <w:szCs w:val="24"/>
                            </w:rPr>
                            <w:t>ĐẠI DIỆN BÊN A</w:t>
                          </w:r>
                        </w:sdtContent>
                      </w:sdt>
                      <w:sdt>
                        <w:sdtPr>
                          <w:tag w:val="goog_rdk_760"/>
                          <w:id w:val="320417609"/>
                        </w:sdtPr>
                        <w:sdtEndPr/>
                        <w:sdtContent/>
                      </w:sdt>
                    </w:p>
                  </w:sdtContent>
                </w:sdt>
                <w:sdt>
                  <w:sdtPr>
                    <w:tag w:val="goog_rdk_763"/>
                    <w:id w:val="-2026939406"/>
                  </w:sdtPr>
                  <w:sdtEndPr/>
                  <w:sdtContent>
                    <w:p w14:paraId="0000014F"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62"/>
                          <w:id w:val="1474820444"/>
                        </w:sdtPr>
                        <w:sdtEndPr/>
                        <w:sdtContent/>
                      </w:sdt>
                    </w:p>
                  </w:sdtContent>
                </w:sdt>
                <w:sdt>
                  <w:sdtPr>
                    <w:tag w:val="goog_rdk_765"/>
                    <w:id w:val="1939145332"/>
                  </w:sdtPr>
                  <w:sdtEndPr/>
                  <w:sdtContent>
                    <w:p w14:paraId="00000150"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64"/>
                          <w:id w:val="-1232685554"/>
                        </w:sdtPr>
                        <w:sdtEndPr/>
                        <w:sdtContent/>
                      </w:sdt>
                    </w:p>
                  </w:sdtContent>
                </w:sdt>
                <w:p w14:paraId="00000151" w14:textId="77777777" w:rsidR="00312D72" w:rsidRDefault="00312D72">
                  <w:pPr>
                    <w:spacing w:before="120" w:after="0" w:line="276" w:lineRule="auto"/>
                    <w:rPr>
                      <w:rFonts w:ascii="Times New Roman" w:eastAsia="Times New Roman" w:hAnsi="Times New Roman" w:cs="Times New Roman"/>
                      <w:sz w:val="24"/>
                      <w:szCs w:val="24"/>
                    </w:rPr>
                  </w:pPr>
                </w:p>
                <w:sdt>
                  <w:sdtPr>
                    <w:tag w:val="goog_rdk_768"/>
                    <w:id w:val="-506851047"/>
                  </w:sdtPr>
                  <w:sdtEndPr/>
                  <w:sdtContent>
                    <w:p w14:paraId="00000152"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66"/>
                          <w:id w:val="-1613982161"/>
                        </w:sdtPr>
                        <w:sdtEndPr/>
                        <w:sdtContent>
                          <w:r w:rsidR="00364F45">
                            <w:rPr>
                              <w:rFonts w:ascii="Times New Roman" w:eastAsia="Times New Roman" w:hAnsi="Times New Roman" w:cs="Times New Roman"/>
                              <w:b/>
                              <w:bCs/>
                              <w:sz w:val="24"/>
                              <w:szCs w:val="24"/>
                            </w:rPr>
                            <w:t>TRẦN THỊ BẢO VÂN</w:t>
                          </w:r>
                        </w:sdtContent>
                      </w:sdt>
                      <w:sdt>
                        <w:sdtPr>
                          <w:tag w:val="goog_rdk_767"/>
                          <w:id w:val="-295823678"/>
                        </w:sdtPr>
                        <w:sdtEndPr/>
                        <w:sdtContent/>
                      </w:sdt>
                    </w:p>
                  </w:sdtContent>
                </w:sdt>
                <w:sdt>
                  <w:sdtPr>
                    <w:tag w:val="goog_rdk_771"/>
                    <w:id w:val="-1636754558"/>
                  </w:sdtPr>
                  <w:sdtEndPr/>
                  <w:sdtContent>
                    <w:p w14:paraId="00000153"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69"/>
                          <w:id w:val="-1029481359"/>
                        </w:sdtPr>
                        <w:sdtEndPr/>
                        <w:sdtContent>
                          <w:r w:rsidR="00364F45">
                            <w:rPr>
                              <w:rFonts w:ascii="Times New Roman" w:eastAsia="Times New Roman" w:hAnsi="Times New Roman" w:cs="Times New Roman"/>
                              <w:b/>
                              <w:bCs/>
                              <w:sz w:val="24"/>
                              <w:szCs w:val="24"/>
                            </w:rPr>
                            <w:t>Giám Đốc Cấp Cao Phụ Trách Quan Hệ Đối Tác</w:t>
                          </w:r>
                        </w:sdtContent>
                      </w:sdt>
                      <w:sdt>
                        <w:sdtPr>
                          <w:tag w:val="goog_rdk_770"/>
                          <w:id w:val="-314514239"/>
                        </w:sdtPr>
                        <w:sdtEndPr/>
                        <w:sdtContent/>
                      </w:sdt>
                    </w:p>
                  </w:sdtContent>
                </w:sdt>
              </w:tc>
              <w:tc>
                <w:tcPr>
                  <w:tcW w:w="4035" w:type="dxa"/>
                </w:tcPr>
                <w:sdt>
                  <w:sdtPr>
                    <w:tag w:val="goog_rdk_774"/>
                    <w:id w:val="74104639"/>
                  </w:sdtPr>
                  <w:sdtEndPr/>
                  <w:sdtContent>
                    <w:p w14:paraId="00000154"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72"/>
                          <w:id w:val="-532476695"/>
                        </w:sdtPr>
                        <w:sdtEndPr/>
                        <w:sdtContent>
                          <w:r w:rsidR="00364F45">
                            <w:rPr>
                              <w:rFonts w:ascii="Times New Roman" w:eastAsia="Times New Roman" w:hAnsi="Times New Roman" w:cs="Times New Roman"/>
                              <w:b/>
                              <w:bCs/>
                              <w:smallCaps/>
                              <w:sz w:val="24"/>
                              <w:szCs w:val="24"/>
                            </w:rPr>
                            <w:t xml:space="preserve"> ĐẠI DIỆN BÊN B</w:t>
                          </w:r>
                        </w:sdtContent>
                      </w:sdt>
                      <w:sdt>
                        <w:sdtPr>
                          <w:tag w:val="goog_rdk_773"/>
                          <w:id w:val="-485212684"/>
                        </w:sdtPr>
                        <w:sdtEndPr/>
                        <w:sdtContent/>
                      </w:sdt>
                    </w:p>
                  </w:sdtContent>
                </w:sdt>
                <w:sdt>
                  <w:sdtPr>
                    <w:tag w:val="goog_rdk_776"/>
                    <w:id w:val="464178015"/>
                  </w:sdtPr>
                  <w:sdtEndPr/>
                  <w:sdtContent>
                    <w:p w14:paraId="00000155"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75"/>
                          <w:id w:val="1367914103"/>
                        </w:sdtPr>
                        <w:sdtEndPr/>
                        <w:sdtContent/>
                      </w:sdt>
                    </w:p>
                  </w:sdtContent>
                </w:sdt>
                <w:sdt>
                  <w:sdtPr>
                    <w:tag w:val="goog_rdk_778"/>
                    <w:id w:val="-1227364913"/>
                  </w:sdtPr>
                  <w:sdtEndPr/>
                  <w:sdtContent>
                    <w:p w14:paraId="00000156"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77"/>
                          <w:id w:val="1594533395"/>
                        </w:sdtPr>
                        <w:sdtEndPr/>
                        <w:sdtContent/>
                      </w:sdt>
                    </w:p>
                  </w:sdtContent>
                </w:sdt>
                <w:sdt>
                  <w:sdtPr>
                    <w:tag w:val="goog_rdk_780"/>
                    <w:id w:val="167820328"/>
                  </w:sdtPr>
                  <w:sdtEndPr/>
                  <w:sdtContent>
                    <w:p w14:paraId="00000157"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79"/>
                          <w:id w:val="938407811"/>
                        </w:sdtPr>
                        <w:sdtEndPr/>
                        <w:sdtContent/>
                      </w:sdt>
                    </w:p>
                  </w:sdtContent>
                </w:sdt>
                <w:sdt>
                  <w:sdtPr>
                    <w:tag w:val="goog_rdk_783"/>
                    <w:id w:val="-1025444296"/>
                  </w:sdtPr>
                  <w:sdtEndPr/>
                  <w:sdtContent>
                    <w:p w14:paraId="00000158"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81"/>
                          <w:id w:val="1744789293"/>
                        </w:sdtPr>
                        <w:sdtEndPr/>
                        <w:sdtContent>
                          <w:r w:rsidR="00364F45">
                            <w:rPr>
                              <w:rFonts w:ascii="Times New Roman" w:eastAsia="Times New Roman" w:hAnsi="Times New Roman" w:cs="Times New Roman"/>
                              <w:b/>
                              <w:bCs/>
                              <w:sz w:val="24"/>
                              <w:szCs w:val="24"/>
                              <w:highlight w:val="yellow"/>
                            </w:rPr>
                            <w:t>Vui lòng điền</w:t>
                          </w:r>
                        </w:sdtContent>
                      </w:sdt>
                      <w:sdt>
                        <w:sdtPr>
                          <w:tag w:val="goog_rdk_782"/>
                          <w:id w:val="2108940308"/>
                        </w:sdtPr>
                        <w:sdtEndPr/>
                        <w:sdtContent/>
                      </w:sdt>
                    </w:p>
                  </w:sdtContent>
                </w:sdt>
                <w:sdt>
                  <w:sdtPr>
                    <w:tag w:val="goog_rdk_785"/>
                    <w:id w:val="-338958310"/>
                  </w:sdtPr>
                  <w:sdtEndPr/>
                  <w:sdtContent>
                    <w:p w14:paraId="00000159" w14:textId="77777777" w:rsidR="00312D72" w:rsidRDefault="00D542AC">
                      <w:pPr>
                        <w:spacing w:before="120" w:after="0" w:line="276" w:lineRule="auto"/>
                        <w:jc w:val="center"/>
                        <w:rPr>
                          <w:rFonts w:ascii="Times New Roman" w:eastAsia="Times New Roman" w:hAnsi="Times New Roman" w:cs="Times New Roman"/>
                          <w:sz w:val="24"/>
                          <w:szCs w:val="24"/>
                        </w:rPr>
                      </w:pPr>
                      <w:sdt>
                        <w:sdtPr>
                          <w:tag w:val="goog_rdk_784"/>
                          <w:id w:val="649060817"/>
                        </w:sdtPr>
                        <w:sdtEndPr/>
                        <w:sdtContent/>
                      </w:sdt>
                    </w:p>
                  </w:sdtContent>
                </w:sdt>
              </w:tc>
            </w:tr>
          </w:tbl>
          <w:sdt>
            <w:sdtPr>
              <w:tag w:val="goog_rdk_787"/>
              <w:id w:val="-447881045"/>
            </w:sdtPr>
            <w:sdtEndPr/>
            <w:sdtContent>
              <w:p w14:paraId="0000015A" w14:textId="77777777" w:rsidR="00312D72" w:rsidRDefault="00D542AC">
                <w:pPr>
                  <w:spacing w:before="120" w:after="0" w:line="276" w:lineRule="auto"/>
                  <w:rPr>
                    <w:rFonts w:ascii="Times New Roman" w:eastAsia="Times New Roman" w:hAnsi="Times New Roman" w:cs="Times New Roman"/>
                    <w:sz w:val="24"/>
                    <w:szCs w:val="24"/>
                  </w:rPr>
                </w:pPr>
                <w:sdt>
                  <w:sdtPr>
                    <w:tag w:val="goog_rdk_786"/>
                    <w:id w:val="2020288952"/>
                  </w:sdtPr>
                  <w:sdtEndPr/>
                  <w:sdtContent/>
                </w:sdt>
              </w:p>
            </w:sdtContent>
          </w:sdt>
        </w:tc>
        <w:tc>
          <w:tcPr>
            <w:tcW w:w="222" w:type="dxa"/>
          </w:tcPr>
          <w:sdt>
            <w:sdtPr>
              <w:tag w:val="goog_rdk_789"/>
              <w:id w:val="2000171224"/>
            </w:sdtPr>
            <w:sdtEndPr/>
            <w:sdtContent>
              <w:p w14:paraId="0000015B" w14:textId="77777777" w:rsidR="00312D72" w:rsidRDefault="00D542AC">
                <w:pPr>
                  <w:spacing w:before="120" w:after="0" w:line="276" w:lineRule="auto"/>
                  <w:rPr>
                    <w:rFonts w:ascii="Times New Roman" w:eastAsia="Times New Roman" w:hAnsi="Times New Roman" w:cs="Times New Roman"/>
                    <w:sz w:val="24"/>
                    <w:szCs w:val="24"/>
                  </w:rPr>
                </w:pPr>
                <w:sdt>
                  <w:sdtPr>
                    <w:tag w:val="goog_rdk_788"/>
                    <w:id w:val="-408524698"/>
                  </w:sdtPr>
                  <w:sdtEndPr/>
                  <w:sdtContent/>
                </w:sdt>
              </w:p>
            </w:sdtContent>
          </w:sdt>
        </w:tc>
      </w:tr>
    </w:tbl>
    <w:sdt>
      <w:sdtPr>
        <w:tag w:val="goog_rdk_791"/>
        <w:id w:val="1165353384"/>
      </w:sdtPr>
      <w:sdtEndPr/>
      <w:sdtContent>
        <w:p w14:paraId="0000015C" w14:textId="77777777" w:rsidR="00312D72" w:rsidRDefault="00D542AC">
          <w:pPr>
            <w:spacing w:before="120" w:after="0" w:line="276" w:lineRule="auto"/>
            <w:jc w:val="both"/>
            <w:rPr>
              <w:rFonts w:ascii="Times New Roman" w:eastAsia="Times New Roman" w:hAnsi="Times New Roman" w:cs="Times New Roman"/>
              <w:sz w:val="24"/>
              <w:szCs w:val="24"/>
            </w:rPr>
          </w:pPr>
          <w:sdt>
            <w:sdtPr>
              <w:tag w:val="goog_rdk_790"/>
              <w:id w:val="-770330372"/>
            </w:sdtPr>
            <w:sdtEndPr/>
            <w:sdtContent/>
          </w:sdt>
        </w:p>
      </w:sdtContent>
    </w:sdt>
    <w:sectPr w:rsidR="00312D72">
      <w:headerReference w:type="default" r:id="rId14"/>
      <w:footerReference w:type="default" r:id="rId15"/>
      <w:pgSz w:w="12240" w:h="15840"/>
      <w:pgMar w:top="1170" w:right="1080" w:bottom="810" w:left="1411" w:header="18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ZALO_Legal2" w:date="2026-06-04T15:25:00Z" w:initials="ZLG">
    <w:p w14:paraId="36AAFFE6" w14:textId="6680349F" w:rsidR="002A19DB" w:rsidRDefault="002A19DB">
      <w:pPr>
        <w:pStyle w:val="CommentText"/>
      </w:pPr>
      <w:r>
        <w:rPr>
          <w:rStyle w:val="CommentReference"/>
        </w:rPr>
        <w:annotationRef/>
      </w:r>
      <w:r>
        <w:t>@</w:t>
      </w:r>
      <w:proofErr w:type="gramStart"/>
      <w:r>
        <w:t>internal</w:t>
      </w:r>
      <w:proofErr w:type="gramEnd"/>
      <w:r>
        <w:t>: Quy trình phối hợp đặt hàng + bàn giao này LG k ý kiến, team xem xét thêm về timeline và flow để thống nhất và đảm bảo commit nha</w:t>
      </w:r>
    </w:p>
  </w:comment>
  <w:comment w:id="12" w:author="Linh. Hoàng Thị Thùy" w:date="2026-06-04T16:36:00Z" w:initials="LHTT">
    <w:p w14:paraId="5BC66456" w14:textId="35670E26" w:rsidR="003566FA" w:rsidRDefault="003566FA">
      <w:pPr>
        <w:pStyle w:val="CommentText"/>
      </w:pPr>
      <w:r>
        <w:rPr>
          <w:rStyle w:val="CommentReference"/>
        </w:rPr>
        <w:annotationRef/>
      </w:r>
      <w:r>
        <w:t>Timeline trong khả năng process của team</w:t>
      </w:r>
    </w:p>
  </w:comment>
  <w:comment w:id="82" w:author="Hang" w:date="2026-05-27T07:31:00Z" w:initials="">
    <w:p w14:paraId="0000015F" w14:textId="77777777" w:rsidR="007E516B" w:rsidRDefault="00865D5C" w:rsidP="007E516B">
      <w:pPr>
        <w:pStyle w:val="CommentText"/>
      </w:pPr>
      <w:r>
        <w:rPr>
          <w:rStyle w:val="CommentReference"/>
        </w:rPr>
        <w:annotationRef/>
      </w:r>
      <w:proofErr w:type="spellStart"/>
      <w:r w:rsidR="007E516B">
        <w:rPr>
          <w:color w:val="000000"/>
        </w:rPr>
        <w:t>Em</w:t>
      </w:r>
      <w:proofErr w:type="spellEnd"/>
      <w:r w:rsidR="007E516B">
        <w:rPr>
          <w:color w:val="000000"/>
        </w:rPr>
        <w:t xml:space="preserve"> </w:t>
      </w:r>
      <w:proofErr w:type="spellStart"/>
      <w:r w:rsidR="007E516B">
        <w:rPr>
          <w:color w:val="000000"/>
        </w:rPr>
        <w:t>xin</w:t>
      </w:r>
      <w:proofErr w:type="spellEnd"/>
      <w:r w:rsidR="007E516B">
        <w:rPr>
          <w:color w:val="000000"/>
        </w:rPr>
        <w:t xml:space="preserve"> nhờ chị Linh check lại với team Legal của Zalo liệu có thể có </w:t>
      </w:r>
      <w:proofErr w:type="spellStart"/>
      <w:r w:rsidR="007E516B">
        <w:rPr>
          <w:color w:val="000000"/>
        </w:rPr>
        <w:t>trư</w:t>
      </w:r>
      <w:proofErr w:type="spellEnd"/>
      <w:r w:rsidR="007E516B">
        <w:rPr>
          <w:color w:val="000000"/>
          <w:lang w:val="vi-VN"/>
        </w:rPr>
        <w:t>ờ</w:t>
      </w:r>
      <w:r w:rsidR="007E516B">
        <w:rPr>
          <w:color w:val="000000"/>
        </w:rPr>
        <w:t xml:space="preserve">ng hợp bàn giao lại mã trong </w:t>
      </w:r>
      <w:proofErr w:type="spellStart"/>
      <w:r w:rsidR="007E516B">
        <w:rPr>
          <w:color w:val="000000"/>
        </w:rPr>
        <w:t>trư</w:t>
      </w:r>
      <w:proofErr w:type="spellEnd"/>
      <w:r w:rsidR="007E516B">
        <w:rPr>
          <w:color w:val="000000"/>
          <w:lang w:val="vi-VN"/>
        </w:rPr>
        <w:t>ờ</w:t>
      </w:r>
      <w:r w:rsidR="007E516B">
        <w:rPr>
          <w:color w:val="000000"/>
        </w:rPr>
        <w:t xml:space="preserve">ng hợp phía </w:t>
      </w:r>
      <w:proofErr w:type="spellStart"/>
      <w:r w:rsidR="007E516B">
        <w:rPr>
          <w:color w:val="000000"/>
        </w:rPr>
        <w:t>GAPIT</w:t>
      </w:r>
      <w:proofErr w:type="spellEnd"/>
      <w:r w:rsidR="007E516B">
        <w:rPr>
          <w:color w:val="000000"/>
        </w:rPr>
        <w:t xml:space="preserve"> không tiếp tục kinh doanh mã code </w:t>
      </w:r>
      <w:proofErr w:type="spellStart"/>
      <w:r w:rsidR="007E516B">
        <w:rPr>
          <w:color w:val="000000"/>
        </w:rPr>
        <w:t>zVAS</w:t>
      </w:r>
      <w:proofErr w:type="spellEnd"/>
      <w:r w:rsidR="007E516B">
        <w:rPr>
          <w:color w:val="000000"/>
        </w:rPr>
        <w:t xml:space="preserve"> vẫn còn hạn mà chưa </w:t>
      </w:r>
      <w:proofErr w:type="spellStart"/>
      <w:r w:rsidR="007E516B">
        <w:rPr>
          <w:color w:val="000000"/>
        </w:rPr>
        <w:t>đư</w:t>
      </w:r>
      <w:proofErr w:type="spellEnd"/>
      <w:r w:rsidR="007E516B">
        <w:rPr>
          <w:color w:val="000000"/>
          <w:lang w:val="vi-VN"/>
        </w:rPr>
        <w:t>ợ</w:t>
      </w:r>
      <w:r w:rsidR="007E516B">
        <w:rPr>
          <w:color w:val="000000"/>
        </w:rPr>
        <w:t>c kích hoạt ạ.</w:t>
      </w:r>
    </w:p>
  </w:comment>
  <w:comment w:id="81" w:author="Linh. Hoàng Thị Thùy" w:date="2026-06-01T14:01:00Z" w:initials="LHTT">
    <w:p w14:paraId="262F13E7" w14:textId="769070A2" w:rsidR="00595026" w:rsidRDefault="00595026">
      <w:pPr>
        <w:pStyle w:val="CommentText"/>
      </w:pPr>
      <w:r>
        <w:rPr>
          <w:rStyle w:val="CommentReference"/>
        </w:rPr>
        <w:annotationRef/>
      </w:r>
      <w:r>
        <w:t>Hi Hằng,</w:t>
      </w:r>
      <w:r>
        <w:br/>
        <w:t xml:space="preserve">Mã code đã gửi đi bên A sẽ không hỗ trợ nhận lại </w:t>
      </w:r>
    </w:p>
  </w:comment>
  <w:comment w:id="177" w:author="ZALO_Legal2" w:date="2026-06-04T15:40:00Z" w:initials="ZLG">
    <w:p w14:paraId="22BDD14D" w14:textId="6DA560F1" w:rsidR="00B936F0" w:rsidRDefault="00B936F0">
      <w:pPr>
        <w:pStyle w:val="CommentText"/>
      </w:pPr>
      <w:r>
        <w:rPr>
          <w:rStyle w:val="CommentReference"/>
        </w:rPr>
        <w:annotationRef/>
      </w:r>
      <w:r>
        <w:t>@</w:t>
      </w:r>
      <w:proofErr w:type="gramStart"/>
      <w:r>
        <w:t>internal</w:t>
      </w:r>
      <w:proofErr w:type="gramEnd"/>
      <w:r>
        <w:t>: giá bao gồm VAT hay không thì team check thêm với FA nha</w:t>
      </w:r>
    </w:p>
  </w:comment>
  <w:comment w:id="200" w:author="Linh. Hoàng Thị Thùy" w:date="2026-06-01T14:08:00Z" w:initials="LHTT">
    <w:p w14:paraId="5929B865" w14:textId="1A96D70C" w:rsidR="0054371F" w:rsidRDefault="0054371F">
      <w:pPr>
        <w:pStyle w:val="CommentText"/>
      </w:pPr>
      <w:r>
        <w:rPr>
          <w:rStyle w:val="CommentReference"/>
        </w:rPr>
        <w:annotationRef/>
      </w:r>
      <w:r>
        <w:t xml:space="preserve">Không hỗ trợ hoàn trả code </w:t>
      </w:r>
      <w:proofErr w:type="spellStart"/>
      <w:r>
        <w:t>theo</w:t>
      </w:r>
      <w:proofErr w:type="spellEnd"/>
      <w:r>
        <w:t xml:space="preserve"> chính sách </w:t>
      </w:r>
      <w:proofErr w:type="spellStart"/>
      <w:r>
        <w:t>chung</w:t>
      </w:r>
      <w:proofErr w:type="spellEnd"/>
      <w:r>
        <w:t xml:space="preserve"> của Zalo ạ</w:t>
      </w:r>
    </w:p>
  </w:comment>
  <w:comment w:id="286" w:author="Linh. Hoàng Thị Thùy" w:date="2026-06-01T15:33:00Z" w:initials="LHTT">
    <w:p w14:paraId="37493BD7" w14:textId="15AE1CE8" w:rsidR="00402E0C" w:rsidRDefault="00402E0C">
      <w:pPr>
        <w:pStyle w:val="CommentText"/>
      </w:pPr>
      <w:r>
        <w:rPr>
          <w:rStyle w:val="CommentReference"/>
        </w:rPr>
        <w:annotationRef/>
      </w:r>
      <w:r>
        <w:t>Điều chỉnh giá đã kèm chiết khấu</w:t>
      </w:r>
    </w:p>
  </w:comment>
  <w:comment w:id="325" w:author="ZALO_Legal2" w:date="2026-06-04T15:44:00Z" w:initials="ZLG">
    <w:p w14:paraId="629453B7" w14:textId="387CEAF7" w:rsidR="00B936F0" w:rsidRDefault="00B936F0">
      <w:pPr>
        <w:pStyle w:val="CommentText"/>
      </w:pPr>
      <w:r>
        <w:rPr>
          <w:rStyle w:val="CommentReference"/>
        </w:rPr>
        <w:annotationRef/>
      </w:r>
      <w:r>
        <w:t>@</w:t>
      </w:r>
      <w:proofErr w:type="gramStart"/>
      <w:r>
        <w:t>internal</w:t>
      </w:r>
      <w:proofErr w:type="gramEnd"/>
      <w:r>
        <w:t>: Tương tự, vấn đề về thể hiện giá bao gồm hay k bao gồm VAT, team check với FA thêm nha</w:t>
      </w:r>
    </w:p>
  </w:comment>
  <w:comment w:id="328" w:author="ZALO_Legal2" w:date="2026-06-04T15:47:00Z" w:initials="ZLG">
    <w:p w14:paraId="0364BC04" w14:textId="18D7F0EF" w:rsidR="00B936F0" w:rsidRDefault="00B936F0">
      <w:pPr>
        <w:pStyle w:val="CommentText"/>
      </w:pPr>
      <w:r>
        <w:rPr>
          <w:rStyle w:val="CommentReference"/>
        </w:rPr>
        <w:annotationRef/>
      </w:r>
      <w:r>
        <w:t>@</w:t>
      </w:r>
      <w:proofErr w:type="gramStart"/>
      <w:r>
        <w:t>internal</w:t>
      </w:r>
      <w:proofErr w:type="gramEnd"/>
      <w:r>
        <w:t>: Tương tự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AAFFE6" w15:done="0"/>
  <w15:commentEx w15:paraId="5BC66456" w15:paraIdParent="36AAFFE6" w15:done="0"/>
  <w15:commentEx w15:paraId="0000015F" w15:done="0"/>
  <w15:commentEx w15:paraId="262F13E7" w15:paraIdParent="0000015F" w15:done="0"/>
  <w15:commentEx w15:paraId="22BDD14D" w15:done="0"/>
  <w15:commentEx w15:paraId="5929B865" w15:done="0"/>
  <w15:commentEx w15:paraId="37493BD7" w15:done="0"/>
  <w15:commentEx w15:paraId="629453B7" w15:done="0"/>
  <w15:commentEx w15:paraId="0364BC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C1763" w16cex:dateUtc="2026-06-04T08:25:00Z"/>
  <w16cex:commentExtensible w16cex:durableId="2DCC281D" w16cex:dateUtc="2026-06-04T09:36:00Z"/>
  <w16cex:commentExtensible w16cex:durableId="2DC80F47" w16cex:dateUtc="2026-06-01T07:01:00Z"/>
  <w16cex:commentExtensible w16cex:durableId="2DCC1AED" w16cex:dateUtc="2026-06-04T08:40:00Z"/>
  <w16cex:commentExtensible w16cex:durableId="2DC810D8" w16cex:dateUtc="2026-06-01T07:08:00Z"/>
  <w16cex:commentExtensible w16cex:durableId="2DC824BB" w16cex:dateUtc="2026-06-01T08:33:00Z"/>
  <w16cex:commentExtensible w16cex:durableId="2DCC1BCD" w16cex:dateUtc="2026-06-04T08:44:00Z"/>
  <w16cex:commentExtensible w16cex:durableId="2DCC1C9D" w16cex:dateUtc="2026-06-04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AAFFE6" w16cid:durableId="2DCC1763"/>
  <w16cid:commentId w16cid:paraId="5BC66456" w16cid:durableId="2DCC281D"/>
  <w16cid:commentId w16cid:paraId="0000015F" w16cid:durableId="0000015F"/>
  <w16cid:commentId w16cid:paraId="262F13E7" w16cid:durableId="2DC80F47"/>
  <w16cid:commentId w16cid:paraId="22BDD14D" w16cid:durableId="2DCC1AED"/>
  <w16cid:commentId w16cid:paraId="5929B865" w16cid:durableId="2DC810D8"/>
  <w16cid:commentId w16cid:paraId="37493BD7" w16cid:durableId="2DC824BB"/>
  <w16cid:commentId w16cid:paraId="629453B7" w16cid:durableId="2DCC1BCD"/>
  <w16cid:commentId w16cid:paraId="0364BC04" w16cid:durableId="2DCC1C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7770D" w14:textId="77777777" w:rsidR="00D542AC" w:rsidRDefault="00D542AC">
      <w:pPr>
        <w:spacing w:after="0" w:line="240" w:lineRule="auto"/>
      </w:pPr>
      <w:r>
        <w:separator/>
      </w:r>
    </w:p>
  </w:endnote>
  <w:endnote w:type="continuationSeparator" w:id="0">
    <w:p w14:paraId="45A81226" w14:textId="77777777" w:rsidR="00D542AC" w:rsidRDefault="00D54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A6877BD2-CCC1-4BAB-9914-C53C42483A1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0B6494E-2D1E-4672-B490-5CB0F0AB71E3}"/>
    <w:embedBold r:id="rId3" w:fontKey="{A1839C2B-A9B4-41A6-9AE3-9E1CA48ACADE}"/>
    <w:embedItalic r:id="rId4" w:fontKey="{4D240240-EAB9-4021-AAB4-062DD447613A}"/>
  </w:font>
  <w:font w:name="Georgia">
    <w:panose1 w:val="02040502050405020303"/>
    <w:charset w:val="00"/>
    <w:family w:val="roman"/>
    <w:pitch w:val="variable"/>
    <w:sig w:usb0="00000287" w:usb1="00000000" w:usb2="00000000" w:usb3="00000000" w:csb0="0000009F" w:csb1="00000000"/>
    <w:embedItalic r:id="rId5" w:fontKey="{0F34C955-250F-4580-9458-B734D8507D1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DC7C530-C174-4683-B68D-07A4F20AF8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5E" w14:textId="77777777" w:rsidR="00312D72" w:rsidRDefault="00312D72">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C6633" w14:textId="77777777" w:rsidR="00D542AC" w:rsidRDefault="00D542AC">
      <w:pPr>
        <w:spacing w:after="0" w:line="240" w:lineRule="auto"/>
      </w:pPr>
      <w:r>
        <w:separator/>
      </w:r>
    </w:p>
  </w:footnote>
  <w:footnote w:type="continuationSeparator" w:id="0">
    <w:p w14:paraId="0C8AD8B4" w14:textId="77777777" w:rsidR="00D542AC" w:rsidRDefault="00D54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5D" w14:textId="77777777" w:rsidR="00312D72" w:rsidRDefault="00364F45">
    <w:pPr>
      <w:pBdr>
        <w:top w:val="nil"/>
        <w:left w:val="nil"/>
        <w:bottom w:val="nil"/>
        <w:right w:val="nil"/>
        <w:between w:val="nil"/>
      </w:pBdr>
      <w:spacing w:after="0" w:line="240" w:lineRule="auto"/>
      <w:ind w:left="79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4B1941E2" wp14:editId="2301613B">
          <wp:extent cx="1242695" cy="5899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42695" cy="58991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2311"/>
    <w:multiLevelType w:val="multilevel"/>
    <w:tmpl w:val="D4B6D270"/>
    <w:lvl w:ilvl="0">
      <w:start w:val="7"/>
      <w:numFmt w:val="decimal"/>
      <w:lvlText w:val="ĐIỀU %1."/>
      <w:lvlJc w:val="left"/>
      <w:pPr>
        <w:ind w:left="720" w:hanging="360"/>
      </w:pPr>
      <w:rPr>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6051886"/>
    <w:multiLevelType w:val="multilevel"/>
    <w:tmpl w:val="DF0C6348"/>
    <w:lvl w:ilvl="0">
      <w:start w:val="1"/>
      <w:numFmt w:val="decimal"/>
      <w:lvlText w:val="10.%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A272C59"/>
    <w:multiLevelType w:val="multilevel"/>
    <w:tmpl w:val="FD96001A"/>
    <w:lvl w:ilvl="0">
      <w:start w:val="3"/>
      <w:numFmt w:val="decimal"/>
      <w:lvlText w:val="%1"/>
      <w:lvlJc w:val="left"/>
      <w:pPr>
        <w:ind w:left="360" w:hanging="360"/>
      </w:pPr>
      <w:rPr>
        <w:b w:val="0"/>
        <w:bCs w:val="0"/>
        <w:vertAlign w:val="baseline"/>
      </w:rPr>
    </w:lvl>
    <w:lvl w:ilvl="1">
      <w:start w:val="1"/>
      <w:numFmt w:val="decimal"/>
      <w:lvlText w:val="%1.%2"/>
      <w:lvlJc w:val="left"/>
      <w:pPr>
        <w:ind w:left="1080" w:hanging="360"/>
      </w:pPr>
      <w:rPr>
        <w:b w:val="0"/>
        <w:bCs w:val="0"/>
        <w:vertAlign w:val="baseline"/>
      </w:rPr>
    </w:lvl>
    <w:lvl w:ilvl="2">
      <w:start w:val="1"/>
      <w:numFmt w:val="decimal"/>
      <w:lvlText w:val="%1.%2.%3"/>
      <w:lvlJc w:val="left"/>
      <w:pPr>
        <w:ind w:left="2160" w:hanging="720"/>
      </w:pPr>
      <w:rPr>
        <w:b w:val="0"/>
        <w:bCs w:val="0"/>
        <w:vertAlign w:val="baseline"/>
      </w:rPr>
    </w:lvl>
    <w:lvl w:ilvl="3">
      <w:start w:val="1"/>
      <w:numFmt w:val="decimal"/>
      <w:lvlText w:val="%1.%2.%3.%4"/>
      <w:lvlJc w:val="left"/>
      <w:pPr>
        <w:ind w:left="2880" w:hanging="720"/>
      </w:pPr>
      <w:rPr>
        <w:b w:val="0"/>
        <w:bCs w:val="0"/>
        <w:vertAlign w:val="baseline"/>
      </w:rPr>
    </w:lvl>
    <w:lvl w:ilvl="4">
      <w:start w:val="1"/>
      <w:numFmt w:val="decimal"/>
      <w:lvlText w:val="%1.%2.%3.%4.%5"/>
      <w:lvlJc w:val="left"/>
      <w:pPr>
        <w:ind w:left="3960" w:hanging="1080"/>
      </w:pPr>
      <w:rPr>
        <w:b w:val="0"/>
        <w:bCs w:val="0"/>
        <w:vertAlign w:val="baseline"/>
      </w:rPr>
    </w:lvl>
    <w:lvl w:ilvl="5">
      <w:start w:val="1"/>
      <w:numFmt w:val="decimal"/>
      <w:lvlText w:val="%1.%2.%3.%4.%5.%6"/>
      <w:lvlJc w:val="left"/>
      <w:pPr>
        <w:ind w:left="4680" w:hanging="1080"/>
      </w:pPr>
      <w:rPr>
        <w:b w:val="0"/>
        <w:bCs w:val="0"/>
        <w:vertAlign w:val="baseline"/>
      </w:rPr>
    </w:lvl>
    <w:lvl w:ilvl="6">
      <w:start w:val="1"/>
      <w:numFmt w:val="decimal"/>
      <w:lvlText w:val="%1.%2.%3.%4.%5.%6.%7"/>
      <w:lvlJc w:val="left"/>
      <w:pPr>
        <w:ind w:left="5760" w:hanging="1440"/>
      </w:pPr>
      <w:rPr>
        <w:b w:val="0"/>
        <w:bCs w:val="0"/>
        <w:vertAlign w:val="baseline"/>
      </w:rPr>
    </w:lvl>
    <w:lvl w:ilvl="7">
      <w:start w:val="1"/>
      <w:numFmt w:val="decimal"/>
      <w:lvlText w:val="%1.%2.%3.%4.%5.%6.%7.%8"/>
      <w:lvlJc w:val="left"/>
      <w:pPr>
        <w:ind w:left="6480" w:hanging="1440"/>
      </w:pPr>
      <w:rPr>
        <w:b w:val="0"/>
        <w:bCs w:val="0"/>
        <w:vertAlign w:val="baseline"/>
      </w:rPr>
    </w:lvl>
    <w:lvl w:ilvl="8">
      <w:start w:val="1"/>
      <w:numFmt w:val="decimal"/>
      <w:lvlText w:val="%1.%2.%3.%4.%5.%6.%7.%8.%9"/>
      <w:lvlJc w:val="left"/>
      <w:pPr>
        <w:ind w:left="7560" w:hanging="1800"/>
      </w:pPr>
      <w:rPr>
        <w:b w:val="0"/>
        <w:bCs w:val="0"/>
        <w:vertAlign w:val="baseline"/>
      </w:rPr>
    </w:lvl>
  </w:abstractNum>
  <w:abstractNum w:abstractNumId="3" w15:restartNumberingAfterBreak="0">
    <w:nsid w:val="0F31776D"/>
    <w:multiLevelType w:val="multilevel"/>
    <w:tmpl w:val="113814AA"/>
    <w:lvl w:ilvl="0">
      <w:start w:val="10"/>
      <w:numFmt w:val="decimal"/>
      <w:lvlText w:val="ĐIỀU %1."/>
      <w:lvlJc w:val="left"/>
      <w:pPr>
        <w:ind w:left="436"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635289F"/>
    <w:multiLevelType w:val="multilevel"/>
    <w:tmpl w:val="A706FD50"/>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6F3239C"/>
    <w:multiLevelType w:val="multilevel"/>
    <w:tmpl w:val="AF20FAC2"/>
    <w:lvl w:ilvl="0">
      <w:start w:val="5"/>
      <w:numFmt w:val="decimal"/>
      <w:lvlText w:val="ĐIỀU %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E740118"/>
    <w:multiLevelType w:val="multilevel"/>
    <w:tmpl w:val="33B4D9C8"/>
    <w:lvl w:ilvl="0">
      <w:start w:val="5"/>
      <w:numFmt w:val="decimal"/>
      <w:lvlText w:val="%1"/>
      <w:lvlJc w:val="left"/>
      <w:pPr>
        <w:ind w:left="360" w:hanging="360"/>
      </w:pPr>
      <w:rPr>
        <w:vertAlign w:val="baseline"/>
      </w:rPr>
    </w:lvl>
    <w:lvl w:ilvl="1">
      <w:start w:val="2"/>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7" w15:restartNumberingAfterBreak="0">
    <w:nsid w:val="2C19752C"/>
    <w:multiLevelType w:val="multilevel"/>
    <w:tmpl w:val="F8F0A2E4"/>
    <w:lvl w:ilvl="0">
      <w:start w:val="1"/>
      <w:numFmt w:val="decimal"/>
      <w:lvlText w:val="9.%1"/>
      <w:lvlJc w:val="left"/>
      <w:pPr>
        <w:ind w:left="436" w:hanging="360"/>
      </w:pPr>
      <w:rPr>
        <w:vertAlign w:val="baseline"/>
      </w:rPr>
    </w:lvl>
    <w:lvl w:ilvl="1">
      <w:start w:val="1"/>
      <w:numFmt w:val="lowerLetter"/>
      <w:lvlText w:val="%2."/>
      <w:lvlJc w:val="left"/>
      <w:pPr>
        <w:ind w:left="1156" w:hanging="360"/>
      </w:pPr>
      <w:rPr>
        <w:vertAlign w:val="baseline"/>
      </w:rPr>
    </w:lvl>
    <w:lvl w:ilvl="2">
      <w:start w:val="1"/>
      <w:numFmt w:val="lowerRoman"/>
      <w:lvlText w:val="%3."/>
      <w:lvlJc w:val="right"/>
      <w:pPr>
        <w:ind w:left="1876" w:hanging="180"/>
      </w:pPr>
      <w:rPr>
        <w:vertAlign w:val="baseline"/>
      </w:rPr>
    </w:lvl>
    <w:lvl w:ilvl="3">
      <w:start w:val="1"/>
      <w:numFmt w:val="decimal"/>
      <w:lvlText w:val="%4."/>
      <w:lvlJc w:val="left"/>
      <w:pPr>
        <w:ind w:left="2596" w:hanging="360"/>
      </w:pPr>
      <w:rPr>
        <w:vertAlign w:val="baseline"/>
      </w:rPr>
    </w:lvl>
    <w:lvl w:ilvl="4">
      <w:start w:val="1"/>
      <w:numFmt w:val="lowerLetter"/>
      <w:lvlText w:val="%5."/>
      <w:lvlJc w:val="left"/>
      <w:pPr>
        <w:ind w:left="3316" w:hanging="360"/>
      </w:pPr>
      <w:rPr>
        <w:vertAlign w:val="baseline"/>
      </w:rPr>
    </w:lvl>
    <w:lvl w:ilvl="5">
      <w:start w:val="1"/>
      <w:numFmt w:val="lowerRoman"/>
      <w:lvlText w:val="%6."/>
      <w:lvlJc w:val="right"/>
      <w:pPr>
        <w:ind w:left="4036" w:hanging="180"/>
      </w:pPr>
      <w:rPr>
        <w:vertAlign w:val="baseline"/>
      </w:rPr>
    </w:lvl>
    <w:lvl w:ilvl="6">
      <w:start w:val="1"/>
      <w:numFmt w:val="decimal"/>
      <w:lvlText w:val="%7."/>
      <w:lvlJc w:val="left"/>
      <w:pPr>
        <w:ind w:left="4756" w:hanging="360"/>
      </w:pPr>
      <w:rPr>
        <w:vertAlign w:val="baseline"/>
      </w:rPr>
    </w:lvl>
    <w:lvl w:ilvl="7">
      <w:start w:val="1"/>
      <w:numFmt w:val="lowerLetter"/>
      <w:lvlText w:val="%8."/>
      <w:lvlJc w:val="left"/>
      <w:pPr>
        <w:ind w:left="5476" w:hanging="360"/>
      </w:pPr>
      <w:rPr>
        <w:vertAlign w:val="baseline"/>
      </w:rPr>
    </w:lvl>
    <w:lvl w:ilvl="8">
      <w:start w:val="1"/>
      <w:numFmt w:val="lowerRoman"/>
      <w:lvlText w:val="%9."/>
      <w:lvlJc w:val="right"/>
      <w:pPr>
        <w:ind w:left="6196" w:hanging="180"/>
      </w:pPr>
      <w:rPr>
        <w:vertAlign w:val="baseline"/>
      </w:rPr>
    </w:lvl>
  </w:abstractNum>
  <w:abstractNum w:abstractNumId="8" w15:restartNumberingAfterBreak="0">
    <w:nsid w:val="35CC1836"/>
    <w:multiLevelType w:val="multilevel"/>
    <w:tmpl w:val="09A8C2B2"/>
    <w:lvl w:ilvl="0">
      <w:start w:val="3"/>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9" w15:restartNumberingAfterBreak="0">
    <w:nsid w:val="38D80262"/>
    <w:multiLevelType w:val="multilevel"/>
    <w:tmpl w:val="4822A468"/>
    <w:lvl w:ilvl="0">
      <w:start w:val="6"/>
      <w:numFmt w:val="decimal"/>
      <w:lvlText w:val="ĐIỀU %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9CE6135"/>
    <w:multiLevelType w:val="multilevel"/>
    <w:tmpl w:val="F96E891C"/>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1" w15:restartNumberingAfterBreak="0">
    <w:nsid w:val="424D43AD"/>
    <w:multiLevelType w:val="multilevel"/>
    <w:tmpl w:val="ED5CAA92"/>
    <w:lvl w:ilvl="0">
      <w:start w:val="10"/>
      <w:numFmt w:val="decimal"/>
      <w:lvlText w:val="%1"/>
      <w:lvlJc w:val="left"/>
      <w:pPr>
        <w:ind w:left="420" w:hanging="420"/>
      </w:pPr>
      <w:rPr>
        <w:vertAlign w:val="baseline"/>
      </w:rPr>
    </w:lvl>
    <w:lvl w:ilvl="1">
      <w:start w:val="2"/>
      <w:numFmt w:val="decimal"/>
      <w:lvlText w:val="%1.%2"/>
      <w:lvlJc w:val="left"/>
      <w:pPr>
        <w:ind w:left="420" w:hanging="4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2" w15:restartNumberingAfterBreak="0">
    <w:nsid w:val="4762414A"/>
    <w:multiLevelType w:val="multilevel"/>
    <w:tmpl w:val="FFBA37D6"/>
    <w:lvl w:ilvl="0">
      <w:start w:val="1"/>
      <w:numFmt w:val="decimal"/>
      <w:lvlText w:val="8.%1"/>
      <w:lvlJc w:val="left"/>
      <w:pPr>
        <w:ind w:left="720" w:hanging="360"/>
      </w:pPr>
      <w:rPr>
        <w:b w:val="0"/>
        <w:bCs w:val="0"/>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4B44427E"/>
    <w:multiLevelType w:val="multilevel"/>
    <w:tmpl w:val="1D0E20A0"/>
    <w:lvl w:ilvl="0">
      <w:start w:val="1"/>
      <w:numFmt w:val="decimal"/>
      <w:lvlText w:val="4.%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C117945"/>
    <w:multiLevelType w:val="multilevel"/>
    <w:tmpl w:val="69543156"/>
    <w:lvl w:ilvl="0">
      <w:start w:val="1"/>
      <w:numFmt w:val="decimal"/>
      <w:lvlText w:val="ĐIỀU %1."/>
      <w:lvlJc w:val="left"/>
      <w:pPr>
        <w:ind w:left="720" w:hanging="360"/>
      </w:pPr>
      <w:rPr>
        <w:rFonts w:ascii="Times New Roman" w:eastAsia="Times New Roman" w:hAnsi="Times New Roman" w:cs="Times New Roman"/>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50BC09E3"/>
    <w:multiLevelType w:val="multilevel"/>
    <w:tmpl w:val="FCE8DE18"/>
    <w:lvl w:ilvl="0">
      <w:start w:val="1"/>
      <w:numFmt w:val="decimal"/>
      <w:lvlText w:val="2.%1."/>
      <w:lvlJc w:val="left"/>
      <w:pPr>
        <w:ind w:left="720" w:hanging="360"/>
      </w:pPr>
      <w:rPr>
        <w:vertAlign w:val="baseline"/>
      </w:rPr>
    </w:lvl>
    <w:lvl w:ilvl="1">
      <w:start w:val="1"/>
      <w:numFmt w:val="lowerLetter"/>
      <w:lvlText w:val="(%2)"/>
      <w:lvlJc w:val="left"/>
      <w:pPr>
        <w:ind w:left="1440" w:hanging="360"/>
      </w:pPr>
      <w:rPr>
        <w:b w:val="0"/>
        <w:bCs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51462478"/>
    <w:multiLevelType w:val="multilevel"/>
    <w:tmpl w:val="FCE8DE18"/>
    <w:lvl w:ilvl="0">
      <w:start w:val="1"/>
      <w:numFmt w:val="decimal"/>
      <w:lvlText w:val="2.%1."/>
      <w:lvlJc w:val="left"/>
      <w:pPr>
        <w:ind w:left="720" w:hanging="360"/>
      </w:pPr>
      <w:rPr>
        <w:vertAlign w:val="baseline"/>
      </w:rPr>
    </w:lvl>
    <w:lvl w:ilvl="1">
      <w:start w:val="1"/>
      <w:numFmt w:val="lowerLetter"/>
      <w:lvlText w:val="(%2)"/>
      <w:lvlJc w:val="left"/>
      <w:pPr>
        <w:ind w:left="1440" w:hanging="360"/>
      </w:pPr>
      <w:rPr>
        <w:b w:val="0"/>
        <w:bCs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51D4049F"/>
    <w:multiLevelType w:val="multilevel"/>
    <w:tmpl w:val="F4B2F5E2"/>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53B33E4B"/>
    <w:multiLevelType w:val="multilevel"/>
    <w:tmpl w:val="2AF427B6"/>
    <w:lvl w:ilvl="0">
      <w:start w:val="1"/>
      <w:numFmt w:val="decimal"/>
      <w:lvlText w:val="7.%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541C00E4"/>
    <w:multiLevelType w:val="multilevel"/>
    <w:tmpl w:val="C9E04AA4"/>
    <w:lvl w:ilvl="0">
      <w:start w:val="1"/>
      <w:numFmt w:val="decimal"/>
      <w:lvlText w:val="%1."/>
      <w:lvlJc w:val="left"/>
      <w:pPr>
        <w:ind w:left="360" w:hanging="360"/>
      </w:pPr>
      <w:rPr>
        <w:sz w:val="24"/>
        <w:szCs w:val="24"/>
        <w:vertAlign w:val="baseline"/>
      </w:rPr>
    </w:lvl>
    <w:lvl w:ilvl="1">
      <w:start w:val="1"/>
      <w:numFmt w:val="decimal"/>
      <w:lvlText w:val="%1.%2."/>
      <w:lvlJc w:val="left"/>
      <w:pPr>
        <w:ind w:left="862" w:hanging="720"/>
      </w:pPr>
      <w:rPr>
        <w:b/>
        <w:bCs/>
        <w:sz w:val="24"/>
        <w:szCs w:val="24"/>
        <w:vertAlign w:val="baseline"/>
      </w:rPr>
    </w:lvl>
    <w:lvl w:ilvl="2">
      <w:start w:val="1"/>
      <w:numFmt w:val="decimal"/>
      <w:lvlText w:val="%1.%2.%3."/>
      <w:lvlJc w:val="left"/>
      <w:pPr>
        <w:ind w:left="2160" w:hanging="720"/>
      </w:pPr>
      <w:rPr>
        <w:sz w:val="24"/>
        <w:szCs w:val="24"/>
        <w:vertAlign w:val="baseline"/>
      </w:rPr>
    </w:lvl>
    <w:lvl w:ilvl="3">
      <w:start w:val="1"/>
      <w:numFmt w:val="decimal"/>
      <w:lvlText w:val="%1.%2.%3.%4."/>
      <w:lvlJc w:val="left"/>
      <w:pPr>
        <w:ind w:left="3240" w:hanging="1080"/>
      </w:pPr>
      <w:rPr>
        <w:sz w:val="24"/>
        <w:szCs w:val="24"/>
        <w:vertAlign w:val="baseline"/>
      </w:rPr>
    </w:lvl>
    <w:lvl w:ilvl="4">
      <w:start w:val="1"/>
      <w:numFmt w:val="decimal"/>
      <w:lvlText w:val="%1.%2.%3.%4.%5."/>
      <w:lvlJc w:val="left"/>
      <w:pPr>
        <w:ind w:left="3960" w:hanging="1080"/>
      </w:pPr>
      <w:rPr>
        <w:sz w:val="24"/>
        <w:szCs w:val="24"/>
        <w:vertAlign w:val="baseline"/>
      </w:rPr>
    </w:lvl>
    <w:lvl w:ilvl="5">
      <w:start w:val="1"/>
      <w:numFmt w:val="decimal"/>
      <w:lvlText w:val="%1.%2.%3.%4.%5.%6."/>
      <w:lvlJc w:val="left"/>
      <w:pPr>
        <w:ind w:left="5040" w:hanging="1440"/>
      </w:pPr>
      <w:rPr>
        <w:sz w:val="24"/>
        <w:szCs w:val="24"/>
        <w:vertAlign w:val="baseline"/>
      </w:rPr>
    </w:lvl>
    <w:lvl w:ilvl="6">
      <w:start w:val="1"/>
      <w:numFmt w:val="decimal"/>
      <w:lvlText w:val="%1.%2.%3.%4.%5.%6.%7."/>
      <w:lvlJc w:val="left"/>
      <w:pPr>
        <w:ind w:left="5760" w:hanging="1440"/>
      </w:pPr>
      <w:rPr>
        <w:sz w:val="24"/>
        <w:szCs w:val="24"/>
        <w:vertAlign w:val="baseline"/>
      </w:rPr>
    </w:lvl>
    <w:lvl w:ilvl="7">
      <w:start w:val="1"/>
      <w:numFmt w:val="decimal"/>
      <w:lvlText w:val="%1.%2.%3.%4.%5.%6.%7.%8."/>
      <w:lvlJc w:val="left"/>
      <w:pPr>
        <w:ind w:left="6840" w:hanging="1800"/>
      </w:pPr>
      <w:rPr>
        <w:sz w:val="24"/>
        <w:szCs w:val="24"/>
        <w:vertAlign w:val="baseline"/>
      </w:rPr>
    </w:lvl>
    <w:lvl w:ilvl="8">
      <w:start w:val="1"/>
      <w:numFmt w:val="decimal"/>
      <w:lvlText w:val="%1.%2.%3.%4.%5.%6.%7.%8.%9."/>
      <w:lvlJc w:val="left"/>
      <w:pPr>
        <w:ind w:left="7560" w:hanging="1800"/>
      </w:pPr>
      <w:rPr>
        <w:sz w:val="24"/>
        <w:szCs w:val="24"/>
        <w:vertAlign w:val="baseline"/>
      </w:rPr>
    </w:lvl>
  </w:abstractNum>
  <w:abstractNum w:abstractNumId="20" w15:restartNumberingAfterBreak="0">
    <w:nsid w:val="581205A5"/>
    <w:multiLevelType w:val="multilevel"/>
    <w:tmpl w:val="58C86FEC"/>
    <w:lvl w:ilvl="0">
      <w:start w:val="7"/>
      <w:numFmt w:val="decimal"/>
      <w:lvlText w:val="%1"/>
      <w:lvlJc w:val="left"/>
      <w:pPr>
        <w:ind w:left="360" w:hanging="360"/>
      </w:pPr>
      <w:rPr>
        <w:color w:val="000000"/>
        <w:vertAlign w:val="baseline"/>
      </w:rPr>
    </w:lvl>
    <w:lvl w:ilvl="1">
      <w:start w:val="2"/>
      <w:numFmt w:val="decimal"/>
      <w:lvlText w:val="%1.%2"/>
      <w:lvlJc w:val="left"/>
      <w:pPr>
        <w:ind w:left="1069" w:hanging="360"/>
      </w:pPr>
      <w:rPr>
        <w:color w:val="000000"/>
        <w:vertAlign w:val="baseline"/>
      </w:rPr>
    </w:lvl>
    <w:lvl w:ilvl="2">
      <w:start w:val="1"/>
      <w:numFmt w:val="decimal"/>
      <w:lvlText w:val="%1.%2.%3"/>
      <w:lvlJc w:val="left"/>
      <w:pPr>
        <w:ind w:left="2138" w:hanging="720"/>
      </w:pPr>
      <w:rPr>
        <w:color w:val="000000"/>
        <w:vertAlign w:val="baseline"/>
      </w:rPr>
    </w:lvl>
    <w:lvl w:ilvl="3">
      <w:start w:val="1"/>
      <w:numFmt w:val="decimal"/>
      <w:lvlText w:val="%1.%2.%3.%4"/>
      <w:lvlJc w:val="left"/>
      <w:pPr>
        <w:ind w:left="2847" w:hanging="720"/>
      </w:pPr>
      <w:rPr>
        <w:color w:val="000000"/>
        <w:vertAlign w:val="baseline"/>
      </w:rPr>
    </w:lvl>
    <w:lvl w:ilvl="4">
      <w:start w:val="1"/>
      <w:numFmt w:val="decimal"/>
      <w:lvlText w:val="%1.%2.%3.%4.%5"/>
      <w:lvlJc w:val="left"/>
      <w:pPr>
        <w:ind w:left="3916" w:hanging="1080"/>
      </w:pPr>
      <w:rPr>
        <w:color w:val="000000"/>
        <w:vertAlign w:val="baseline"/>
      </w:rPr>
    </w:lvl>
    <w:lvl w:ilvl="5">
      <w:start w:val="1"/>
      <w:numFmt w:val="decimal"/>
      <w:lvlText w:val="%1.%2.%3.%4.%5.%6"/>
      <w:lvlJc w:val="left"/>
      <w:pPr>
        <w:ind w:left="4625" w:hanging="1080"/>
      </w:pPr>
      <w:rPr>
        <w:color w:val="000000"/>
        <w:vertAlign w:val="baseline"/>
      </w:rPr>
    </w:lvl>
    <w:lvl w:ilvl="6">
      <w:start w:val="1"/>
      <w:numFmt w:val="decimal"/>
      <w:lvlText w:val="%1.%2.%3.%4.%5.%6.%7"/>
      <w:lvlJc w:val="left"/>
      <w:pPr>
        <w:ind w:left="5694" w:hanging="1440"/>
      </w:pPr>
      <w:rPr>
        <w:color w:val="000000"/>
        <w:vertAlign w:val="baseline"/>
      </w:rPr>
    </w:lvl>
    <w:lvl w:ilvl="7">
      <w:start w:val="1"/>
      <w:numFmt w:val="decimal"/>
      <w:lvlText w:val="%1.%2.%3.%4.%5.%6.%7.%8"/>
      <w:lvlJc w:val="left"/>
      <w:pPr>
        <w:ind w:left="6403" w:hanging="1440"/>
      </w:pPr>
      <w:rPr>
        <w:color w:val="000000"/>
        <w:vertAlign w:val="baseline"/>
      </w:rPr>
    </w:lvl>
    <w:lvl w:ilvl="8">
      <w:start w:val="1"/>
      <w:numFmt w:val="decimal"/>
      <w:lvlText w:val="%1.%2.%3.%4.%5.%6.%7.%8.%9"/>
      <w:lvlJc w:val="left"/>
      <w:pPr>
        <w:ind w:left="7472" w:hanging="1800"/>
      </w:pPr>
      <w:rPr>
        <w:color w:val="000000"/>
        <w:vertAlign w:val="baseline"/>
      </w:rPr>
    </w:lvl>
  </w:abstractNum>
  <w:abstractNum w:abstractNumId="21" w15:restartNumberingAfterBreak="0">
    <w:nsid w:val="5B046B05"/>
    <w:multiLevelType w:val="multilevel"/>
    <w:tmpl w:val="ED7AF3E6"/>
    <w:lvl w:ilvl="0">
      <w:start w:val="1"/>
      <w:numFmt w:val="lowerLetter"/>
      <w:lvlText w:val="(%1)"/>
      <w:lvlJc w:val="left"/>
      <w:pPr>
        <w:ind w:left="928" w:hanging="360"/>
      </w:pPr>
      <w:rPr>
        <w:vertAlign w:val="baseline"/>
      </w:rPr>
    </w:lvl>
    <w:lvl w:ilvl="1">
      <w:start w:val="1"/>
      <w:numFmt w:val="lowerLetter"/>
      <w:lvlText w:val="%2."/>
      <w:lvlJc w:val="left"/>
      <w:pPr>
        <w:ind w:left="1648" w:hanging="360"/>
      </w:pPr>
      <w:rPr>
        <w:vertAlign w:val="baseline"/>
      </w:rPr>
    </w:lvl>
    <w:lvl w:ilvl="2">
      <w:start w:val="1"/>
      <w:numFmt w:val="lowerRoman"/>
      <w:lvlText w:val="%3."/>
      <w:lvlJc w:val="right"/>
      <w:pPr>
        <w:ind w:left="2368" w:hanging="180"/>
      </w:pPr>
      <w:rPr>
        <w:vertAlign w:val="baseline"/>
      </w:rPr>
    </w:lvl>
    <w:lvl w:ilvl="3">
      <w:start w:val="1"/>
      <w:numFmt w:val="decimal"/>
      <w:lvlText w:val="%4."/>
      <w:lvlJc w:val="left"/>
      <w:pPr>
        <w:ind w:left="3088" w:hanging="360"/>
      </w:pPr>
      <w:rPr>
        <w:vertAlign w:val="baseline"/>
      </w:rPr>
    </w:lvl>
    <w:lvl w:ilvl="4">
      <w:start w:val="1"/>
      <w:numFmt w:val="lowerLetter"/>
      <w:lvlText w:val="%5."/>
      <w:lvlJc w:val="left"/>
      <w:pPr>
        <w:ind w:left="3808" w:hanging="360"/>
      </w:pPr>
      <w:rPr>
        <w:vertAlign w:val="baseline"/>
      </w:rPr>
    </w:lvl>
    <w:lvl w:ilvl="5">
      <w:start w:val="1"/>
      <w:numFmt w:val="lowerRoman"/>
      <w:lvlText w:val="%6."/>
      <w:lvlJc w:val="right"/>
      <w:pPr>
        <w:ind w:left="4528" w:hanging="180"/>
      </w:pPr>
      <w:rPr>
        <w:vertAlign w:val="baseline"/>
      </w:rPr>
    </w:lvl>
    <w:lvl w:ilvl="6">
      <w:start w:val="1"/>
      <w:numFmt w:val="decimal"/>
      <w:lvlText w:val="%7."/>
      <w:lvlJc w:val="left"/>
      <w:pPr>
        <w:ind w:left="5248" w:hanging="360"/>
      </w:pPr>
      <w:rPr>
        <w:vertAlign w:val="baseline"/>
      </w:rPr>
    </w:lvl>
    <w:lvl w:ilvl="7">
      <w:start w:val="1"/>
      <w:numFmt w:val="lowerLetter"/>
      <w:lvlText w:val="%8."/>
      <w:lvlJc w:val="left"/>
      <w:pPr>
        <w:ind w:left="5968" w:hanging="360"/>
      </w:pPr>
      <w:rPr>
        <w:vertAlign w:val="baseline"/>
      </w:rPr>
    </w:lvl>
    <w:lvl w:ilvl="8">
      <w:start w:val="1"/>
      <w:numFmt w:val="lowerRoman"/>
      <w:lvlText w:val="%9."/>
      <w:lvlJc w:val="right"/>
      <w:pPr>
        <w:ind w:left="6688" w:hanging="180"/>
      </w:pPr>
      <w:rPr>
        <w:vertAlign w:val="baseline"/>
      </w:rPr>
    </w:lvl>
  </w:abstractNum>
  <w:abstractNum w:abstractNumId="22" w15:restartNumberingAfterBreak="0">
    <w:nsid w:val="600C039D"/>
    <w:multiLevelType w:val="multilevel"/>
    <w:tmpl w:val="9FD8A7C8"/>
    <w:lvl w:ilvl="0">
      <w:start w:val="1"/>
      <w:numFmt w:val="decimal"/>
      <w:lvlText w:val="2.%1."/>
      <w:lvlJc w:val="left"/>
      <w:pPr>
        <w:ind w:left="5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61FF4407"/>
    <w:multiLevelType w:val="multilevel"/>
    <w:tmpl w:val="11C6342A"/>
    <w:lvl w:ilvl="0">
      <w:start w:val="9"/>
      <w:numFmt w:val="decimal"/>
      <w:lvlText w:val="ĐIỀU %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653874BC"/>
    <w:multiLevelType w:val="multilevel"/>
    <w:tmpl w:val="883C0DC2"/>
    <w:lvl w:ilvl="0">
      <w:start w:val="6"/>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5" w15:restartNumberingAfterBreak="0">
    <w:nsid w:val="65606B44"/>
    <w:multiLevelType w:val="multilevel"/>
    <w:tmpl w:val="A706FD50"/>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740F3AE5"/>
    <w:multiLevelType w:val="multilevel"/>
    <w:tmpl w:val="2392FDB8"/>
    <w:lvl w:ilvl="0">
      <w:start w:val="1"/>
      <w:numFmt w:val="decimal"/>
      <w:lvlText w:val="6.%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15:restartNumberingAfterBreak="0">
    <w:nsid w:val="769A3B18"/>
    <w:multiLevelType w:val="multilevel"/>
    <w:tmpl w:val="695431DA"/>
    <w:lvl w:ilvl="0">
      <w:start w:val="1"/>
      <w:numFmt w:val="decimal"/>
      <w:lvlText w:val="%1."/>
      <w:lvlJc w:val="left"/>
      <w:pPr>
        <w:ind w:left="360" w:hanging="360"/>
      </w:pPr>
      <w:rPr>
        <w:sz w:val="24"/>
        <w:szCs w:val="24"/>
        <w:vertAlign w:val="baseline"/>
      </w:rPr>
    </w:lvl>
    <w:lvl w:ilvl="1">
      <w:start w:val="1"/>
      <w:numFmt w:val="decimal"/>
      <w:lvlText w:val="%1.%2."/>
      <w:lvlJc w:val="left"/>
      <w:pPr>
        <w:ind w:left="862" w:hanging="720"/>
      </w:pPr>
      <w:rPr>
        <w:b/>
        <w:bCs/>
        <w:sz w:val="24"/>
        <w:szCs w:val="24"/>
        <w:vertAlign w:val="baseline"/>
      </w:rPr>
    </w:lvl>
    <w:lvl w:ilvl="2">
      <w:start w:val="1"/>
      <w:numFmt w:val="decimal"/>
      <w:lvlText w:val="%1.%2.%3."/>
      <w:lvlJc w:val="left"/>
      <w:pPr>
        <w:ind w:left="2160" w:hanging="720"/>
      </w:pPr>
      <w:rPr>
        <w:sz w:val="24"/>
        <w:szCs w:val="24"/>
        <w:vertAlign w:val="baseline"/>
      </w:rPr>
    </w:lvl>
    <w:lvl w:ilvl="3">
      <w:start w:val="1"/>
      <w:numFmt w:val="decimal"/>
      <w:lvlText w:val="%1.%2.%3.%4."/>
      <w:lvlJc w:val="left"/>
      <w:pPr>
        <w:ind w:left="3240" w:hanging="1080"/>
      </w:pPr>
      <w:rPr>
        <w:sz w:val="24"/>
        <w:szCs w:val="24"/>
        <w:vertAlign w:val="baseline"/>
      </w:rPr>
    </w:lvl>
    <w:lvl w:ilvl="4">
      <w:start w:val="1"/>
      <w:numFmt w:val="decimal"/>
      <w:lvlText w:val="%1.%2.%3.%4.%5."/>
      <w:lvlJc w:val="left"/>
      <w:pPr>
        <w:ind w:left="3960" w:hanging="1080"/>
      </w:pPr>
      <w:rPr>
        <w:sz w:val="24"/>
        <w:szCs w:val="24"/>
        <w:vertAlign w:val="baseline"/>
      </w:rPr>
    </w:lvl>
    <w:lvl w:ilvl="5">
      <w:start w:val="1"/>
      <w:numFmt w:val="decimal"/>
      <w:lvlText w:val="%1.%2.%3.%4.%5.%6."/>
      <w:lvlJc w:val="left"/>
      <w:pPr>
        <w:ind w:left="5040" w:hanging="1440"/>
      </w:pPr>
      <w:rPr>
        <w:sz w:val="24"/>
        <w:szCs w:val="24"/>
        <w:vertAlign w:val="baseline"/>
      </w:rPr>
    </w:lvl>
    <w:lvl w:ilvl="6">
      <w:start w:val="1"/>
      <w:numFmt w:val="decimal"/>
      <w:lvlText w:val="%1.%2.%3.%4.%5.%6.%7."/>
      <w:lvlJc w:val="left"/>
      <w:pPr>
        <w:ind w:left="5760" w:hanging="1440"/>
      </w:pPr>
      <w:rPr>
        <w:sz w:val="24"/>
        <w:szCs w:val="24"/>
        <w:vertAlign w:val="baseline"/>
      </w:rPr>
    </w:lvl>
    <w:lvl w:ilvl="7">
      <w:start w:val="1"/>
      <w:numFmt w:val="decimal"/>
      <w:lvlText w:val="%1.%2.%3.%4.%5.%6.%7.%8."/>
      <w:lvlJc w:val="left"/>
      <w:pPr>
        <w:ind w:left="6840" w:hanging="1800"/>
      </w:pPr>
      <w:rPr>
        <w:sz w:val="24"/>
        <w:szCs w:val="24"/>
        <w:vertAlign w:val="baseline"/>
      </w:rPr>
    </w:lvl>
    <w:lvl w:ilvl="8">
      <w:start w:val="1"/>
      <w:numFmt w:val="decimal"/>
      <w:lvlText w:val="%1.%2.%3.%4.%5.%6.%7.%8.%9."/>
      <w:lvlJc w:val="left"/>
      <w:pPr>
        <w:ind w:left="7560" w:hanging="1800"/>
      </w:pPr>
      <w:rPr>
        <w:sz w:val="24"/>
        <w:szCs w:val="24"/>
        <w:vertAlign w:val="baseline"/>
      </w:rPr>
    </w:lvl>
  </w:abstractNum>
  <w:abstractNum w:abstractNumId="28" w15:restartNumberingAfterBreak="0">
    <w:nsid w:val="7DDA70E9"/>
    <w:multiLevelType w:val="multilevel"/>
    <w:tmpl w:val="BF4C6F58"/>
    <w:lvl w:ilvl="0">
      <w:start w:val="8"/>
      <w:numFmt w:val="decimal"/>
      <w:lvlText w:val="ĐIỀU %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7F024CA2"/>
    <w:multiLevelType w:val="multilevel"/>
    <w:tmpl w:val="4FB445EA"/>
    <w:lvl w:ilvl="0">
      <w:start w:val="3"/>
      <w:numFmt w:val="decimal"/>
      <w:lvlText w:val="%1"/>
      <w:lvlJc w:val="left"/>
      <w:pPr>
        <w:ind w:left="360" w:hanging="360"/>
      </w:pPr>
      <w:rPr>
        <w:b w:val="0"/>
        <w:bCs w:val="0"/>
        <w:vertAlign w:val="baseline"/>
      </w:rPr>
    </w:lvl>
    <w:lvl w:ilvl="1">
      <w:start w:val="1"/>
      <w:numFmt w:val="decimal"/>
      <w:lvlText w:val="%1.%2"/>
      <w:lvlJc w:val="left"/>
      <w:pPr>
        <w:ind w:left="360" w:hanging="360"/>
      </w:pPr>
      <w:rPr>
        <w:b w:val="0"/>
        <w:bCs w:val="0"/>
        <w:vertAlign w:val="baseline"/>
      </w:rPr>
    </w:lvl>
    <w:lvl w:ilvl="2">
      <w:start w:val="1"/>
      <w:numFmt w:val="decimal"/>
      <w:lvlText w:val="%1.%2.%3"/>
      <w:lvlJc w:val="left"/>
      <w:pPr>
        <w:ind w:left="720" w:hanging="720"/>
      </w:pPr>
      <w:rPr>
        <w:b w:val="0"/>
        <w:bCs w:val="0"/>
        <w:vertAlign w:val="baseline"/>
      </w:rPr>
    </w:lvl>
    <w:lvl w:ilvl="3">
      <w:start w:val="1"/>
      <w:numFmt w:val="decimal"/>
      <w:lvlText w:val="%1.%2.%3.%4"/>
      <w:lvlJc w:val="left"/>
      <w:pPr>
        <w:ind w:left="720" w:hanging="720"/>
      </w:pPr>
      <w:rPr>
        <w:b w:val="0"/>
        <w:bCs w:val="0"/>
        <w:vertAlign w:val="baseline"/>
      </w:rPr>
    </w:lvl>
    <w:lvl w:ilvl="4">
      <w:start w:val="1"/>
      <w:numFmt w:val="decimal"/>
      <w:lvlText w:val="%1.%2.%3.%4.%5"/>
      <w:lvlJc w:val="left"/>
      <w:pPr>
        <w:ind w:left="1080" w:hanging="1080"/>
      </w:pPr>
      <w:rPr>
        <w:b w:val="0"/>
        <w:bCs w:val="0"/>
        <w:vertAlign w:val="baseline"/>
      </w:rPr>
    </w:lvl>
    <w:lvl w:ilvl="5">
      <w:start w:val="1"/>
      <w:numFmt w:val="decimal"/>
      <w:lvlText w:val="%1.%2.%3.%4.%5.%6"/>
      <w:lvlJc w:val="left"/>
      <w:pPr>
        <w:ind w:left="1080" w:hanging="1080"/>
      </w:pPr>
      <w:rPr>
        <w:b w:val="0"/>
        <w:bCs w:val="0"/>
        <w:vertAlign w:val="baseline"/>
      </w:rPr>
    </w:lvl>
    <w:lvl w:ilvl="6">
      <w:start w:val="1"/>
      <w:numFmt w:val="decimal"/>
      <w:lvlText w:val="%1.%2.%3.%4.%5.%6.%7"/>
      <w:lvlJc w:val="left"/>
      <w:pPr>
        <w:ind w:left="1440" w:hanging="1440"/>
      </w:pPr>
      <w:rPr>
        <w:b w:val="0"/>
        <w:bCs w:val="0"/>
        <w:vertAlign w:val="baseline"/>
      </w:rPr>
    </w:lvl>
    <w:lvl w:ilvl="7">
      <w:start w:val="1"/>
      <w:numFmt w:val="decimal"/>
      <w:lvlText w:val="%1.%2.%3.%4.%5.%6.%7.%8"/>
      <w:lvlJc w:val="left"/>
      <w:pPr>
        <w:ind w:left="1440" w:hanging="1440"/>
      </w:pPr>
      <w:rPr>
        <w:b w:val="0"/>
        <w:bCs w:val="0"/>
        <w:vertAlign w:val="baseline"/>
      </w:rPr>
    </w:lvl>
    <w:lvl w:ilvl="8">
      <w:start w:val="1"/>
      <w:numFmt w:val="decimal"/>
      <w:lvlText w:val="%1.%2.%3.%4.%5.%6.%7.%8.%9"/>
      <w:lvlJc w:val="left"/>
      <w:pPr>
        <w:ind w:left="1800" w:hanging="1800"/>
      </w:pPr>
      <w:rPr>
        <w:b w:val="0"/>
        <w:bCs w:val="0"/>
        <w:vertAlign w:val="baseline"/>
      </w:rPr>
    </w:lvl>
  </w:abstractNum>
  <w:num w:numId="1">
    <w:abstractNumId w:val="24"/>
  </w:num>
  <w:num w:numId="2">
    <w:abstractNumId w:val="6"/>
  </w:num>
  <w:num w:numId="3">
    <w:abstractNumId w:val="22"/>
  </w:num>
  <w:num w:numId="4">
    <w:abstractNumId w:val="19"/>
  </w:num>
  <w:num w:numId="5">
    <w:abstractNumId w:val="14"/>
  </w:num>
  <w:num w:numId="6">
    <w:abstractNumId w:val="13"/>
  </w:num>
  <w:num w:numId="7">
    <w:abstractNumId w:val="15"/>
  </w:num>
  <w:num w:numId="8">
    <w:abstractNumId w:val="17"/>
  </w:num>
  <w:num w:numId="9">
    <w:abstractNumId w:val="26"/>
  </w:num>
  <w:num w:numId="10">
    <w:abstractNumId w:val="0"/>
  </w:num>
  <w:num w:numId="11">
    <w:abstractNumId w:val="18"/>
  </w:num>
  <w:num w:numId="12">
    <w:abstractNumId w:val="21"/>
  </w:num>
  <w:num w:numId="13">
    <w:abstractNumId w:val="28"/>
  </w:num>
  <w:num w:numId="14">
    <w:abstractNumId w:val="12"/>
  </w:num>
  <w:num w:numId="15">
    <w:abstractNumId w:val="23"/>
  </w:num>
  <w:num w:numId="16">
    <w:abstractNumId w:val="7"/>
  </w:num>
  <w:num w:numId="17">
    <w:abstractNumId w:val="3"/>
  </w:num>
  <w:num w:numId="18">
    <w:abstractNumId w:val="1"/>
  </w:num>
  <w:num w:numId="19">
    <w:abstractNumId w:val="11"/>
  </w:num>
  <w:num w:numId="20">
    <w:abstractNumId w:val="25"/>
  </w:num>
  <w:num w:numId="21">
    <w:abstractNumId w:val="10"/>
  </w:num>
  <w:num w:numId="22">
    <w:abstractNumId w:val="9"/>
  </w:num>
  <w:num w:numId="23">
    <w:abstractNumId w:val="5"/>
  </w:num>
  <w:num w:numId="24">
    <w:abstractNumId w:val="8"/>
  </w:num>
  <w:num w:numId="25">
    <w:abstractNumId w:val="20"/>
  </w:num>
  <w:num w:numId="26">
    <w:abstractNumId w:val="27"/>
  </w:num>
  <w:num w:numId="27">
    <w:abstractNumId w:val="29"/>
  </w:num>
  <w:num w:numId="28">
    <w:abstractNumId w:val="2"/>
  </w:num>
  <w:num w:numId="29">
    <w:abstractNumId w:val="4"/>
  </w:num>
  <w:num w:numId="3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ALO_Legal2">
    <w15:presenceInfo w15:providerId="None" w15:userId="ZALO_Legal2"/>
  </w15:person>
  <w15:person w15:author="Hang P.">
    <w15:presenceInfo w15:providerId="Windows Live" w15:userId="49d16432b13fdc34"/>
  </w15:person>
  <w15:person w15:author="Linh. Hoàng Thị Thùy">
    <w15:presenceInfo w15:providerId="AD" w15:userId="S::linhhtt@vng.com.vn::758799ce-112d-4bca-9ff9-7b48e1351b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72"/>
    <w:rsid w:val="002A19DB"/>
    <w:rsid w:val="00302E9A"/>
    <w:rsid w:val="00312D72"/>
    <w:rsid w:val="003566FA"/>
    <w:rsid w:val="00364F45"/>
    <w:rsid w:val="00402AE6"/>
    <w:rsid w:val="00402E0C"/>
    <w:rsid w:val="0054371F"/>
    <w:rsid w:val="00595026"/>
    <w:rsid w:val="007E516B"/>
    <w:rsid w:val="00865D5C"/>
    <w:rsid w:val="008E2351"/>
    <w:rsid w:val="00A2322A"/>
    <w:rsid w:val="00AE69C1"/>
    <w:rsid w:val="00B83DB9"/>
    <w:rsid w:val="00B936F0"/>
    <w:rsid w:val="00CB7E95"/>
    <w:rsid w:val="00D542AC"/>
    <w:rsid w:val="00DE62B0"/>
    <w:rsid w:val="00E3542D"/>
    <w:rsid w:val="00FF6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106F"/>
  <w15:docId w15:val="{98E1EE8A-C560-4992-A97C-73CBE836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65D5C"/>
    <w:pPr>
      <w:spacing w:after="0" w:line="240" w:lineRule="auto"/>
    </w:pPr>
  </w:style>
  <w:style w:type="paragraph" w:styleId="CommentSubject">
    <w:name w:val="annotation subject"/>
    <w:basedOn w:val="CommentText"/>
    <w:next w:val="CommentText"/>
    <w:link w:val="CommentSubjectChar"/>
    <w:uiPriority w:val="99"/>
    <w:semiHidden/>
    <w:unhideWhenUsed/>
    <w:rsid w:val="00595026"/>
    <w:rPr>
      <w:b/>
      <w:bCs/>
    </w:rPr>
  </w:style>
  <w:style w:type="character" w:customStyle="1" w:styleId="CommentSubjectChar">
    <w:name w:val="Comment Subject Char"/>
    <w:basedOn w:val="CommentTextChar"/>
    <w:link w:val="CommentSubject"/>
    <w:uiPriority w:val="99"/>
    <w:semiHidden/>
    <w:rsid w:val="005950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zingmp3.vn/" TargetMode="External"/><Relationship Id="rId13" Type="http://schemas.openxmlformats.org/officeDocument/2006/relationships/hyperlink" Target="https://vng.com.vn/policy/sanction-aml-representation-warranty-233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59Z6sP1z43/Y99zYdQbRZvN0A==">CgMxLjAaGgoBMBIVChMIBCoPCgtBQUFCN19vcVpHcxAEGhoKATESFQoTCAQqDwoLQUFBQjdfb3FaR3MQBBoaCgEyEhUKEwgEKg8KC0FBQUI3X29xWkdzEAQaGgoBMxIVChMIBCoPCgtBQUFCN19vcVpHcxAEGhoKATQSFQoTCAQqDwoLQUFBQjdfb3FaR3MQBBoaCgE1EhUKEwgEKg8KC0FBQUI3X29xWkdzEAQaGgoBNhIVChMIBCoPCgtBQUFCN19vcVpHcxAEGhoKATcSFQoTCAQqDwoLQUFBQjdfb3FaR3MQBBoaCgE4EhUKEwgEKg8KC0FBQUI3X29xWkdzEAQaGgoBORIVChMIBCoPCgtBQUFCN19vcVpHcxAEGhsKAjEwEhUKEwgEKg8KC0FBQUI3X29xWkdzEAQaGwoCMTESFQoTCAQqDwoLQUFBQjdfb3FaR3MQBBobCgIxMhIVChMIBCoPCgtBQUFCN19vcVpHcxAEGhsKAjEzEhUKEwgEKg8KC0FBQUI3X29xWkdzEAQaGwoCMTQSFQoTCAQqDwoLQUFBQjdfb3FaR3MQBBobCgIxNRIVChMIBCoPCgtBQUFCN19vcVpHcxAEGhsKAjE2EhUKEwgEKg8KC0FBQUI3X29xWkdzEAQaGwoCMTcSFQoTCAQqDwoLQUFBQjdfb3FaR3MQBBobCgIxOBIVChMIBCoPCgtBQUFCN19vcVpHcxAEGhsKAjE5EhUKEwgEKg8KC0FBQUI3X29xWkdzEAQaGwoCMjASFQoTCAQqDwoLQUFBQjdfb3FaR3MQBBobCgIyMRIVChMIBCoPCgtBQUFCN19vcVpHcxAEGhsKAjIyEhUKEwgEKg8KC0FBQUI3X29xWkdzEAQaGwoCMjMSFQoTCAQqDwoLQUFBQjdfb3FaR3MQBBobCgIyNBIVChMIBCoPCgtBQUFCN19vcVpHcxAEGhsKAjI1EhUKEwgEKg8KC0FBQUI3X29xWkdzEAQaGwoCMjYSFQoTCAQqDwoLQUFBQjdfb3FaR3MQBBobCgIyNxIVChMIBCoPCgtBQUFCN19vcVpHcxAEGhsKAjI4EhUKEwgEKg8KC0FBQUI3X29xWkdzEAQaGwoCMjkSFQoTCAQqDwoLQUFBQjdfb3FaR3MQBBobCgIzMBIVChMIBCoPCgtBQUFCN19vcVpHcxAEGhsKAjMxEhUKEwgEKg8KC0FBQUI3X29xWkdzEAQaGwoCMzISFQoTCAQqDwoLQUFBQjdfb3FaR3MQBBobCgIzMxIVChMIBCoPCgtBQUFCN19vcVpHcxAEGhsKAjM0EhUKEwgEKg8KC0FBQUI3X29xWkdzEAQaGwoCMzUSFQoTCAQqDwoLQUFBQjdfb3FaR3MQBBobCgIzNhIVChMIBCoPCgtBQUFCN19vcVpHcxAEGhsKAjM3EhUKEwgEKg8KC0FBQUI3X29xWkdzEAQaGwoCMzgSFQoTCAQqDwoLQUFBQjdfb3FaR3MQBBobCgIzORIVChMIBCoPCgtBQUFCN19vcVpHcxAEGhsKAjQwEhUKEwgEKg8KC0FBQUI3X29xWkdzEAQaGwoCNDESFQoTCAQqDwoLQUFBQjdfb3FaR3MQBBobCgI0MhIVChMIBCoPCgtBQUFCN19vcVpHcxAEGhsKAjQzEhUKEwgEKg8KC0FBQUI3X29xWkdzEAQaGwoCNDQSFQoTCAQqDwoLQUFBQjdfb3FaR3MQBBobCgI0NRIVChMIBCoPCgtBQUFCN19vcVpHcxAEGhsKAjQ2EhUKEwgEKg8KC0FBQUI3X29xWkdzEAQaGwoCNDcSFQoTCAQqDwoLQUFBQjdfb3FaR3MQBBobCgI0OBIVChMIBCoPCgtBQUFCN19vcVpHcxAEGhsKAjQ5EhUKEwgEKg8KC0FBQUI3X29xWkdzEAQaGwoCNTASFQoTCAQqDwoLQUFBQjdfb3FaR3MQBBobCgI1MRIVChMIBCoPCgtBQUFCN19vcVpHcxAEGhsKAjUyEhUKEwgEKg8KC0FBQUI3X29xWkdzEAQaGwoCNTMSFQoTCAQqDwoLQUFBQjdfb3FaR3MQBBobCgI1NBIVChMIBCoPCgtBQUFCN19vcVpHcxAEGhsKAjU1EhUKEwgEKg8KC0FBQUI3X29xWkdzEAQaGwoCNTYSFQoTCAQqDwoLQUFBQjdfb3FaR3MQBBobCgI1NxIVChMIBCoPCgtBQUFCN19vcVpHcxAEGhsKAjU4EhUKEwgEKg8KC0FBQUI3X29xWkdzEAQaGwoCNTkSFQoTCAQqDwoLQUFBQjdfb3FaR3MQBBobCgI2MBIVChMIBCoPCgtBQUFCN19vcVpHcxAEGhsKAjYxEhUKEwgEKg8KC0FBQUI3X29xWkdzEAQaGwoCNjISFQoTCAQqDwoLQUFBQjdfb3FaR3MQBBobCgI2MxIVChMIBCoPCgtBQUFCN19vcVpHcxAEGhsKAjY0EhUKEwgEKg8KC0FBQUI3X29xWkdzEAQaGwoCNjUSFQoTCAQqDwoLQUFBQjdfb3FaR3MQBBobCgI2NhIVChMIBCoPCgtBQUFCN19vcVpHcxAEGhsKAjY3EhUKEwgEKg8KC0FBQUI3X29xWkdzEAQaGwoCNjgSFQoTCAQqDwoLQUFBQjdfb3FaR3MQBBobCgI2ORIVChMIBCoPCgtBQUFCN19vcVpHcxAEGhsKAjcwEhUKEwgEKg8KC0FBQUI3X29xWkdzEAQaGwoCNzESFQoTCAQqDwoLQUFBQjdfb3FaR3MQBBobCgI3MhIVChMIBCoPCgtBQUFCN19vcVpHcxAEGhsKAjczEhUKEwgEKg8KC0FBQUI3X29xWkdzEAQaGwoCNzQSFQoTCAQqDwoLQUFBQjdfb3FaR3MQBBobCgI3NRIVChMIBCoPCgtBQUFCN19vcVpHcxAEGhsKAjc2EhUKEwgEKg8KC0FBQUI3X29xWkdzEAQaGwoCNzcSFQoTCAQqDwoLQUFBQjdfb3FaR3MQBBobCgI3OBIVChMIBCoPCgtBQUFCN19vcVpHcxAEGhsKAjc5EhUKEwgEKg8KC0FBQUI3X29xWkdzEAQaGwoCODASFQoTCAQqDwoLQUFBQjdfb3FaR3MQBBobCgI4MRIVChMIBCoPCgtBQUFCN19vcVpHcxAEGhsKAjgyEhUKEwgEKg8KC0FBQUI3X29xWkdzEAQaGwoCODMSFQoTCAQqDwoLQUFBQjdfb3FaR3MQBBobCgI4NBIVChMIBCoPCgtBQUFCN19vcVpHcxAEGhsKAjg1EhUKEwgEKg8KC0FBQUI3X29xWkdzEAQaGwoCODYSFQoTCAQqDwoLQUFBQjdfb3FaR3MQBBobCgI4NxIVChMIBCoPCgtBQUFCN19vcVpHcxAEGhsKAjg4EhUKEwgEKg8KC0FBQUI3X29xWkdzEAQaGwoCODkSFQoTCAQqDwoLQUFBQjdfb3FaR3MQBBobCgI5MBIVChMIBCoPCgtBQUFCN19vcVpHcxAEGhsKAjkxEhUKEwgEKg8KC0FBQUI3X29xWkdzEAQaGwoCOTISFQoTCAQqDwoLQUFBQjdfb3FaR3MQBBobCgI5MxIVChMIBCoPCgtBQUFCN19vcVpHcxAEGhsKAjk0EhUKEwgEKg8KC0FBQUI3X29xWkdzEAQaGwoCOTUSFQoTCAQqDwoLQUFBQjdfb3FaR3MQBBobCgI5NhIVChMIBCoPCgtBQUFCN19vcVpHcxAEGhsKAjk3EhUKEwgEKg8KC0FBQUI3X29xWkdzEAQaGwoCOTgSFQoTCAQqDwoLQUFBQjdfb3FaR3MQBBobCgI5ORIVChMIBCoPCgtBQUFCN19vcVpHcxAEGhwKAzEwMBIVChMIBCoPCgtBQUFCN19vcVpHcxAEGhwKAzEwMRIVChMIBCoPCgtBQUFCN19vcVpHcxAEGhwKAzEwMhIVChMIBCoPCgtBQUFCN19vcVpHcxAEGhwKAzEwMxIVChMIBCoPCgtBQUFCN19vcVpHcxAEGhwKAzEwNBIVChMIBCoPCgtBQUFCN19vcVpHcxAEGhwKAzEwNRIVChMIBCoPCgtBQUFCN19vcVpHcxAEGhwKAzEwNhIVChMIBCoPCgtBQUFCN19vcVpHcxAEGhwKAzEwNxIVChMIBCoPCgtBQUFCN19vcVpHcxAEGhwKAzEwOBIVChMIBCoPCgtBQUFCN19vcVpHcxAEGhwKAzEwORIVChMIBCoPCgtBQUFCN19vcVpHcxAEGhwKAzExMBIVChMIBCoPCgtBQUFCN19vcVpHcxAEGhwKAzExMRIVChMIBCoPCgtBQUFCN19vcVpHcxAEGhwKAzExMhIVChMIBCoPCgtBQUFCN19vcVpHcxAEGhwKAzExMxIVChMIBCoPCgtBQUFCN19vcVpHcxAEGhwKAzExNBIVChMIBCoPCgtBQUFCN19vcVpHcxAEGhwKAzExNRIVChMIBCoPCgtBQUFCN19vcVpHcxAEGhwKAzExNhIVChMIBCoPCgtBQUFCN19vcVpHcxAEGjcKAzExNxIwCgQ6AggCChMIBCoPCgtBQUFCN19vcVpHcxAEChMIBCoPCgtBQUFCN19vcVpHcxADGhwKAzExOBIVChMIBCoPCgtBQUFCN19vcVpHcxAEGhwKAzExORIVChMIBCoPCgtBQUFCN19vcVpHcxAEGhwKAzEyMBIVChMIBCoPCgtBQUFCN19vcVpHcxAEGhwKAzEyMRIVChMIBCoPCgtBQUFCN19vcVpHcxAEGhwKAzEyMhIVChMIBCoPCgtBQUFCN19vcVpHcxAEGhwKAzEyMxIVChMIBCoPCgtBQUFCN19vcVpHcxAEGhwKAzEyNBIVChMIBCoPCgtBQUFCN19vcVpHcxAEGhwKAzEyNRIVChMIBCoPCgtBQUFCN19vcVpHcxAEGhwKAzEyNhIVChMIBCoPCgtBQUFCN19vcVpHcxAEGhwKAzEyNxIVChMIBCoPCgtBQUFCN19vcVpHcxAEGhwKAzEyOBIVChMIBCoPCgtBQUFCN19vcVpHcxAEGhwKAzEyORIVChMIBCoPCgtBQUFCN19vcVpHcxAEGhwKAzEzMBIVChMIBCoPCgtBQUFCN19vcVpHcxAEGhwKAzEzMRIVChMIBCoPCgtBQUFCN19vcVpHcxAEGhwKAzEzMhIVChMIBCoPCgtBQUFCN19vcVpHcxAEGhwKAzEzMxIVChMIBCoPCgtBQUFCN19vcVpHcxAEGhwKAzEzNBIVChMIBCoPCgtBQUFCN19vcVpHcxAEGhwKAzEzNRIVChMIBCoPCgtBQUFCN19vcVpHcxAEGhwKAzEzNhIVChMIBCoPCgtBQUFCN19vcVpHcxAEGhwKAzEzNxIVChMIBCoPCgtBQUFCN19vcVpHcxAEGhwKAzEzOBIVChMIBCoPCgtBQUFCN19vcVpHcxAEGhwKAzEzORIVChMIBCoPCgtBQUFCN19vcVpHcxAEGhwKAzE0MBIVChMIBCoPCgtBQUFCN19vcVpHcxAEGhwKAzE0MRIVChMIBCoPCgtBQUFCN19vcVpHcxAEGhwKAzE0MhIVChMIBCoPCgtBQUFCN19vcVpHcxAEGhwKAzE0MxIVChMIBCoPCgtBQUFCN19vcVpHcxAEGhwKAzE0NBIVChMIBCoPCgtBQUFCN19vcVpHcxAEGhwKAzE0NRIVChMIBCoPCgtBQUFCN19vcVpHcxAEGhwKAzE0NhIVChMIBCoPCgtBQUFCN19vcVpHcxAEGhwKAzE0NxIVChMIBCoPCgtBQUFCN19vcVpHcxAEGhwKAzE0OBIVChMIBCoPCgtBQUFCN19vcVpHcxAEGhwKAzE0ORIVChMIBCoPCgtBQUFCN19vcVpHcxAEGhwKAzE1MBIVChMIBCoPCgtBQUFCN19vcVpHcxAEGhwKAzE1MRIVChMIBCoPCgtBQUFCN19vcVpHcxAEGhwKAzE1MhIVChMIBCoPCgtBQUFCN19vcVpHcxAEGhwKAzE1MxIVChMIBCoPCgtBQUFCN19vcVpHcxAEGhwKAzE1NBIVChMIBCoPCgtBQUFCN19vcVpHcxAEGhwKAzE1NRIVChMIBCoPCgtBQUFCN19vcVpHcxAEGhwKAzE1NhIVChMIBCoPCgtBQUFCN19vcVpHcxAEGhwKAzE1NxIVChMIBCoPCgtBQUFCN19vcVpHcxAEGhwKAzE1OBIVChMIBCoPCgtBQUFCN19vcVpHcxAEGhwKAzE1ORIVChMIBCoPCgtBQUFCN19vcVpHcxAEGjcKAzE2MBIwCgQ6AggCChMIBCoPCgtBQUFCN19vcVpHcxAEChMIBCoPCgtBQUFCN19vcVpHcxADGhwKAzE2MRIVChMIBCoPCgtBQUFCN19vcVpHcxAEGjcKAzE2MhIwCgQ6AggCChMIBCoPCgtBQUFCN19vcVpHQRAEChMIBCoPCgtBQUFCN19vcVpHQRADGhwKAzE2MxIVChMIBCoPCgtBQUFCN19vcVpHcxAEGjcKAzE2NBIwCgQ6AggCChMIBCoPCgtBQUFCN19vcVpHQRAEChMIBCoPCgtBQUFCN19vcVpHQRADGhwKAzE2NRIVChMIBCoPCgtBQUFCN19vcVpHcxAEGjcKAzE2NhIwCgQ6AggCChMIBCoPCgtBQUFCN19vcVpHQRAEChMIBCoPCgtBQUFCN19vcVpHQRADGhwKAzE2NxIVChMIBCoPCgtBQUFCN19vcVpHcxAEGjcKAzE2OBIwCgQ6AggCChMIBCoPCgtBQUFCN19vcVpHQRAEChMIBCoPCgtBQUFCN19vcVpHQRADGhwKAzE2ORIVChMIBCoPCgtBQUFCN19vcVpHcxAEGjcKAzE3MBIwCgQ6AggCChMIBCoPCgtBQUFCN19vcVpHQRAEChMIBCoPCgtBQUFCN19vcVpHQRADGhwKAzE3MRIVChMIBCoPCgtBQUFCN19vcVpHcxAEGhwKAzE3MhIVChMIBCoPCgtBQUFCN19vcVpGdxABGjEKAzE3MxIqChMIBCoPCgtBQUFCN19vcVpHcxAEChMIBCoPCgtBQUFCN19vcVpGdxABGhwKAzE3NBIVChMIBCoPCgtBQUFCN19vcVpHcxAEGjcKAzE3NRIwCgQ6AggCChMIBCoPCgtBQUFCN19vcVpHQRAEChMIBCoPCgtBQUFCN19vcVpHQRADGhwKAzE3NhIVChMIBCoPCgtBQUFCN19vcVpGbxABGhwKAzE3NxIVChMIBCoPCgtBQUFCN19vcVpGbxABGjEKAzE3OBIqChMIBCoPCgtBQUFCN19vcVpHcxAEChMIBCoPCgtBQUFCN19vcVpGbxABGhwKAzE3ORIVChMIBCoPCgtBQUFCN19vcVpGbxABGhwKAzE4MBIVChMIBCoPCgtBQUFCN19vcVpGbxABGjEKAzE4MRIqChMIBCoPCgtBQUFCN19vcVpHcxAEChMIBCoPCgtBQUFCN19vcVpGbxABGhwKAzE4MhIVChMIBCoPCgtBQUFCN19vcVpHcxAEGhwKAzE4MxIVChMIBCoPCgtBQUFCN19vcVpGbxABGhwKAzE4NBIVChMIBCoPCgtBQUFCN19vcVpGbxABGjEKAzE4NRIqChMIBCoPCgtBQUFCN19vcVpHcxAEChMIBCoPCgtBQUFCN19vcVpGbxABGhwKAzE4NhIVChMIBCoPCgtBQUFCN19vcVpHcxAEGhwKAzE4NxIVChMIBCoPCgtBQUFCN19vcVpGbxABGhwKAzE4OBIVChMIBCoPCgtBQUFCN19vcVpGbxABGjEKAzE4ORIqChMIBCoPCgtBQUFCN19vcVpHcxAEChMIBCoPCgtBQUFCN19vcVpGbxABGhwKAzE5MBIVChMIBCoPCgtBQUFCN19vcVpGbxABGhwKAzE5MRIVChMIBCoPCgtBQUFCN19vcVpGbxABGjEKAzE5MhIqChMIBCoPCgtBQUFCN19vcVpHcxAEChMIBCoPCgtBQUFCN19vcVpGbxABGhwKAzE5MxIVChMIBCoPCgtBQUFCN19vcVpGbxABGhwKAzE5NBIVChMIBCoPCgtBQUFCN19vcVpGbxABGikKAzE5NRIiCiAIBCocCgtBQUFCN19vcVpHaxAIGgtBQUFCN19vcVpHaxocCgMxOTYSFQoTCAQqDwoLQUFBQjdfb3FaR3MQBBocCgMxOTcSFQoTCAQqDwoLQUFBQjdfb3FaR3MQBBocCgMxOTgSFQoTCAQqDwoLQUFBQjdfb3FaR3MQBBocCgMxOTkSFQoTCAQqDwoLQUFBQjdfb3FaR3MQBBocCgMyMDASFQoTCAQqDwoLQUFBQjdfb3FaR3MQBBocCgMyMDESFQoTCAQqDwoLQUFBQjdfb3FaRm8QARocCgMyMDISFQoTCAQqDwoLQUFBQjdfb3FaRm8QARoxCgMyMDMSKgoTCAQqDwoLQUFBQjdfb3FaR3MQBAoTCAQqDwoLQUFBQjdfb3FaRm8QARocCgMyMDQSFQoTCAQqDwoLQUFBQjdfb3FaR3MQBBocCgMyMDUSFQoTCAQqDwoLQUFBQjdfb3FaRm8QARocCgMyMDYSFQoTCAQqDwoLQUFBQjdfb3FaR3MQBBo3CgMyMDcSMAoEOgIIAgoTCAQqDwoLQUFBQjdfb3FaRDQQBAoTCAQqDwoLQUFBQjdfb3FaRDQQAxocCgMyMDgSFQoTCAQqDwoLQUFBQjdfb3FaR3MQBBocCgMyMDkSFQoTCAQqDwoLQUFBQjdfb3FaR3MQBBocCgMyMTASFQoTCAQqDwoLQUFBQjdfb3FaR3MQBBocCgMyMTESFQoTCAQqDwoLQUFBQjdfb3FaR3MQBBo3CgMyMTISMAoEOgIIAgoTCAQqDwoLQUFBQjdfb3FaR3MQBAoTCAQqDwoLQUFBQjdfb3FaR3MQAxocCgMyMTMSFQoTCAQqDwoLQUFBQjdfb3FaR3MQBBocCgMyMTQSFQoTCAQqDwoLQUFBQjdfb3FaR3MQBBocCgMyMTUSFQoTCAQqDwoLQUFBQjdfb3FaR3MQBBocCgMyMTYSFQoTCAQqDwoLQUFBQjdfb3FaR3MQBBo3CgMyMTcSMAoEOgIIAgoTCAQqDwoLQUFBQjdfb3FaR3MQBAoTCAQqDwoLQUFBQjdfb3FaR3MQAxocCgMyMTgSFQoTCAQqDwoLQUFBQjdfb3FaR3MQBBocCgMyMTkSFQoTCAQqDwoLQUFBQjdfb3FaR3MQBBo3CgMyMjASMAoEOgIIAgoTCAQqDwoLQUFBQjdfb3FaR3MQBAoTCAQqDwoLQUFBQjdfb3FaR3MQAxocCgMyMjESFQoTCAQqDwoLQUFBQjdfb3FaR3MQBBocCgMyMjISFQoTCAQqDwoLQUFBQjdfb3FaRGcQARoxCgMyMjMSKgoTCAQqDwoLQUFBQjdfb3FaR3MQBAoTCAQqDwoLQUFBQjdfb3FaRGcQARocCgMyMjQSFQoTCAQqDwoLQUFBQjdfb3FaR3MQBBo3CgMyMjUSMAoEOgIIAgoTCAQqDwoLQUFBQjdfb3FaRDgQBAoTCAQqDwoLQUFBQjdfb3FaRDgQAxocCgMyMjYSFQoTCAQqDwoLQUFBQjdfb3FaR3MQBBocCgMyMjcSFQoTCAQqDwoLQUFBQjdfb3FaR3MQBBocCgMyMjgSFQoTCAQqDwoLQUFBQjdfb3FaR3MQBBocCgMyMjkSFQoTCAQqDwoLQUFBQjdfb3FaR3MQBBo3CgMyMzASMAoEOgIIAgoTCAQqDwoLQUFBQjdfb3FaR3MQBAoTCAQqDwoLQUFBQjdfb3FaR3MQAxocCgMyMzESFQoTCAQqDwoLQUFBQjdfb3FaR3MQBBo3CgMyMzISMAoEOgIIAgoTCAQqDwoLQUFBQjdfb3FaR3MQBAoTCAQqDwoLQUFBQjdfb3FaR3MQAxocCgMyMzMSFQoTCAQqDwoLQUFBQjdfb3FaR3MQBBo3CgMyMzQSMAoEOgIIAgoTCAQqDwoLQUFBQjdfb3FaR3MQBAoTCAQqDwoLQUFBQjdfb3FaR3MQAxocCgMyMzUSFQoTCAQqDwoLQUFBQjdfb3FaR3MQBBocCgMyMzYSFQoTCAQqDwoLQUFBQjdfb3FaR3MQBBocCgMyMzcSFQoTCAQqDwoLQUFBQjdfb3FaR3MQBBocCgMyMzgSFQoTCAQqDwoLQUFBQjdfb3FaR3MQBBocCgMyMzkSFQoTCAQqDwoLQUFBQjdfb3FaR3MQBBocCgMyNDASFQoTCAQqDwoLQUFBQjdfb3FaR3MQBBocCgMyNDESFQoTCAQqDwoLQUFBQjdfb3FaR3MQBBo3CgMyNDISMAoEOgIIAgoTCAQqDwoLQUFBQjdfb3FaR3MQBAoTCAQqDwoLQUFBQjdfb3FaR3MQAxocCgMyNDMSFQoTCAQqDwoLQUFBQjdfb3FaR3MQBBo3CgMyNDQSMAoEOgIIAgoTCAQqDwoLQUFBQjdfb3FaR3MQBAoTCAQqDwoLQUFBQjdfb3FaR3MQAxocCgMyNDUSFQoTCAQqDwoLQUFBQjdfb3FaR3MQBBocCgMyNDYSFQoTCAQqDwoLQUFBQjdfb3FaR3MQBBocCgMyNDcSFQoTCAQqDwoLQUFBQjdfb3FaR3MQBBocCgMyNDgSFQoTCAQqDwoLQUFBQjdfb3FaR3MQBBocCgMyNDkSFQoTCAQqDwoLQUFBQjdfb3FaR3MQBBocCgMyNTASFQoTCAQqDwoLQUFBQjdfb3FaR3MQBBocCgMyNTESFQoTCAQqDwoLQUFBQjdfb3FaR3MQBBocCgMyNTISFQoTCAQqDwoLQUFBQjdfb3FaR3MQBBocCgMyNTMSFQoTCAQqDwoLQUFBQjdfb3FaR3MQBBocCgMyNTQSFQoTCAQqDwoLQUFBQjdfb3FaR3MQBBocCgMyNTUSFQoTCAQqDwoLQUFBQjdfb3FaR3MQBBocCgMyNTYSFQoTCAQqDwoLQUFBQjdfb3FaR3MQBBocCgMyNTcSFQoTCAQqDwoLQUFBQjdfb3FaR3MQBBocCgMyNTgSFQoTCAQqDwoLQUFBQjdfb3FaR3MQBBocCgMyNTkSFQoTCAQqDwoLQUFBQjdfb3FaR3MQBBocCgMyNjASFQoTCAQqDwoLQUFBQjdfb3FaR3MQBBocCgMyNjESFQoTCAQqDwoLQUFBQjdfb3FaR3MQBBocCgMyNjISFQoTCAQqDwoLQUFBQjdfb3FaR3MQBBocCgMyNjMSFQoTCAQqDwoLQUFBQjdfb3FaR3MQBBocCgMyNjQSFQoTCAQqDwoLQUFBQjdfb3FaR3MQBBocCgMyNjUSFQoTCAQqDwoLQUFBQjdfb3FaR3MQBBocCgMyNjYSFQoTCAQqDwoLQUFBQjdfb3FaR3MQBBocCgMyNjcSFQoTCAQqDwoLQUFBQjdfb3FaR3MQBBocCgMyNjgSFQoTCAQqDwoLQUFBQjdfb3FaR3MQBBocCgMyNjkSFQoTCAQqDwoLQUFBQjdfb3FaR3MQBBocCgMyNzASFQoTCAQqDwoLQUFBQjdfb3FaR3MQBBocCgMyNzESFQoTCAQqDwoLQUFBQjdfb3FaR3MQBBocCgMyNzISFQoTCAQqDwoLQUFBQjdfb3FaR3MQBBocCgMyNzMSFQoTCAQqDwoLQUFBQjdfb3FaR3MQBBocCgMyNzQSFQoTCAQqDwoLQUFBQjdfb3FaR3MQBBocCgMyNzUSFQoTCAQqDwoLQUFBQjdfb3FaR3MQBBocCgMyNzYSFQoTCAQqDwoLQUFBQjdfb3FaR3MQBBocCgMyNzcSFQoTCAQqDwoLQUFBQjdfb3FaR3MQBBocCgMyNzgSFQoTCAQqDwoLQUFBQjdfb3FaR3MQBBocCgMyNzkSFQoTCAQqDwoLQUFBQjdfb3FaR3MQBBocCgMyODASFQoTCAQqDwoLQUFBQjdfb3FaR3MQBBocCgMyODESFQoTCAQqDwoLQUFBQjdfb3FaR3MQBBocCgMyODISFQoTCAQqDwoLQUFBQjdfb3FaR3MQBBocCgMyODMSFQoTCAQqDwoLQUFBQjdfb3FaR3MQBBocCgMyODQSFQoTCAQqDwoLQUFBQjdfb3FaR3MQBBocCgMyODUSFQoTCAQqDwoLQUFBQjdfb3FaR3MQBBocCgMyODYSFQoTCAQqDwoLQUFBQjdfb3FaR3MQBBocCgMyODcSFQoTCAQqDwoLQUFBQjdfb3FaR3MQBBocCgMyODgSFQoTCAQqDwoLQUFBQjdfb3FaR3MQBBocCgMyODkSFQoTCAQqDwoLQUFBQjdfb3FaR3MQBBocCgMyOTASFQoTCAQqDwoLQUFBQjdfb3FaR3MQBBocCgMyOTESFQoTCAQqDwoLQUFBQjdfb3FaR3MQBBocCgMyOTISFQoTCAQqDwoLQUFBQjdfb3FaR3MQBBocCgMyOTMSFQoTCAQqDwoLQUFBQjdfb3FaR3MQBBocCgMyOTQSFQoTCAQqDwoLQUFBQjdfb3FaR3MQBBocCgMyOTUSFQoTCAQqDwoLQUFBQjdfb3FaR3MQBBocCgMyOTYSFQoTCAQqDwoLQUFBQjdfb3FaR3MQBBocCgMyOTcSFQoTCAQqDwoLQUFBQjdfb3FaR3MQBBocCgMyOTgSFQoTCAQqDwoLQUFBQjdfb3FaR3MQBBocCgMyOTkSFQoTCAQqDwoLQUFBQjdfb3FaR3MQBBocCgMzMDASFQoTCAQqDwoLQUFBQjdfb3FaR3MQBBocCgMzMDESFQoTCAQqDwoLQUFBQjdfb3FaR3MQBBocCgMzMDISFQoTCAQqDwoLQUFBQjdfb3FaR3MQBBocCgMzMDMSFQoTCAQqDwoLQUFBQjdfb3FaR3MQBBocCgMzMDQSFQoTCAQqDwoLQUFBQjdfb3FaR3MQBBocCgMzMDUSFQoTCAQqDwoLQUFBQjdfb3FaR3MQBBocCgMzMDYSFQoTCAQqDwoLQUFBQjdfb3FaR3MQBBocCgMzMDcSFQoTCAQqDwoLQUFBQjdfb3FaR3MQBBocCgMzMDgSFQoTCAQqDwoLQUFBQjdfb3FaR3MQBBocCgMzMDkSFQoTCAQqDwoLQUFBQjdfb3FaR3MQBBocCgMzMTASFQoTCAQqDwoLQUFBQjdfb3FaR3MQBBocCgMzMTESFQoTCAQqDwoLQUFBQjdfb3FaR3MQBBocCgMzMTISFQoTCAQqDwoLQUFBQjdfb3FaR3MQBBo3CgMzMTMSMAoEOgIIAgoTCAQqDwoLQUFBQjdfb3FaR3MQBAoTCAQqDwoLQUFBQjdfb3FaR3MQAxocCgMzMTQSFQoTCAQqDwoLQUFBQjdfb3FaR3MQBBocCgMzMTUSFQoTCAQqDwoLQUFBQjdfb3FaR3MQBBocCgMzMTYSFQoTCAQqDwoLQUFBQjdfb3FaR3MQBBocCgMzMTcSFQoTCAQqDwoLQUFBQjdfb3FaR3MQBBo3CgMzMTgSMAoEOgIIAgoTCAQqDwoLQUFBQjdfb3FaR3MQBAoTCAQqDwoLQUFBQjdfb3FaR3MQAxocCgMzMTkSFQoTCAQqDwoLQUFBQjdfb3FaR3MQBBo3CgMzMjASMAoEOgIIAgoTCAQqDwoLQUFBQjdfb3FaR3MQBAoTCAQqDwoLQUFBQjdfb3FaR3MQAxocCgMzMjESFQoTCAQqDwoLQUFBQjdfb3FaR3MQBBo3CgMzMjISMAoEOgIIAgoTCAQqDwoLQUFBQjdfb3FaR3MQBAoTCAQqDwoLQUFBQjdfb3FaR3MQAxocCgMzMjMSFQoTCAQqDwoLQUFBQjdfb3FaR3MQBBo3CgMzMjQSMAoEOgIIAgoTCAQqDwoLQUFBQjdfb3FaR3MQBAoTCAQqDwoLQUFBQjdfb3FaR3MQAxocCgMzMjUSFQoTCAQqDwoLQUFBQjdfb3FaR3MQBBo3CgMzMjYSMAoEOgIIAgoTCAQqDwoLQUFBQjdfb3FaR3MQBAoTCAQqDwoLQUFBQjdfb3FaR3MQAxocCgMzMjcSFQoTCAQqDwoLQUFBQjdfb3FaR3MQBBo3CgMzMjgSMAoEOgIIAgoTCAQqDwoLQUFBQjdfb3FaR3MQBAoTCAQqDwoLQUFBQjdfb3FaR3MQAxocCgMzMjkSFQoTCAQqDwoLQUFBQjdfb3FaR3MQBBo3CgMzMzASMAoEOgIIAgoTCAQqDwoLQUFBQjdfb3FaR3MQBAoTCAQqDwoLQUFBQjdfb3FaR3MQAxocCgMzMzESFQoTCAQqDwoLQUFBQjdfb3FaR3MQBBocCgMzMzISFQoTCAQqDwoLQUFBQjdfb3FaR3MQBBo3CgMzMzMSMAoEOgIIAgoTCAQqDwoLQUFBQjdfb3FaR3MQBAoTCAQqDwoLQUFBQjdfb3FaR3MQAxocCgMzMzQSFQoTCAQqDwoLQUFBQjdfb3FaR3MQBBocCgMzMzUSFQoTCAQqDwoLQUFBQjdfb3FaR3MQBBo3CgMzMzYSMAoEOgIIAgoTCAQqDwoLQUFBQjdfb3FaR3MQBAoTCAQqDwoLQUFBQjdfb3FaR3MQAxocCgMzMzcSFQoTCAQqDwoLQUFBQjdfb3FaR3MQBBocCgMzMzgSFQoTCAQqDwoLQUFBQjdfb3FaR3MQBBocCgMzMzkSFQoTCAQqDwoLQUFBQjdfb3FaR3MQBBocCgMzNDASFQoTCAQqDwoLQUFBQjdfb3FaR3MQBBocCgMzNDESFQoTCAQqDwoLQUFBQjdfb3FaR3MQBBocCgMzNDISFQoTCAQqDwoLQUFBQjdfb3FaR3MQBBocCgMzNDMSFQoTCAQqDwoLQUFBQjdfb3FaR3MQBBocCgMzNDQSFQoTCAQqDwoLQUFBQjdfb3FaR3MQBBocCgMzNDUSFQoTCAQqDwoLQUFBQjdfb3FaR3MQBBo3CgMzNDYSMAoEOgIIAgoTCAQqDwoLQUFBQjdfb3FaR3MQBAoTCAQqDwoLQUFBQjdfb3FaR3MQAxocCgMzNDcSFQoTCAQqDwoLQUFBQjdfb3FaR3MQBBo3CgMzNDgSMAoEOgIIAgoTCAQqDwoLQUFBQjdfb3FaR3MQBAoTCAQqDwoLQUFBQjdfb3FaR3MQAxocCgMzNDkSFQoTCAQqDwoLQUFBQjdfb3FaR3MQBBo3CgMzNTASMAoEOgIIAgoTCAQqDwoLQUFBQjdfb3FaR3MQBAoTCAQqDwoLQUFBQjdfb3FaR3MQAxocCgMzNTESFQoTCAQqDwoLQUFBQjdfb3FaR3MQBBo3CgMzNTISMAoEOgIIAgoTCAQqDwoLQUFBQjdfb3FaR3MQBAoTCAQqDwoLQUFBQjdfb3FaR3MQAxocCgMzNTMSFQoTCAQqDwoLQUFBQjdfb3FaR3MQBBo3CgMzNTQSMAoEOgIIAgoTCAQqDwoLQUFBQjdfb3FaR3MQBAoTCAQqDwoLQUFBQjdfb3FaR3MQAxocCgMzNTUSFQoTCAQqDwoLQUFBQjdfb3FaR3MQBBocCgMzNTYSFQoTCAQqDwoLQUFBQjdfb3FaR3MQBBocCgMzNTcSFQoTCAQqDwoLQUFBQjdfb3FaR3MQBBocCgMzNTgSFQoTCAQqDwoLQUFBQjdfb3FaR3MQBBo3CgMzNTkSMAoEOgIIAgoTCAQqDwoLQUFBQjdfb3FaR3MQBAoTCAQqDwoLQUFBQjdfb3FaR3MQAxocCgMzNjASFQoTCAQqDwoLQUFBQjdfb3FaR3MQBBo3CgMzNjESMAoEOgIIAgoTCAQqDwoLQUFBQjdfb3FaR3MQBAoTCAQqDwoLQUFBQjdfb3FaR3MQAxocCgMzNjISFQoTCAQqDwoLQUFBQjdfb3FaR3MQBBo3CgMzNjMSMAoEOgIIAgoTCAQqDwoLQUFBQjdfb3FaR3MQBAoTCAQqDwoLQUFBQjdfb3FaR3MQAxocCgMzNjQSFQoTCAQqDwoLQUFBQjdfb3FaR3MQBBo3CgMzNjUSMAoEOgIIAgoTCAQqDwoLQUFBQjdfb3FaR3MQBAoTCAQqDwoLQUFBQjdfb3FaR3MQAxocCgMzNjYSFQoTCAQqDwoLQUFBQjdfb3FaR3MQBBo3CgMzNjcSMAoEOgIIAgoTCAQqDwoLQUFBQjdfb3FaR3MQBAoTCAQqDwoLQUFBQjdfb3FaR3MQAxocCgMzNjgSFQoTCAQqDwoLQUFBQjdfb3FaR3MQBBo3CgMzNjkSMAoEOgIIAgoTCAQqDwoLQUFBQjdfb3FaR3MQBAoTCAQqDwoLQUFBQjdfb3FaR3MQAxocCgMzNzASFQoTCAQqDwoLQUFBQjdfb3FaR3MQBBo3CgMzNzESMAoEOgIIAgoTCAQqDwoLQUFBQjdfb3FaR3MQBAoTCAQqDwoLQUFBQjdfb3FaR3MQAxocCgMzNzISFQoTCAQqDwoLQUFBQjdfb3FaR3MQBBo3CgMzNzMSMAoEOgIIAgoTCAQqDwoLQUFBQjdfb3FaR3MQBAoTCAQqDwoLQUFBQjdfb3FaR3MQAxocCgMzNzQSFQoTCAQqDwoLQUFBQjdfb3FaR3MQBBo3CgMzNzUSMAoEOgIIAgoTCAQqDwoLQUFBQjdfb3FaR3MQBAoTCAQqDwoLQUFBQjdfb3FaR3MQAxocCgMzNzYSFQoTCAQqDwoLQUFBQjdfb3FaRkEQARocCgMzNzcSFQoTCAQqDwoLQUFBQjdfb3FaRkEQARoxCgMzNzgSKgoTCAQqDwoLQUFBQjdfb3FaR3MQBAoTCAQqDwoLQUFBQjdfb3FaRkEQARocCgMzNzkSFQoTCAQqDwoLQUFBQjdfb3FaR3MQBBocCgMzODASFQoTCAQqDwoLQUFBQjdfb3FaR3MQBBocCgMzODESFQoTCAQqDwoLQUFBQjdfb3FaR3MQBBocCgMzODISFQoTCAQqDwoLQUFBQjdfb3FaR3MQBBocCgMzODMSFQoTCAQqDwoLQUFBQjdfb3FaR3MQBBo3CgMzODQSMAoEOgIIAgoTCAQqDwoLQUFBQjdfb3FaR3MQBAoTCAQqDwoLQUFBQjdfb3FaR3MQAxocCgMzODUSFQoTCAQqDwoLQUFBQjdfb3FaRHMQARocCgMzODYSFQoTCAQqDwoLQUFBQjdfb3FaRHMQARoxCgMzODcSKgoTCAQqDwoLQUFBQjdfb3FaR3MQBAoTCAQqDwoLQUFBQjdfb3FaRHMQARocCgMzODgSFQoTCAQqDwoLQUFBQjdfb3FaR3MQBBocCgMzODkSFQoTCAQqDwoLQUFBQjdfb3FaR3MQBBocCgMzOTASFQoTCAQqDwoLQUFBQjdfb3FaR3MQBBocCgMzOTESFQoTCAQqDwoLQUFBQjdfb3FaR3MQBBocCgMzOTISFQoTCAQqDwoLQUFBQjdfb3FaRU0QARocCgMzOTMSFQoTCAQqDwoLQUFBQjdfb3FaRU0QARoxCgMzOTQSKgoTCAQqDwoLQUFBQjdfb3FaR3MQBAoTCAQqDwoLQUFBQjdfb3FaRU0QARocCgMzOTUSFQoTCAQqDwoLQUFBQjdfb3FaR3MQBBo3CgMzOTYSMAoEOgIIAgoTCAQqDwoLQUFBQjdfb3FaRVEQBAoTCAQqDwoLQUFBQjdfb3FaRVEQAxocCgMzOTcSFQoTCAQqDwoLQUFBQjdfb3FaRUkQARocCgMzOTgSFQoTCAQqDwoLQUFBQjdfb3FaRUkQARoxCgMzOTkSKgoTCAQqDwoLQUFBQjdfb3FaR3MQBAoTCAQqDwoLQUFBQjdfb3FaRUkQARocCgM0MDASFQoTCAQqDwoLQUFBQjdfb3FaR3MQBBocCgM0MDESFQoTCAQqDwoLQUFBQjdfb3FaR3MQBBocCgM0MDISFQoTCAQqDwoLQUFBQjdfb3FaR3MQBBocCgM0MDMSFQoTCAQqDwoLQUFBQjdfb3FaR3MQBBocCgM0MDQSFQoTCAQqDwoLQUFBQjdfb3FaR3MQBBocCgM0MDUSFQoTCAQqDwoLQUFBQjdfb3FaR3MQBBocCgM0MDYSFQoTCAQqDwoLQUFBQjdfb3FaR3MQBBo3CgM0MDcSMAoEOgIIAgoTCAQqDwoLQUFBQjdfb3FaR3MQBAoTCAQqDwoLQUFBQjdfb3FaR3MQAxocCgM0MDgSFQoTCAQqDwoLQUFBQjdfb3FaR3MQBBo3CgM0MDkSMAoEOgIIAgoTCAQqDwoLQUFBQjdfb3FaR3MQBAoTCAQqDwoLQUFBQjdfb3FaR3MQAxocCgM0MTASFQoTCAQqDwoLQUFBQjdfb3FaR3MQBBo3CgM0MTESMAoEOgIIAgoTCAQqDwoLQUFBQjdfb3FaR3MQBAoTCAQqDwoLQUFBQjdfb3FaR3MQAxocCgM0MTISFQoTCAQqDwoLQUFBQjdfb3FaR3MQBBo3CgM0MTMSMAoEOgIIAgoTCAQqDwoLQUFBQjdfb3FaR3MQBAoTCAQqDwoLQUFBQjdfb3FaR3MQAxocCgM0MTQSFQoTCAQqDwoLQUFBQjdfb3FaR3MQBBocCgM0MTUSFQoTCAQqDwoLQUFBQjdfb3FaR3MQBBocCgM0MTYSFQoTCAQqDwoLQUFBQjdfb3FaR3MQBBocCgM0MTcSFQoTCAQqDwoLQUFBQjdfb3FaR3MQBBo3CgM0MTgSMAoEOgIIAgoTCAQqDwoLQUFBQjdfb3FaR3MQBAoTCAQqDwoLQUFBQjdfb3FaR3MQAxocCgM0MTkSFQoTCAQqDwoLQUFBQjdfb3FaR3MQBBocCgM0MjASFQoTCAQqDwoLQUFBQjdfb3FaR3MQBBocCgM0MjESFQoTCAQqDwoLQUFBQjdfb3FaR3MQBBo3CgM0MjISMAoEOgIIAgoTCAQqDwoLQUFBQjdfb3FaR3MQBAoTCAQqDwoLQUFBQjdfb3FaR3MQAxocCgM0MjMSFQoTCAQqDwoLQUFBQjdfb3FaR3MQBBo3CgM0MjQSMAoEOgIIAgoTCAQqDwoLQUFBQjdfb3FaR3MQBAoTCAQqDwoLQUFBQjdfb3FaR3MQAxocCgM0MjUSFQoTCAQqDwoLQUFBQjdfb3FaR3MQBBo3CgM0MjYSMAoEOgIIAgoTCAQqDwoLQUFBQjdfb3FaR3MQBAoTCAQqDwoLQUFBQjdfb3FaR3MQAxocCgM0MjcSFQoTCAQqDwoLQUFBQjdfb3FaR3MQBBocCgM0MjgSFQoTCAQqDwoLQUFBQjdfb3FaR3MQBBocCgM0MjkSFQoTCAQqDwoLQUFBQjdfb3FaR3MQBBocCgM0MzASFQoTCAQqDwoLQUFBQjdfb3FaR3MQBBo3CgM0MzESMAoEOgIIAgoTCAQqDwoLQUFBQjdfb3FaR3MQBAoTCAQqDwoLQUFBQjdfb3FaR3MQAxocCgM0MzISFQoTCAQqDwoLQUFBQjdfb3FaR3MQBBocCgM0MzMSFQoTCAQqDwoLQUFBQjdfb3FaR3MQBBocCgM0MzQSFQoTCAQqDwoLQUFBQjdfb3FaR3MQBBocCgM0MzUSFQoTCAQqDwoLQUFBQjdfb3FaR3MQBBocCgM0MzYSFQoTCAQqDwoLQUFBQjdfb3FaR3MQBBocCgM0MzcSFQoTCAQqDwoLQUFBQjdfb3FaR3MQBBocCgM0MzgSFQoTCAQqDwoLQUFBQjdfb3FaR3MQBBocCgM0MzkSFQoTCAQqDwoLQUFBQjdfb3FaR3MQBBocCgM0NDASFQoTCAQqDwoLQUFBQjdfb3FaR3MQBBocCgM0NDESFQoTCAQqDwoLQUFBQjdfb3FaR3MQBBocCgM0NDISFQoTCAQqDwoLQUFBQjdfb3FaR3MQBBocCgM0NDMSFQoTCAQqDwoLQUFBQjdfb3FaR3MQBBocCgM0NDQSFQoTCAQqDwoLQUFBQjdfb3FaR3MQBBocCgM0NDUSFQoTCAQqDwoLQUFBQjdfb3FaR3MQBBocCgM0NDYSFQoTCAQqDwoLQUFBQjdfb3FaR3MQBBocCgM0NDcSFQoTCAQqDwoLQUFBQjdfb3FaR3MQBBocCgM0NDgSFQoTCAQqDwoLQUFBQjdfb3FaR3MQBBocCgM0NDkSFQoTCAQqDwoLQUFBQjdfb3FaR3MQBBocCgM0NTASFQoTCAQqDwoLQUFBQjdfb3FaR3MQBBocCgM0NTESFQoTCAQqDwoLQUFBQjdfb3FaR3MQBBocCgM0NTISFQoTCAQqDwoLQUFBQjdfb3FaR3MQBBocCgM0NTMSFQoTCAQqDwoLQUFBQjdfb3FaR3MQBBocCgM0NTQSFQoTCAQqDwoLQUFBQjdfb3FaR3MQBBocCgM0NTUSFQoTCAQqDwoLQUFBQjdfb3FaR3MQBBocCgM0NTYSFQoTCAQqDwoLQUFBQjdfb3FaR3MQBBocCgM0NTcSFQoTCAQqDwoLQUFBQjdfb3FaR3MQBBocCgM0NTgSFQoTCAQqDwoLQUFBQjdfb3FaR3MQBBocCgM0NTkSFQoTCAQqDwoLQUFBQjdfb3FaR3MQBBocCgM0NjASFQoTCAQqDwoLQUFBQjdfb3FaR3MQBBocCgM0NjESFQoTCAQqDwoLQUFBQjdfb3FaR3MQBBocCgM0NjISFQoTCAQqDwoLQUFBQjdfb3FaR3MQBBocCgM0NjMSFQoTCAQqDwoLQUFBQjdfb3FaR3MQBBocCgM0NjQSFQoTCAQqDwoLQUFBQjdfb3FaR3MQBBocCgM0NjUSFQoTCAQqDwoLQUFBQjdfb3FaR3MQBBocCgM0NjYSFQoTCAQqDwoLQUFBQjdfb3FaR3MQBBocCgM0NjcSFQoTCAQqDwoLQUFBQjdfb3FaR3MQBBocCgM0NjgSFQoTCAQqDwoLQUFBQjdfb3FaR3MQBBocCgM0NjkSFQoTCAQqDwoLQUFBQjdfb3FaR3MQBBocCgM0NzASFQoTCAQqDwoLQUFBQjdfb3FaR3MQBBocCgM0NzESFQoTCAQqDwoLQUFBQjdfb3FaR3MQBBocCgM0NzISFQoTCAQqDwoLQUFBQjdfb3FaR3MQBBocCgM0NzMSFQoTCAQqDwoLQUFBQjdfb3FaR3MQBBocCgM0NzQSFQoTCAQqDwoLQUFBQjdfb3FaR3MQBBocCgM0NzUSFQoTCAQqDwoLQUFBQjdfb3FaR3MQBBocCgM0NzYSFQoTCAQqDwoLQUFBQjdfb3FaR3MQBBocCgM0NzcSFQoTCAQqDwoLQUFBQjdfb3FaR3MQBBocCgM0NzgSFQoTCAQqDwoLQUFBQjdfb3FaR3MQBBocCgM0NzkSFQoTCAQqDwoLQUFBQjdfb3FaR3MQBBocCgM0ODASFQoTCAQqDwoLQUFBQjdfb3FaR3MQBBocCgM0ODESFQoTCAQqDwoLQUFBQjdfb3FaR3MQBBocCgM0ODISFQoTCAQqDwoLQUFBQjdfb3FaR3MQBBocCgM0ODMSFQoTCAQqDwoLQUFBQjdfb3FaR3MQBBocCgM0ODQSFQoTCAQqDwoLQUFBQjdfb3FaR3MQBBocCgM0ODUSFQoTCAQqDwoLQUFBQjdfb3FaR3MQBBocCgM0ODYSFQoTCAQqDwoLQUFBQjdfb3FaR3MQBBocCgM0ODcSFQoTCAQqDwoLQUFBQjdfb3FaR3MQBBocCgM0ODgSFQoTCAQqDwoLQUFBQjdfb3FaR3MQBBocCgM0ODkSFQoTCAQqDwoLQUFBQjdfb3FaR3MQBBocCgM0OTASFQoTCAQqDwoLQUFBQjdfb3FaRWMQARocCgM0OTESFQoTCAQqDwoLQUFBQjdfb3FaRWMQARocCgM0OTISFQoTCAQqDwoLQUFBQjdfb3FaR3MQBBocCgM0OTMSFQoTCAQqDwoLQUFBQjdfb3FaR3MQBBocCgM0OTQSFQoTCAQqDwoLQUFBQjdfb3FaR3MQBBocCgM0OTUSFQoTCAQqDwoLQUFBQjdfb3FaR3MQBBocCgM0OTYSFQoTCAQqDwoLQUFBQjdfb3FaR3MQBBocCgM0OTcSFQoTCAQqDwoLQUFBQjdfb3FaR3MQBBocCgM0OTgSFQoTCAQqDwoLQUFBQjdfb3FaR3MQBBocCgM0OTkSFQoTCAQqDwoLQUFBQjdfb3FaR3MQBBocCgM1MDASFQoTCAQqDwoLQUFBQjdfb3FaR3MQBBocCgM1MDESFQoTCAQqDwoLQUFBQjdfb3FaR3MQBBocCgM1MDISFQoTCAQqDwoLQUFBQjdfb3FaR3MQBBocCgM1MDMSFQoTCAQqDwoLQUFBQjdfb3FaR3MQBBocCgM1MDQSFQoTCAQqDwoLQUFBQjdfb3FaR3MQBBocCgM1MDUSFQoTCAQqDwoLQUFBQjdfb3FaR3MQBBocCgM1MDYSFQoTCAQqDwoLQUFBQjdfb3FaR3MQBBocCgM1MDcSFQoTCAQqDwoLQUFBQjdfb3FaR3MQBBocCgM1MDgSFQoTCAQqDwoLQUFBQjdfb3FaR3MQBBocCgM1MDkSFQoTCAQqDwoLQUFBQjdfb3FaR3MQBBo3CgM1MTASMAoEOgIIAgoTCAQqDwoLQUFBQjdfb3FaR3MQBAoTCAQqDwoLQUFBQjdfb3FaR3MQAxocCgM1MTESFQoTCAQqDwoLQUFBQjdfb3FaR3MQBBo3CgM1MTISMAoEOgIIAgoTCAQqDwoLQUFBQjdfb3FaR3MQBAoTCAQqDwoLQUFBQjdfb3FaR3MQAxocCgM1MTMSFQoTCAQqDwoLQUFBQjdfb3FaR3MQBBocCgM1MTQSFQoTCAQqDwoLQUFBQjdfb3FaR3MQBBocCgM1MTUSFQoTCAQqDwoLQUFBQjdfb3FaR3MQBBocCgM1MTYSFQoTCAQqDwoLQUFBQjdfb3FaR3MQBBocCgM1MTcSFQoTCAQqDwoLQUFBQjdfb3FaR3MQBBocCgM1MTgSFQoTCAQqDwoLQUFBQjdfb3FaR3MQBBocCgM1MTkSFQoTCAQqDwoLQUFBQjdfb3FaR3MQBBocCgM1MjASFQoTCAQqDwoLQUFBQjdfb3FaR3MQBBocCgM1MjESFQoTCAQqDwoLQUFBQjdfb3FaR3MQBBocCgM1MjISFQoTCAQqDwoLQUFBQjdfb3FaR3MQBBocCgM1MjMSFQoTCAQqDwoLQUFBQjdfb3FaR3MQBBocCgM1MjQSFQoTCAQqDwoLQUFBQjdfb3FaR3MQBBocCgM1MjUSFQoTCAQqDwoLQUFBQjdfb3FaR3MQBBocCgM1MjYSFQoTCAQqDwoLQUFBQjdfb3FaR3MQBBocCgM1MjcSFQoTCAQqDwoLQUFBQjdfb3FaR3MQBBocCgM1MjgSFQoTCAQqDwoLQUFBQjdfb3FaR3MQBBocCgM1MjkSFQoTCAQqDwoLQUFBQjdfb3FaR3MQBBocCgM1MzASFQoTCAQqDwoLQUFBQjdfb3FaR3MQBBocCgM1MzESFQoTCAQqDwoLQUFBQjdfb3FaR3MQBBocCgM1MzISFQoTCAQqDwoLQUFBQjdfb3FaR3MQBBocCgM1MzMSFQoTCAQqDwoLQUFBQjdfb3FaR3MQBBocCgM1MzQSFQoTCAQqDwoLQUFBQjdfb3FaR3MQBBocCgM1MzUSFQoTCAQqDwoLQUFBQjdfb3FaR3MQBBocCgM1MzYSFQoTCAQqDwoLQUFBQjdfb3FaR3MQBBocCgM1MzcSFQoTCAQqDwoLQUFBQjdfb3FaR3MQBBocCgM1MzgSFQoTCAQqDwoLQUFBQjdfb3FaR3MQBBocCgM1MzkSFQoTCAQqDwoLQUFBQjdfb3FaR3MQBBocCgM1NDASFQoTCAQqDwoLQUFBQjdfb3FaR3MQBBocCgM1NDESFQoTCAQqDwoLQUFBQjdfb3FaR3MQBBocCgM1NDISFQoTCAQqDwoLQUFBQjdfb3FaR3MQBBocCgM1NDMSFQoTCAQqDwoLQUFBQjdfb3FaR3MQBBocCgM1NDQSFQoTCAQqDwoLQUFBQjdfb3FaR3MQBBocCgM1NDUSFQoTCAQqDwoLQUFBQjdfb3FaR3MQBBocCgM1NDYSFQoTCAQqDwoLQUFBQjdfb3FaR3MQBBocCgM1NDcSFQoTCAQqDwoLQUFBQjdfb3FaR3MQBBocCgM1NDgSFQoTCAQqDwoLQUFBQjdfb3FaR3MQBBocCgM1NDkSFQoTCAQqDwoLQUFBQjdfb3FaR3MQBBocCgM1NTASFQoTCAQqDwoLQUFBQjdfb3FaR3MQBBocCgM1NTESFQoTCAQqDwoLQUFBQjdfb3FaR3MQBBocCgM1NTISFQoTCAQqDwoLQUFBQjdfb3FaR3MQBBocCgM1NTMSFQoTCAQqDwoLQUFBQjdfb3FaR3MQBBocCgM1NTQSFQoTCAQqDwoLQUFBQjdfb3FaR3MQBBocCgM1NTUSFQoTCAQqDwoLQUFBQjdfb3FaR3MQBBocCgM1NTYSFQoTCAQqDwoLQUFBQjdfb3FaR3MQBBocCgM1NTcSFQoTCAQqDwoLQUFBQjdfb3FaR3MQBBocCgM1NTgSFQoTCAQqDwoLQUFBQjdfb3FaR3MQBBocCgM1NTkSFQoTCAQqDwoLQUFBQjdfb3FaR3MQBBocCgM1NjASFQoTCAQqDwoLQUFBQjdfb3FaR3MQBBocCgM1NjESFQoTCAQqDwoLQUFBQjdfb3FaR3MQBBocCgM1NjISFQoTCAQqDwoLQUFBQjdfb3FaR3MQBBocCgM1NjMSFQoTCAQqDwoLQUFBQjdfb3FaR3MQBBocCgM1NjQSFQoTCAQqDwoLQUFBQjdfb3FaR3MQBBocCgM1NjUSFQoTCAQqDwoLQUFBQjdfb3FaR3MQBBocCgM1NjYSFQoTCAQqDwoLQUFBQjdfb3FaR3MQBBocCgM1NjcSFQoTCAQqDwoLQUFBQjdfb3FaR3MQBBocCgM1NjgSFQoTCAQqDwoLQUFBQjdfb3FaR3MQBBocCgM1NjkSFQoTCAQqDwoLQUFBQjdfb3FaR3MQBBocCgM1NzASFQoTCAQqDwoLQUFBQjdfb3FaR3MQBBocCgM1NzESFQoTCAQqDwoLQUFBQjdfb3FaR3MQBBocCgM1NzISFQoTCAQqDwoLQUFBQjdfb3FaR3MQBBocCgM1NzMSFQoTCAQqDwoLQUFBQjdfb3FaR3MQBBocCgM1NzQSFQoTCAQqDwoLQUFBQjdfb3FaR3MQBBocCgM1NzUSFQoTCAQqDwoLQUFBQjdfb3FaR3MQBBocCgM1NzYSFQoTCAQqDwoLQUFBQjdfb3FaR3MQBBocCgM1NzcSFQoTCAQqDwoLQUFBQjdfb3FaR3MQBBocCgM1NzgSFQoTCAQqDwoLQUFBQjdfb3FaR3MQBBocCgM1NzkSFQoTCAQqDwoLQUFBQjdfb3FaR3MQBBocCgM1ODASFQoTCAQqDwoLQUFBQjdfb3FaR3MQBBocCgM1ODESFQoTCAQqDwoLQUFBQjdfb3FaRkUQARocCgM1ODISFQoTCAQqDwoLQUFBQjdfb3FaRkUQARoxCgM1ODMSKgoTCAQqDwoLQUFBQjdfb3FaR3MQBAoTCAQqDwoLQUFBQjdfb3FaRkUQARocCgM1ODQSFQoTCAQqDwoLQUFBQjdfb3FaR3MQBBocCgM1ODUSFQoTCAQqDwoLQUFBQjdfb3FaR3MQBBocCgM1ODYSFQoTCAQqDwoLQUFBQjdfb3FaR3MQBBocCgM1ODcSFQoTCAQqDwoLQUFBQjdfb3FaR3MQBBocCgM1ODgSFQoTCAQqDwoLQUFBQjdfb3FaR3MQBBocCgM1ODkSFQoTCAQqDwoLQUFBQjdfb3FaR3MQBBocCgM1OTASFQoTCAQqDwoLQUFBQjdfb3FaR3MQBBo3CgM1OTESMAoEOgIIAgoTCAQqDwoLQUFBQjdfb3FaR3MQBAoTCAQqDwoLQUFBQjdfb3FaR3MQAxocCgM1OTISFQoTCAQqDwoLQUFBQjdfb3FaR3MQBBocCgM1OTMSFQoTCAQqDwoLQUFBQjdfb3FaR3MQBBocCgM1OTQSFQoTCAQqDwoLQUFBQjdfb3FaR3MQBBocCgM1OTUSFQoTCAQqDwoLQUFBQjdfb3FaR3MQBBocCgM1OTYSFQoTCAQqDwoLQUFBQjdfb3FaR3MQBBocCgM1OTcSFQoTCAQqDwoLQUFBQjdfb3FaR3MQBBocCgM1OTgSFQoTCAQqDwoLQUFBQjdfb3FaR3MQBBocCgM1OTkSFQoTCAQqDwoLQUFBQjdfb3FaR3MQBBocCgM2MDASFQoTCAQqDwoLQUFBQjdfb3FaR3MQBBocCgM2MDESFQoTCAQqDwoLQUFBQjdfb3FaR3MQBBocCgM2MDISFQoTCAQqDwoLQUFBQjdfb3FaR3MQBBocCgM2MDMSFQoTCAQqDwoLQUFBQjdfb3FaR3MQBBocCgM2MDQSFQoTCAQqDwoLQUFBQjdfb3FaR3MQBBocCgM2MDUSFQoTCAQqDwoLQUFBQjdfb3FaR3MQBBocCgM2MDYSFQoTCAQqDwoLQUFBQjdfb3FaR3MQBBocCgM2MDcSFQoTCAQqDwoLQUFBQjdfb3FaR3MQBBocCgM2MDgSFQoTCAQqDwoLQUFBQjdfb3FaR3MQBBocCgM2MDkSFQoTCAQqDwoLQUFBQjdfb3FaR3MQBBocCgM2MTASFQoTCAQqDwoLQUFBQjdfb3FaR3MQBBocCgM2MTESFQoTCAQqDwoLQUFBQjdfb3FaR3MQBBocCgM2MTISFQoTCAQqDwoLQUFBQjdfb3FaR3MQBBocCgM2MTMSFQoTCAQqDwoLQUFBQjdfb3FaR3MQBBocCgM2MTQSFQoTCAQqDwoLQUFBQjdfb3FaR3MQBBocCgM2MTUSFQoTCAQqDwoLQUFBQjdfb3FaR3MQBBocCgM2MTYSFQoTCAQqDwoLQUFBQjdfb3FaR3MQBBocCgM2MTcSFQoTCAQqDwoLQUFBQjdfb3FaR3MQBBocCgM2MTgSFQoTCAQqDwoLQUFBQjdfb3FaR3MQBBocCgM2MTkSFQoTCAQqDwoLQUFBQjdfb3FaR3MQBBocCgM2MjASFQoTCAQqDwoLQUFBQjdfb3FaR3MQBBocCgM2MjESFQoTCAQqDwoLQUFBQjdfb3FaR3MQBBocCgM2MjISFQoTCAQqDwoLQUFBQjdfb3FaR3MQBBocCgM2MjMSFQoTCAQqDwoLQUFBQjdfb3FaR3MQBBocCgM2MjQSFQoTCAQqDwoLQUFBQjdfb3FaR3MQBBocCgM2MjUSFQoTCAQqDwoLQUFBQjdfb3FaR3MQBBocCgM2MjYSFQoTCAQqDwoLQUFBQjdfb3FaR3MQBBocCgM2MjcSFQoTCAQqDwoLQUFBQjdfb3FaR3MQBBocCgM2MjgSFQoTCAQqDwoLQUFBQjdfb3FaR3MQBBocCgM2MjkSFQoTCAQqDwoLQUFBQjdfb3FaR3MQBBocCgM2MzASFQoTCAQqDwoLQUFBQjdfb3FaR3MQBBocCgM2MzESFQoTCAQqDwoLQUFBQjdfb3FaR3MQBBocCgM2MzISFQoTCAQqDwoLQUFBQjdfb3FaR3MQBBocCgM2MzMSFQoTCAQqDwoLQUFBQjdfb3FaR3MQBBocCgM2MzQSFQoTCAQqDwoLQUFBQjdfb3FaRWcQARocCgM2MzUSFQoTCAQqDwoLQUFBQjdfb3FaRWcQARocCgM2MzYSFQoTCAQqDwoLQUFBQjdfb3FaR3MQBBocCgM2MzcSFQoTCAQqDwoLQUFBQjdfb3FaR3MQBBocCgM2MzgSFQoTCAQqDwoLQUFBQjdfb3FaR3MQBBocCgM2MzkSFQoTCAQqDwoLQUFBQjdfb3FaR3MQBBocCgM2NDASFQoTCAQqDwoLQUFBQjdfb3FaR3MQBBocCgM2NDESFQoTCAQqDwoLQUFBQjdfb3FaR3MQBBocCgM2NDISFQoTCAQqDwoLQUFBQjdfb3FaR3MQBBocCgM2NDMSFQoTCAQqDwoLQUFBQjdfb3FaR3MQBBocCgM2NDQSFQoTCAQqDwoLQUFBQjdfb3FaR3MQBBocCgM2NDUSFQoTCAQqDwoLQUFBQjdfb3FaR3MQBBocCgM2NDYSFQoTCAQqDwoLQUFBQjdfb3FaR3MQBBocCgM2NDcSFQoTCAQqDwoLQUFBQjdfb3FaR3MQBBocCgM2NDgSFQoTCAQqDwoLQUFBQjdfb3FaR3MQBBocCgM2NDkSFQoTCAQqDwoLQUFBQjdfb3FaR3MQBBocCgM2NTASFQoTCAQqDwoLQUFBQjdfb3FaR3MQBBocCgM2NTESFQoTCAQqDwoLQUFBQjdfb3FaR3MQBBocCgM2NTISFQoTCAQqDwoLQUFBQjdfb3FaR3MQBBocCgM2NTMSFQoTCAQqDwoLQUFBQjdfb3FaR3MQBBo3CgM2NTQSMAoEOgIIAgoTCAQqDwoLQUFBQjdfb3FaR3MQBAoTCAQqDwoLQUFBQjdfb3FaR3MQAxocCgM2NTUSFQoTCAQqDwoLQUFBQjdfb3FaR3MQBBo3CgM2NTYSMAoEOgIIAgoTCAQqDwoLQUFBQjdfb3FaR3MQBAoTCAQqDwoLQUFBQjdfb3FaR3MQAxocCgM2NTcSFQoTCAQqDwoLQUFBQjdfb3FaR3MQBBo3CgM2NTgSMAoEOgIIAgoTCAQqDwoLQUFBQjdfb3FaR3MQBAoTCAQqDwoLQUFBQjdfb3FaR3MQAxocCgM2NTkSFQoTCAQqDwoLQUFBQjdfb3FaR3MQBBocCgM2NjASFQoTCAQqDwoLQUFBQjdfb3FaR3MQBBocCgM2NjESFQoTCAQqDwoLQUFBQjdfb3FaR3MQBBocCgM2NjISFQoTCAQqDwoLQUFBQjdfb3FaR3MQBBocCgM2NjMSFQoTCAQqDwoLQUFBQjdfb3FaR3MQBBocCgM2NjQSFQoTCAQqDwoLQUFBQjdfb3FaR3MQBBocCgM2NjUSFQoTCAQqDwoLQUFBQjdfb3FaR3MQBBocCgM2NjYSFQoTCAQqDwoLQUFBQjdfb3FaR3MQBBocCgM2NjcSFQoTCAQqDwoLQUFBQjdfb3FaR3MQBBocCgM2NjgSFQoTCAQqDwoLQUFBQjdfb3FaR3MQBBocCgM2NjkSFQoTCAQqDwoLQUFBQjdfb3FaR3MQBBocCgM2NzASFQoTCAQqDwoLQUFBQjdfb3FaR3MQBBocCgM2NzESFQoTCAQqDwoLQUFBQjdfb3FaR3MQBBocCgM2NzISFQoTCAQqDwoLQUFBQjdfb3FaR3MQBBocCgM2NzMSFQoTCAQqDwoLQUFBQjdfb3FaR3MQBBocCgM2NzQSFQoTCAQqDwoLQUFBQjdfb3FaR3MQBBocCgM2NzUSFQoTCAQqDwoLQUFBQjdfb3FaR3MQBBocCgM2NzYSFQoTCAQqDwoLQUFBQjdfb3FaR3MQBBocCgM2NzcSFQoTCAQqDwoLQUFBQjdfb3FaR3MQBBocCgM2NzgSFQoTCAQqDwoLQUFBQjdfb3FaR3MQBBocCgM2NzkSFQoTCAQqDwoLQUFBQjdfb3FaR3MQBBocCgM2ODASFQoTCAQqDwoLQUFBQjdfb3FaR3MQBBocCgM2ODESFQoTCAQqDwoLQUFBQjdfb3FaR3MQBBocCgM2ODISFQoTCAQqDwoLQUFBQjdfb3FaR3MQBBocCgM2ODMSFQoTCAQqDwoLQUFBQjdfb3FaR3MQBBocCgM2ODQSFQoTCAQqDwoLQUFBQjdfb3FaR3MQBBocCgM2ODUSFQoTCAQqDwoLQUFBQjdfb3FaR3MQBBocCgM2ODYSFQoTCAQqDwoLQUFBQjdfb3FaR3MQBBocCgM2ODcSFQoTCAQqDwoLQUFBQjdfb3FaR3MQBBocCgM2ODgSFQoTCAQqDwoLQUFBQjdfb3FaR3MQBBocCgM2ODkSFQoTCAQqDwoLQUFBQjdfb3FaR3MQBBocCgM2OTASFQoTCAQqDwoLQUFBQjdfb3FaR3MQBBocCgM2OTESFQoTCAQqDwoLQUFBQjdfb3FaR3MQBBocCgM2OTISFQoTCAQqDwoLQUFBQjdfb3FaR3MQBBocCgM2OTMSFQoTCAQqDwoLQUFBQjdfb3FaR3MQBBocCgM2OTQSFQoTCAQqDwoLQUFBQjdfb3FaR3MQBBocCgM2OTUSFQoTCAQqDwoLQUFBQjdfb3FaR3MQBBocCgM2OTYSFQoTCAQqDwoLQUFBQjdfb3FaR3MQBBocCgM2OTcSFQoTCAQqDwoLQUFBQjdfb3FaR3MQBBocCgM2OTgSFQoTCAQqDwoLQUFBQjdfb3FaR3MQBBocCgM2OTkSFQoTCAQqDwoLQUFBQjdfb3FaR3MQBBocCgM3MDASFQoTCAQqDwoLQUFBQjdfb3FaR3MQBBocCgM3MDESFQoTCAQqDwoLQUFBQjdfb3FaR3MQBBocCgM3MDISFQoTCAQqDwoLQUFBQjdfb3FaR3MQBBocCgM3MDMSFQoTCAQqDwoLQUFBQjdfb3FaR3MQBBocCgM3MDQSFQoTCAQqDwoLQUFBQjdfb3FaR3MQBBocCgM3MDUSFQoTCAQqDwoLQUFBQjdfb3FaR3MQBBocCgM3MDYSFQoTCAQqDwoLQUFBQjdfb3FaR3MQBBocCgM3MDcSFQoTCAQqDwoLQUFBQjdfb3FaR3MQBBocCgM3MDgSFQoTCAQqDwoLQUFBQjdfb3FaR3MQBBocCgM3MDkSFQoTCAQqDwoLQUFBQjdfb3FaR3MQBBocCgM3MTASFQoTCAQqDwoLQUFBQjdfb3FaR3MQBBocCgM3MTESFQoTCAQqDwoLQUFBQjdfb3FaR3MQBBocCgM3MTISFQoTCAQqDwoLQUFBQjdfb3FaR3MQBBocCgM3MTMSFQoTCAQqDwoLQUFBQjdfb3FaR3MQBBocCgM3MTQSFQoTCAQqDwoLQUFBQjdfb3FaR3MQBBocCgM3MTUSFQoTCAQqDwoLQUFBQjdfb3FaR3MQBBocCgM3MTYSFQoTCAQqDwoLQUFBQjdfb3FaR3MQBBocCgM3MTcSFQoTCAQqDwoLQUFBQjdfb3FaR3MQBBocCgM3MTgSFQoTCAQqDwoLQUFBQjdfb3FaR3MQBBocCgM3MTkSFQoTCAQqDwoLQUFBQjdfb3FaR3MQBBocCgM3MjASFQoTCAQqDwoLQUFBQjdfb3FaR3MQBBocCgM3MjESFQoTCAQqDwoLQUFBQjdfb3FaR3MQBBocCgM3MjISFQoTCAQqDwoLQUFBQjdfb3FaR3MQBBocCgM3MjMSFQoTCAQqDwoLQUFBQjdfb3FaR3MQBBocCgM3MjQSFQoTCAQqDwoLQUFBQjdfb3FaR3MQBBocCgM3MjUSFQoTCAQqDwoLQUFBQjdfb3FaR3MQBBocCgM3MjYSFQoTCAQqDwoLQUFBQjdfb3FaR3MQBBocCgM3MjcSFQoTCAQqDwoLQUFBQjdfb3FaR3MQBBocCgM3MjgSFQoTCAQqDwoLQUFBQjdfb3FaR3MQBBocCgM3MjkSFQoTCAQqDwoLQUFBQjdfb3FaR3MQBBocCgM3MzASFQoTCAQqDwoLQUFBQjdfb3FaR3MQBBocCgM3MzESFQoTCAQqDwoLQUFBQjdfb3FaR3MQBBocCgM3MzISFQoTCAQqDwoLQUFBQjdfb3FaR3MQBBocCgM3MzMSFQoTCAQqDwoLQUFBQjdfb3FaR3MQBBocCgM3MzQSFQoTCAQqDwoLQUFBQjdfb3FaR3MQBBocCgM3MzUSFQoTCAQqDwoLQUFBQjdfb3FaR3MQBBocCgM3MzYSFQoTCAQqDwoLQUFBQjdfb3FaR3MQBBocCgM3MzcSFQoTCAQqDwoLQUFBQjdfb3FaR3MQBBocCgM3MzgSFQoTCAQqDwoLQUFBQjdfb3FaR3MQBBocCgM3MzkSFQoTCAQqDwoLQUFBQjdfb3FaR3MQBBocCgM3NDASFQoTCAQqDwoLQUFBQjdfb3FaR3MQBBocCgM3NDESFQoTCAQqDwoLQUFBQjdfb3FaRDAQARocCgM3NDISFQoTCAQqDwoLQUFBQjdfb3FaRDAQARoxCgM3NDMSKgoTCAQqDwoLQUFBQjdfb3FaR3MQBAoTCAQqDwoLQUFBQjdfb3FaRDAQARocCgM3NDQSFQoTCAQqDwoLQUFBQjdfb3FaR3MQBBo3CgM3NDUSMAoEOgIIAgoTCAQqDwoLQUFBQjdfb3FaRVUQBAoTCAQqDwoLQUFBQjdfb3FaRVUQAxocCgM3NDYSFQoTCAQqDwoLQUFBQjdfb3FaR3MQBBocCgM3NDcSFQoTCAQqDwoLQUFBQjdfb3FaR3MQBBocCgM3NDgSFQoTCAQqDwoLQUFBQjdfb3FaR3MQBBocCgM3NDkSFQoTCAQqDwoLQUFBQjdfb3FaR3MQBBocCgM3NTASFQoTCAQqDwoLQUFBQjdfb3FaR3MQBBo3CgM3NTESMAoEOgIIAgoTCAQqDwoLQUFBQjdfb3FaR3MQBAoTCAQqDwoLQUFBQjdfb3FaR3MQAxocCgM3NTISFQoTCAQqDwoLQUFBQjdfb3FaR3MQBBocCgM3NTMSFQoTCAQqDwoLQUFBQjdfb3FaR3MQBBo3CgM3NTQSMAoEOgIIAgoTCAQqDwoLQUFBQjdfb3FaR3MQBAoTCAQqDwoLQUFBQjdfb3FaR3MQAxocCgM3NTUSFQoTCAQqDwoLQUFBQjdfb3FaR3MQBBocCgM3NTYSFQoTCAQqDwoLQUFBQjdfb3FaR3MQBBocCgM3NTcSFQoTCAQqDwoLQUFBQjdfb3FaR3MQBBocCgM3NTgSFQoTCAQqDwoLQUFBQjdfb3FaR3MQBBocCgM3NTkSFQoTCAQqDwoLQUFBQjdfb3FaR3MQBBocCgM3NjASFQoTCAQqDwoLQUFBQjdfb3FaR3MQBBocCgM3NjESFQoTCAQqDwoLQUFBQjdfb3FaR3MQBBocCgM3NjISFQoTCAQqDwoLQUFBQjdfb3FaR3MQBBocCgM3NjMSFQoTCAQqDwoLQUFBQjdfb3FaR3MQBBocCgM3NjQSFQoTCAQqDwoLQUFBQjdfb3FaR3MQBBocCgM3NjUSFQoTCAQqDwoLQUFBQjdfb3FaR3MQBBocCgM3NjYSFQoTCAQqDwoLQUFBQjdfb3FaR3MQBBocCgM3NjcSFQoTCAQqDwoLQUFBQjdfb3FaR3MQBBocCgM3NjgSFQoTCAQqDwoLQUFBQjdfb3FaR3MQBBocCgM3NjkSFQoTCAQqDwoLQUFBQjdfb3FaR3MQBBocCgM3NzASFQoTCAQqDwoLQUFBQjdfb3FaR3MQBBocCgM3NzESFQoTCAQqDwoLQUFBQjdfb3FaR3MQBBocCgM3NzISFQoTCAQqDwoLQUFBQjdfb3FaR3MQBBocCgM3NzMSFQoTCAQqDwoLQUFBQjdfb3FaR3MQBBocCgM3NzQSFQoTCAQqDwoLQUFBQjdfb3FaR3MQBBocCgM3NzUSFQoTCAQqDwoLQUFBQjdfb3FaR3MQBBocCgM3NzYSFQoTCAQqDwoLQUFBQjdfb3FaR3MQBBocCgM3NzcSFQoTCAQqDwoLQUFBQjdfb3FaR3MQBBocCgM3NzgSFQoTCAQqDwoLQUFBQjdfb3FaR3MQBBocCgM3NzkSFQoTCAQqDwoLQUFBQjdfb3FaR3MQBBocCgM3ODASFQoTCAQqDwoLQUFBQjdfb3FaR3MQBBocCgM3ODESFQoTCAQqDwoLQUFBQjdfb3FaR3MQBBocCgM3ODISFQoTCAQqDwoLQUFBQjdfb3FaR3MQBBocCgM3ODMSFQoTCAQqDwoLQUFBQjdfb3FaR3MQBBocCgM3ODQSFQoTCAQqDwoLQUFBQjdfb3FaR3MQBBocCgM3ODUSFQoTCAQqDwoLQUFBQjdfb3FaR3MQBBocCgM3ODYSFQoTCAQqDwoLQUFBQjdfb3FaR3MQBBocCgM3ODcSFQoTCAQqDwoLQUFBQjdfb3FaR3MQBBocCgM3ODgSFQoTCAQqDwoLQUFBQjdfb3FaR3MQBBocCgM3ODkSFQoTCAQqDwoLQUFBQjdfb3FaR3MQBBocCgM3OTASFQoTCAQqDwoLQUFBQjdfb3FaR3MQBBocCgM3OTESFQoTCAQqDwoLQUFBQjdfb3FaR3MQBCK/BAoLQUFBQjdfb3FaRkES5wMKC0FBQUI3X29xWkZBEgtBQUFCN19vcVpGQRoNCgl0ZXh0L2h0bWwSACIOCgp0ZXh0L3BsYWluEgAqQgoJSGFuZyBQaGFuGjUvL3NzbC5nc3RhdGljLmNvbS9kb2NzL2NvbW1vbi9ibHVlX3NpbGhvdWV0dGU5Ni0wLnBuZzCT5YXC5jM4k+WFwuYzSsMBCiRhcHBsaWNhdGlvbi92bmQuZ29vZ2xlLWFwcHMuZG9jcy5tZHMamgHC19rkAZMBGpABCosBCoQBSG/DoG4gdHLhuqMgTcOjIGNvZGUgelZhcyBjaMawYSBz4butIGThu6VuZyBraGkgY2jhuqVtIGThu6l0IEjhu6NwIMSQ4buTbmcgZG8gU+G7sSBLaeG7h24gQuG6pXQgS2jhuqMgS2jDoW5nOiBUcm9uZyB0csaw4budbmcgaOG7o3AgEAEYARABckQKCUhhbmcgUGhhbho3CjUvL3NzbC5nc3RhdGljLmNvbS9kb2NzL2NvbW1vbi9ibHVlX3NpbGhvdWV0dGU5Ni0wLnBuZ3gAggE2c3VnZ2VzdElkSW1wb3J0Mjc3OTA1ODYtODM0Yy00NDIwLThmZmUtNGI3NTZkZTYxYmExXzM1iAEBmgEGCAAQABgAsAEAuAEByAEAGJPlhcLmMyCT5YXC5jMwAEI2c3VnZ2VzdElkSW1wb3J0Mjc3OTA1ODYtODM0Yy00NDIwLThmZmUtNGI3NTZkZTYxYmExXzM1IrEDCgtBQUFCN19vcVpFYxLZAgoLQUFBQjdfb3FaRWMSC0FBQUI3X29xWkVjGg0KCXRleHQvaHRtbBIAIg4KCnRleHQvcGxhaW4SACpCCglIYW5nIFBoYW4aNS8vc3NsLmdzdGF0aWMuY29tL2RvY3MvY29tbW9uL2JsdWVfc2lsaG91ZXR0ZTk2LTAucG5nMMCWmfvlMzjAlpn75TNKNgokYXBwbGljYXRpb24vdm5kLmdvb2dsZS1hcHBzLmRvY3MubWRzGg7C19rkAQgaBgoCEBIQAXJECglIYW5nIFBoYW4aNwo1Ly9zc2wuZ3N0YXRpYy5jb20vZG9jcy9jb21tb24vYmx1ZV9zaWxob3VldHRlOTYtMC5wbmd4AIIBNnN1Z2dlc3RJZEltcG9ydDI3NzkwNTg2LTgzNGMtNDQyMC04ZmZlLTRiNzU2ZGU2MWJhMV80NIgBAZoBBggAEAAYALABALgBAcgBABjAlpn75TMgwJaZ++UzMABCNnN1Z2dlc3RJZEltcG9ydDI3NzkwNTg2LTgzNGMtNDQyMC04ZmZlLTRiNzU2ZGU2MWJhMV80NCL6AwoLQUFBQjdfb3FaRkUSogMKC0FBQUI3X29xWkZFEgtBQUFCN19vcVpGRRoNCgl0ZXh0L2h0bWwSACIOCgp0ZXh0L3BsYWluEgAqQgoJSGFuZyBQaGFuGjUvL3NzbC5nc3RhdGljLmNvbS9kb2NzL2NvbW1vbi9ibHVlX3NpbGhvdWV0dGU5Ni0wLnBuZzDA6af75TM4wOmn++UzSn8KJGFwcGxpY2F0aW9uL3ZuZC5nb29nbGUtYXBwcy5kb2NzLm1kcxpXwtfa5AFRGk8KSwpFKCopIEdpw6EgdHLDqm4gxJHDoyBiYW8gZ+G7k20gdGh14bq/IGdpw6EgdHLhu4sgZ2lhIHTEg25nIChHVEdUKSAxMCUuEAEYABABckQKCUhhbmcgUGhhbho3CjUvL3NzbC5nc3RhdGljLmNvbS9kb2NzL2NvbW1vbi9ibHVlX3NpbGhvdWV0dGU5Ni0wLnBuZ3gAggE2c3VnZ2VzdElkSW1wb3J0Mjc3OTA1ODYtODM0Yy00NDIwLThmZmUtNGI3NTZkZTYxYmExXzQ1iAEBmgEGCAAQABgAsAEAuAEByAEAGMDpp/vlMyDA6af75TMwAEI2c3VnZ2VzdElkSW1wb3J0Mjc3OTA1ODYtODM0Yy00NDIwLThmZmUtNGI3NTZkZTYxYmExXzQ1IqIDCgtBQUFCN19vcVpGdxLtAgoLQUFBQjdfb3FaRncSC0FBQUI3X29xWkZ3Gg0KCXRleHQvaHRtbBIAIg4KCnRleHQvcGxhaW4SACobIhUxMDA3MDA2NDc5NTkwNjU2MjUyMjkoADgAMLrYoMLmMzjh56DC5jNKygEKJGFwcGxpY2F0aW9uL3ZuZC5nb29nbGUtYXBwcy5kb2NzLm1kcxqhAcLX2uQBmgEalwEKkgEKiwFCw6puIEIgZ+G7rWkgecOqdSBj4bqndSDEkeG6t3QgaMOgbmcgY2hvIELDqm4gQSBxdWEgxJHhu4thIGNo4buJIHRoxrAgxJFp4buHbiB04butIMSRxrDhu6NjIGNo4buJIMSR4buLbmggdOG6oWkgbeG7pWMgVGjDtG5nIHRpbiBsacOqbiBs4bqhEAEYARABWgw3ZWFzOHV1Y2w3OGhyAiAAeACCARNzdWdnZXN0Lml0OWk0ZWo5cGZumgEGCAAQABgAsAEAuAEAyAEAGLrYoMLmMyDh56DC5jMwAEITc3VnZ2VzdC5pdDlpNGVqOXBmbiLZAwoLQUFBQjdfb3FaRDgSggMKC0FBQUI3X29xWkQ4EgtBQUFCN19vcVpEOBoNCgl0ZXh0L2h0bWwSACIOCgp0ZXh0L3BsYWluEgAqQgoJSGFuZyBQaGFuGjUvL3NzbC5nc3RhdGljLmNvbS9kb2NzL2NvbW1vbi9ibHVlX3NpbGhvdWV0dGU5Ni0wLnBuZzCg65z75TM4oOuc++UzSmAKJGFwcGxpY2F0aW9uL3ZuZC5nb29nbGUtYXBwcy5kb2NzLm1kcxo4wtfa5AEyIhAIVghXCFgIWghbCFUIWRABIh4IigEIdggMCA0IDgiLAQiMAQifAQh1CBEIEgh4EAFyRAoJSGFuZyBQaGFuGjcKNS8vc3NsLmdzdGF0aWMuY29tL2RvY3MvY29tbW9uL2JsdWVfc2lsaG91ZXR0ZTk2LTAucG5neACCATVzdWdnZXN0SWRJbXBvcnQyNzc5MDU4Ni04MzRjLTQ0MjAtOGZmZS00Yjc1NmRlNjFiYTFfOYgBAZoBBggAEAAYALABALgBAcgBABig65z75TMgoOuc++UzMABCNXN1Z2dlc3RJZEltcG9ydDI3NzkwNTg2LTgzNGMtNDQyMC04ZmZlLTRiNzU2ZGU2MWJhMV85IpcCCgtBQUFCN19vcVpHcxLhAQoLQUFBQjdfb3FaR3MSC0FBQUI3X29xWkdzGg0KCXRleHQvaHRtbBIAIg4KCnRleHQvcGxhaW4SACobIhUxMDA3MDA2NDc5NTkwNjU2MjUyMjkoADgAMPLq6cLmMzju8enC5jNKPgokYXBwbGljYXRpb24vdm5kLmdvb2dsZS1hcHBzLmRvY3MubWRzGhbC19rkARAiBghWCFcQMiIGCAIIAxASWgxsNnY0Y3J2MDZjc29yAiAAeACCARRzdWdnZXN0Lnc2aWUzcGR2eTB4M5oBBggAEAAYALABALgBAMgBABjy6unC5jMg7vHpwuYzMABCFHN1Z2dlc3QudzZpZTNwZHZ5MHgzIrEDCgtBQUFCN19vcVpGVRLZAgoLQUFBQjdfb3FaRlUSC0FBQUI3X29xWkZVGg0KCXRleHQvaHRtbBIAIg4KCnRleHQvcGxhaW4SACpCCglIYW5nIFBoYW4aNS8vc3NsLmdzdGF0aWMuY29tL2RvY3MvY29tbW9uL2JsdWVfc2lsaG91ZXR0ZTk2LTAucG5nMMDpp/vlMzjA6af75TNKNgokYXBwbGljYXRpb24vdm5kLmdvb2dsZS1hcHBzLmRvY3MubWRzGg7C19rkAQgiBggCCAYQAXJECglIYW5nIFBoYW4aNwo1Ly9zc2wuZ3N0YXRpYy5jb20vZG9jcy9jb21tb24vYmx1ZV9zaWxob3VldHRlOTYtMC5wbmd4AIIBNnN1Z2dlc3RJZEltcG9ydDI3NzkwNTg2LTgzNGMtNDQyMC04ZmZlLTRiNzU2ZGU2MWJhMV80N4gBAZoBBggAEAAYALABALgBAcgBABjA6af75TMgwOmn++UzMABCNnN1Z2dlc3RJZEltcG9ydDI3NzkwNTg2LTgzNGMtNDQyMC04ZmZlLTRiNzU2ZGU2MWJhMV80NyLZAwoLQUFBQjdfb3FaRTQSgQMKC0FBQUI3X29xWkU0EgtBQUFCN19vcVpFNBoNCgl0ZXh0L2h0bWwSACIOCgp0ZXh0L3BsYWluEgAqQgoJSGFuZyBQaGFuGjUvL3NzbC5nc3RhdGljLmNvbS9kb2NzL2NvbW1vbi9ibHVlX3NpbGhvdWV0dGU5Ni0wLnBuZzCV5YXC5jM4leWFwuYzSl4KJGFwcGxpY2F0aW9uL3ZuZC5nb29nbGUtYXBwcy5kb2NzLm1kcxo2wtfa5AEwIhAIVghXCFgIWghbCFUIWRABIhwIigEIdggMCA0IDgiLAQiMAQifAQh1CBIIeBABckQKCUhhbmcgUGhhbho3CjUvL3NzbC5nc3RhdGljLmNvbS9kb2NzL2NvbW1vbi9ibHVlX3NpbGhvdWV0dGU5Ni0wLnBuZ3gAggE2c3VnZ2VzdElkSW1wb3J0Mjc3OTA1ODYtODM0Yy00NDIwLThmZmUtNGI3NTZkZTYxYmExXzM0iAEBmgEGCAAQABgAsAEAuAEByAEAGJXlhcLmMyCV5YXC5jMwAEI2c3VnZ2VzdElkSW1wb3J0Mjc3OTA1ODYtODM0Yy00NDIwLThmZmUtNGI3NTZkZTYxYmExXzM0IrEDCgtBQUFCN19vcVpFZxLZAgoLQUFBQjdfb3FaRWcSC0FBQUI3X29xWkVnGg0KCXRleHQvaHRtbBIAIg4KCnRleHQvcGxhaW4SACpCCglIYW5nIFBoYW4aNS8vc3NsLmdzdGF0aWMuY29tL2RvY3MvY29tbW9uL2JsdWVfc2lsaG91ZXR0ZTk2LTAucG5nMMCWmfvlMzjAlpn75TNKNgokYXBwbGljYXRpb24vdm5kLmdvb2dsZS1hcHBzLmRvY3MubWRzGg7C19rkAQgaBgoCEBIQAXJECglIYW5nIFBoYW4aNwo1Ly9zc2wuZ3N0YXRpYy5jb20vZG9jcy9jb21tb24vYmx1ZV9zaWxob3VldHRlOTYtMC5wbmd4AIIBNnN1Z2dlc3RJZEltcG9ydDI3NzkwNTg2LTgzNGMtNDQyMC04ZmZlLTRiNzU2ZGU2MWJhMV80NogBAZoBBggAEAAYALABALgBAcgBABjAlpn75TMgwJaZ++UzMABCNnN1Z2dlc3RJZEltcG9ydDI3NzkwNTg2LTgzNGMtNDQyMC04ZmZlLTRiNzU2ZGU2MWJhMV80NiKtCAoLQUFBQjdfb3FaR2sS+wcKC0FBQUI3X29xWkdrEgtBQUFCN19vcVpHaxpgCgl0ZXh0L2h0bWwSU1Ryw6FpIG5nxrDhu6NjIHbhu5tpIGNow61uaCBzw6FjaCDEkOG6oWkgbMO9IGPhu6dhIFphbG8gbsOqbiBraMO0bmcga2h1eeG6v24ga2jDrWNoImEKCnRleHQvcGxhaW4SU1Ryw6FpIG5nxrDhu6NjIHbhu5tpIGNow61uaCBzw6FjaCDEkOG6oWkgbMO9IGPhu6dhIFphbG8gbsOqbiBraMO0bmcga2h1eeG6v24ga2jDrWNoKhsiFTEwMDcwMDY0Nzk1OTA2NTYyNTIyOSgAOAAwqqnjwuYzOKqp48LmM0rwBAoKdGV4dC9wbGFpbhLhBE3DoyBjb2RlIGNoxrBhIGvDrWNoIGhv4bqhdDogVHJvbmcgdHLGsOG7nW5nIGjhu6NwIELDqm4gQiBraMO0bmcgY8OzIG5odSBj4bqndSBz4butIGThu6VuZyBNw6MgY29kZSB6VkFTIMSRw6MgdGhhbmggdG/DoW4sIELDqm4gQiBjw7MgdGjhu4MgZ+G7rWkgecOqdSBj4bqndSBob8OgbiB0aeG7gW4gYuG6sW5nIHbEg24gYuG6o24gY2hvIELDqm4gQSB0cm9uZyB2w7JuZyA5MCAoY2jDrW4gbcawxqFpKSBuZ8OgeSBr4buDIHThu6sgbmfDoHkgYsOgbiBnaWFvLiBCw6puIEEgeGVtIHjDqXQgdsOgIHjhu60gbMO9IGhvw6BuIHRp4buBbiBjaG8gcGjhuqduIE3DoyBjb2RlIGNoxrBhIMSRxrDhu6NjIGvDrWNoIGhv4bqhdCB0cm9uZyB2w7JuZyAxNSAobcaw4budaSBsxINtKSBuZ8OgeSBsw6BtIHZp4buHYyBr4buDIHThu6sgbmfDoHkgbmjhuq1uIMSRxrDhu6NjIHnDqnUgY+G6p3UgaOG7o3AgbOG7hywgc2F1IGtoaSB4w6FjIG5o4bqtbiBNw6MgY29kZSBjaMawYSDEkcaw4bujYyBz4butIGThu6VuZy4gU2F1IHRo4budaSBo4bqhbiA5MCBuZ8OgeSBuw6p1IHRyw6puLCB5w6p1IGPhuqd1IGhvw6BuIHRp4buBbiBz4bq9IGtow7RuZyDEkcaw4bujYyBjaOG6pXAgbmjhuq1uLloMZnlmMDVucG4ybHRhcgIgAHgAmgEGCAAQABgAqgFVElNUcsOhaSBuZ8aw4bujYyB24bubaSBjaMOtbmggc8OhY2ggxJDhuqFpIGzDvSBj4bunYSBaYWxvIG7Dqm4ga2jDtG5nIGtodXnhur9uIGtow61jaLABALgBAMgBABiqqePC5jMgqqnjwuYzMABCEGtpeC41eWkwMGF2c3c5d2MimwIKC0FBQUI3X29xWkdBEuUBCgtBQUFCN19vcVpHQRILQUFBQjdfb3FaR0EaDQoJdGV4dC9odG1sEgAiDgoKdGV4dC9wbGFpbhIAKhsiFTEwMDcwMDY0Nzk1OTA2NTYyNTIyOSgAOAAw1ozAwuYzOMGUwMLmM0pCCiRhcHBsaWNhdGlvbi92bmQuZ29vZ2xlLWFwcHMuZG9jcy5tZHMaGsLX2uQBFCISCFYIWAhXCFoIbAhbCFUIWRAHWgxneDAzb3oyemF1eWhyAiAAeACCARRzdWdnZXN0Lm5qb3NzYzdpMTcybZoBBggAEAAYALABALgBAMgBABjWjMDC5jMgwZTAwuYzMABCFHN1Z2dlc3Qubmpvc3NjN2kxNzJtIo0CCgtBQUFCN19vcVpHRRLXAQoLQUFBQjdfb3FaR0USC0FBQUI3X29xWkdFGg0KCXRleHQvaHRtbBIAIg4KCnRleHQvcGxhaW4SACobIhUxMDA3MDA2NDc5NTkwNjU2MjUyMjkoADgAMPTmxsLmMzijveTC5jNKNAokYXBwbGljYXRpb24vdm5kLmdvb2dsZS1hcHBzLmRvY3MubWRzGgzC19rkAQYiBAhqEAFaDG8xcTg5dHo3NnN1c3ICIAB4AIIBFHN1Z2dlc3QuOW91c2x5OWU3ZnkwmgEGCAAQABgAsAEAuAEAyAEAGPTmxsLmMyCjveTC5jMwAEIUc3VnZ2VzdC45b3VzbHk5ZTdmeTAinAMKC0FBQUI3X29xWkZvEuYCCgtBQUFCN19vcVpGbxILQUFBQjdfb3FaRm8aDQoJdGV4dC9odG1sEgAiDgoKdGV4dC9wbGFpbhIAKhsiFTEwMDcwMDY0Nzk1OTA2NTYyNTIyOSgAOAAwtbCfwuYzONP+zcLmM0rCAQokYXBwbGljYXRpb24vdm5kLmdvb2dsZS1hcHBzLmRvY3MubWRzGpkBwtfa5AGSARqPAQqKAQqDAVRo4budaSBo4bqhbiBrw61jaCBob+G6oXQgdsOgIHRo4budaSBnaWFuIHPhu60gZOG7pW5nIGThu4tjaCB24bulIE3DoyBjb2RlIHpWQVMgY8OzIHRo4budaSBo4bqhbiBrw61jaCBob+G6oXQgbMOgIDEyIChtxrDhu51pIGhhaSkgEAEYARABWgxoYWZzbmkyMXQzM2VyAiAAeACCARRzdWdnZXN0LjI3ZGJvZ2pqZDhxcpoBBggAEAAYALABALgBAMgBABi1sJ/C5jMg0/7NwuYzMABCFHN1Z2dlc3QuMjdkYm9nampkOHFyIpUCCgtBQUFCN19vcVpGMBLfAQoLQUFBQjdfb3FaRjASC0FBQUI3X29xWkYwGg0KCXRleHQvaHRtbBIAIg4KCnRleHQvcGxhaW4SACobIhUxMDA3MDA2NDc5NTkwNjU2MjUyMjkoADgAMNStocLmMzj+taHC5jNKPAokYXBwbGljYXRpb24vdm5kLmdvb2dsZS1hcHBzLmRvY3MubWRzGhTC19rkAQ4iBAhSEAgiBggMCA0QCFoMdDFsaGRwbWZ2NjR6cgIgAHgAggEUc3VnZ2VzdC5ueTl6cXp2bmlkdHKaAQYIABAAGACwAQC4AQDIAQAY1K2hwuYzIP61ocLmMzAAQhRzdWdnZXN0Lm55OXpxenZuaWR0ciLNAwoLQUFBQjdfb3FaRVES9QIKC0FBQUI3X29xWkVREgtBQUFCN19vcVpFURoNCgl0ZXh0L2h0bWwSACIOCgp0ZXh0L3BsYWluEgAqQgoJSGFuZyBQaGFuGjUvL3NzbC5nc3RhdGljLmNvbS9kb2NzL2NvbW1vbi9ibHVlX3NpbGhvdWV0dGU5Ni0wLnBuZzCV5YXC5jM4leWFwuYzSlIKJGFwcGxpY2F0aW9uL3ZuZC5nb29nbGUtYXBwcy5kb2NzLm1kcxoqwtfa5AEkIgQIUhABIhwIigEIdggMCA0IDgiLAQiMAQifAQh1CBIIeBABckQKCUhhbmcgUGhhbho3CjUvL3NzbC5nc3RhdGljLmNvbS9kb2NzL2NvbW1vbi9ibHVlX3NpbGhvdWV0dGU5Ni0wLnBuZ3gAggE2c3VnZ2VzdElkSW1wb3J0Mjc3OTA1ODYtODM0Yy00NDIwLThmZmUtNGI3NTZkZTYxYmExXzM5iAEBmgEGCAAQABgAsAEAuAEByAEAGJXlhcLmMyCV5YXC5jMwAEI2c3VnZ2VzdElkSW1wb3J0Mjc3OTA1ODYtODM0Yy00NDIwLThmZmUtNGI3NTZkZTYxYmExXzM5IvoDCgtBQUFCN19vcVpEMBKiAwoLQUFBQjdfb3FaRDASC0FBQUI3X29xWkQwGg0KCXRleHQvaHRtbBIAIg4KCnRleHQvcGxhaW4SACpCCglIYW5nIFBoYW4aNS8vc3NsLmdzdGF0aWMuY29tL2RvY3MvY29tbW9uL2JsdWVfc2lsaG91ZXR0ZTk2LTAucG5nMMDpp/vlMzjA6af75TNKfwokYXBwbGljYXRpb24vdm5kLmdvb2dsZS1hcHBzLmRvY3MubWRzGlfC19rkAVEaTwpLCkUoKikgR2nDoSB0csOqbiDEkcOjIGJhbyBn4buTbSB0aHXhur8gZ2nDoSB0cuG7iyBnaWEgdMSDbmcgKEdUR1QpIDEwJS4QARgAEAFyRAoJSGFuZyBQaGFuGjcKNS8vc3NsLmdzdGF0aWMuY29tL2RvY3MvY29tbW9uL2JsdWVfc2lsaG91ZXR0ZTk2LTAucG5neACCATZzdWdnZXN0SWRJbXBvcnQyNzc5MDU4Ni04MzRjLTQ0MjAtOGZmZS00Yjc1NmRlNjFiYTFfNDmIAQGaAQYIABAAGACwAQC4AQHIAQAYwOmn++UzIMDpp/vlMzAAQjZzdWdnZXN0SWRJbXBvcnQyNzc5MDU4Ni04MzRjLTQ0MjAtOGZmZS00Yjc1NmRlNjFiYTFfNDkisgQKC0FBQUI3X29xWkRzEtoDCgtBQUFCN19vcVpEcxILQUFBQjdfb3FaRHMaDQoJdGV4dC9odG1sEgAiDgoKdGV4dC9wbGFpbhIAKkIKCUhhbmcgUGhhbho1Ly9zc2wuZ3N0YXRpYy5jb20vZG9jcy9jb21tb24vYmx1ZV9zaWxob3VldHRlOTYtMC5wbmcwk+WFwuYzOJPlhcLmM0q2AQokYXBwbGljYXRpb24vdm5kLmdvb2dsZS1hcHBzLmRvY3MubWRzGo0Bwtfa5AGGARqDAQp/CnkoaSkgQsOqbiBCIGPDsyBuZ2jEqWEgduG7pSB0cuG6oyBs4bqhaSB0b8OgbiBi4buZIE3DoyBjb2RlIHpWYXMgY2jGsGEga8OtY2ggaG/huqF0IGNobyBCw6puIEEgdHJvbmcgdsOybmcgMDUgKG7Eg20pIG5nw6B5EAEYARABckQKCUhhbmcgUGhhbho3CjUvL3NzbC5nc3RhdGljLmNvbS9kb2NzL2NvbW1vbi9ibHVlX3NpbGhvdWV0dGU5Ni0wLnBuZ3gAggE2c3VnZ2VzdElkSW1wb3J0Mjc3OTA1ODYtODM0Yy00NDIwLThmZmUtNGI3NTZkZTYxYmExXzM3iAEBmgEGCAAQABgAsAEAuAEByAEAGJPlhcLmMyCT5YXC5jMwAEI2c3VnZ2VzdElkSW1wb3J0Mjc3OTA1ODYtODM0Yy00NDIwLThmZmUtNGI3NTZkZTYxYmExXzM3ItcDCgtBQUFCN19vcVpFVRL/AgoLQUFBQjdfb3FaRVUSC0FBQUI3X29xWkVVGg0KCXRleHQvaHRtbBIAIg4KCnRleHQvcGxhaW4SACpCCglIYW5nIFBoYW4aNS8vc3NsLmdzdGF0aWMuY29tL2RvY3MvY29tbW9uL2JsdWVfc2lsaG91ZXR0ZTk2LTAucG5nMMDpp/vlMzjA6af75TNKXAokYXBwbGljYXRpb24vdm5kLmdvb2dsZS1hcHBzLmRvY3MubWRzGjTC19rkAS4iEAhWCFcIWAhaCFsIVQhZEAEiGgiKAQh2CA4IiwEIjAEIDwifAQh1CBIIeBABckQKCUhhbmcgUGhhbho3CjUvL3NzbC5nc3RhdGljLmNvbS9kb2NzL2NvbW1vbi9ibHVlX3NpbGhvdWV0dGU5Ni0wLnBuZ3gAggE2c3VnZ2VzdElkSW1wb3J0Mjc3OTA1ODYtODM0Yy00NDIwLThmZmUtNGI3NTZkZTYxYmExXzQ4iAEBmgEGCAAQABgAsAEAuAEByAEAGMDpp/vlMyDA6af75TMwAEI2c3VnZ2VzdElkSW1wb3J0Mjc3OTA1ODYtODM0Yy00NDIwLThmZmUtNGI3NTZkZTYxYmExXzQ4IscDCgtBQUFCN19vcVpENBLwAgoLQUFBQjdfb3FaRDQSC0FBQUI3X29xWkQ0Gg0KCXRleHQvaHRtbBIAIg4KCnRleHQvcGxhaW4SACpCCglIYW5nIFBoYW4aNS8vc3NsLmdzdGF0aWMuY29tL2RvY3MvY29tbW9uL2JsdWVfc2lsaG91ZXR0ZTk2LTAucG5nMKCYjvvlMzigmI775TNKTgokYXBwbGljYXRpb24vdm5kLmdvb2dsZS1hcHBzLmRvY3MubWRzGibC19rkASAiBAhSEAEiGAiKAQh2CA4IiwEIjAEInwEIdQgSCHgQAXJECglIYW5nIFBoYW4aNwo1Ly9zc2wuZ3N0YXRpYy5jb20vZG9jcy9jb21tb24vYmx1ZV9zaWxob3VldHRlOTYtMC5wbmd4AIIBNXN1Z2dlc3RJZEltcG9ydDI3NzkwNTg2LTgzNGMtNDQyMC04ZmZlLTRiNzU2ZGU2MWJhMV84iAEBmgEGCAAQABgAsAEAuAEByAEAGKCYjvvlMyCgmI775TMwAEI1c3VnZ2VzdElkSW1wb3J0Mjc3OTA1ODYtODM0Yy00NDIwLThmZmUtNGI3NTZkZTYxYmExXzgilAQKC0FBQUI3X29xWkRnErwDCgtBQUFCN19vcVpEZxILQUFBQjdfb3FaRGcaDQoJdGV4dC9odG1sEgAiDgoKdGV4dC9wbGFpbhIAKkIKCUhhbmcgUGhhbho1Ly9zc2wuZ3N0YXRpYy5jb20vZG9jcy9jb21tb24vYmx1ZV9zaWxob3VldHRlOTYtMC5wbmcwoOuc++UzOKDrnPvlM0qYAQokYXBwbGljYXRpb24vdm5kLmdvb2dsZS1hcHBzLmRvY3MubWRzGnDC19rkAWoaaApkCl5Dw6FjIGdpw6EgYsOhbiDEkcaw4bujYyBuacOqbSB54bq/dCDEkcOjIGJhbyBn4buTbSB0aHXhur8gZ2nDoSB0cuG7iyBnaWEgdMSDbmcgKEdUR1QpIGzDoCAxMCUuEAEYABABckQKCUhhbmcgUGhhbho3CjUvL3NzbC5nc3RhdGljLmNvbS9kb2NzL2NvbW1vbi9ibHVlX3NpbGhvdWV0dGU5Ni0wLnBuZ3gAggE2c3VnZ2VzdElkSW1wb3J0Mjc3OTA1ODYtODM0Yy00NDIwLThmZmUtNGI3NTZkZTYxYmExXzEwiAEBmgEGCAAQABgAsAEAuAEByAEAGKDrnPvlMyCg65z75TMwAEI2c3VnZ2VzdElkSW1wb3J0Mjc3OTA1ODYtODM0Yy00NDIwLThmZmUtNGI3NTZkZTYxYmExXzEwIsIECgtBQUFCN19vcVpFSRLqAwoLQUFBQjdfb3FaRUkSC0FBQUI3X29xWkVJGg0KCXRleHQvaHRtbBIAIg4KCnRleHQvcGxhaW4SACpCCglIYW5nIFBoYW4aNS8vc3NsLmdzdGF0aWMuY29tL2RvY3MvY29tbW9uL2JsdWVfc2lsaG91ZXR0ZTk2LTAucG5nMJPlhcLmMziT5YXC5jNKxgEKJGFwcGxpY2F0aW9uL3ZuZC5nb29nbGUtYXBwcy5kb2NzLm1kcxqdAcLX2uQBlgEakwEKjgEKhwFUcsaw4budbmcgaOG7o3AgSOG7o3AgxJDhu5NuZyBjaOG6pW0gZOG7qXQgdsOsIGzDvSBkbyB2aSBwaOG6oW0gY+G7p2EgQsOqbiBCIGhv4bq3YyBkbyBCw6puIEIgxJHGoW4gcGjGsMahbmcgY2jhuqVtIGThu6l0IGtow7RuZyB0aHXhu5kQARgBEAFyRAoJSGFuZyBQaGFuGjcKNS8vc3NsLmdzdGF0aWMuY29tL2RvY3MvY29tbW9uL2JsdWVfc2lsaG91ZXR0ZTk2LTAucG5neACCATZzdWdnZXN0SWRJbXBvcnQyNzc5MDU4Ni04MzRjLTQ0MjAtOGZmZS00Yjc1NmRlNjFiYTFfNDOIAQGaAQYIABAAGACwAQC4AQHIAQAYk+WFwuYzIJPlhcLmMzAAQjZzdWdnZXN0SWRJbXBvcnQyNzc5MDU4Ni04MzRjLTQ0MjAtOGZmZS00Yjc1NmRlNjFiYTFfNDMijgIKC0FBQUI3X29xWkdNEtgBCgtBQUFCN19vcVpHTRILQUFBQjdfb3FaR00aDQoJdGV4dC9odG1sEgAiDgoKdGV4dC9wbGFpbhIAKhsiFTEwMDcwMDY0Nzk1OTA2NTYyNTIyOSgAOAAw2e3MwuYzONT0zMLmM0o2CiRhcHBsaWNhdGlvbi92bmQuZ29vZ2xlLWFwcHMuZG9jcy5tZHMaDsLX2uQBCCIGCAwIDRABWgs2OXQxY2RkOGV4aXICIAB4AIIBFHN1Z2dlc3QuZTJ3bTd3NnM2ZXk3mgEGCAAQABgAsAEAuAEAyAEAGNntzMLmMyDU9MzC5jMwAEIUc3VnZ2VzdC5lMndtN3c2czZleTciuQQKC0FBQUI3X29xWkVNEuEDCgtBQUFCN19vcVpFTRILQUFBQjdfb3FaRU0aDQoJdGV4dC9odG1sEgAiDgoKdGV4dC9wbGFpbhIAKkIKCUhhbmcgUGhhbho1Ly9zc2wuZ3N0YXRpYy5jb20vZG9jcy9jb21tb24vYmx1ZV9zaWxob3VldHRlOTYtMC5wbmcwk+WFwuYzOJPlhcLmM0q9AQokYXBwbGljYXRpb24vdm5kLmdvb2dsZS1hcHBzLmRvY3MubWRzGpQBwtfa5AGNARqKAQqFAQp/KGlpKSBCw6puIEEgY8OzIHRyw6FjaCBuaGnhu4dtIGhvw6BuIHRy4bqjIGNobyBCw6puIEIgc+G7kSB0aeG7gW4gdMawxqFuZyDhu6luZyB24bubaSBz4buRIGzGsOG7o25nIE3DoyBjb2RlIHpWYXMgY2jGsGEga8OtY2ggaBABGAEQAXJECglIYW5nIFBoYW4aNwo1Ly9zc2wuZ3N0YXRpYy5jb20vZG9jcy9jb21tb24vYmx1ZV9zaWxob3VldHRlOTYtMC5wbmd4AIIBNnN1Z2dlc3RJZEltcG9ydDI3NzkwNTg2LTgzNGMtNDQyMC04ZmZlLTRiNzU2ZGU2MWJhMV80MIgBAZoBBggAEAAYALABALgBAcgBABiT5YXC5jMgk+WFwuYzMABCNnN1Z2dlc3RJZEltcG9ydDI3NzkwNTg2LTgzNGMtNDQyMC04ZmZlLTRiNzU2ZGU2MWJhMV80MDgAakMKNnN1Z2dlc3RJZEltcG9ydDI3NzkwNTg2LTgzNGMtNDQyMC04ZmZlLTRiNzU2ZGU2MWJhMV8zNRIJSGFuZyBQaGFuahwKFHN1Z2dlc3QuOTc1ODBpZmhjMXF5EgRIYW5nakMKNnN1Z2dlc3RJZEltcG9ydDI3NzkwNTg2LTgzNGMtNDQyMC04ZmZlLTRiNzU2ZGU2MWJhMV80NBIJSGFuZyBQaGFuakMKNnN1Z2dlc3RJZEltcG9ydDI3NzkwNTg2LTgzNGMtNDQyMC04ZmZlLTRiNzU2ZGU2MWJhMV80NRIJSGFuZyBQaGFuahsKE3N1Z2dlc3QuaXQ5aTRlajlwZm4SBEhhbmdqQwo2c3VnZ2VzdElkSW1wb3J0Mjc3OTA1ODYtODM0Yy00NDIwLThmZmUtNGI3NTZkZTYxYmExXzE2EglIYW5nIFBoYW5qQwo2c3VnZ2VzdElkSW1wb3J0Mjc3OTA1ODYtODM0Yy00NDIwLThmZmUtNGI3NTZkZTYxYmExXzE0EglIYW5nIFBoYW5qQgo1c3VnZ2VzdElkSW1wb3J0Mjc3OTA1ODYtODM0Yy00NDIwLThmZmUtNGI3NTZkZTYxYmExXzkSCUhhbmcgUGhhbmpCCjVzdWdnZXN0SWRJbXBvcnQyNzc5MDU4Ni04MzRjLTQ0MjAtOGZmZS00Yjc1NmRlNjFiYTFfNBIJSGFuZyBQaGFuakMKNnN1Z2dlc3RJZEltcG9ydDI3NzkwNTg2LTgzNGMtNDQyMC04ZmZlLTRiNzU2ZGU2MWJhMV8zNhIJSGFuZyBQaGFuakMKNnN1Z2dlc3RJZEltcG9ydDI3NzkwNTg2LTgzNGMtNDQyMC04ZmZlLTRiNzU2ZGU2MWJhMV8yNxIJSGFuZyBQaGFuahwKFHN1Z2dlc3QudzZpZTNwZHZ5MHgzEgRIYW5nakMKNnN1Z2dlc3RJZEltcG9ydDI3NzkwNTg2LTgzNGMtNDQyMC04ZmZlLTRiNzU2ZGU2MWJhMV8yMhIJSGFuZyBQaGFuakMKNnN1Z2dlc3RJZEltcG9ydDI3NzkwNTg2LTgzNGMtNDQyMC04ZmZlLTRiNzU2ZGU2MWJhMV80NxIJSGFuZyBQaGFuakMKNnN1Z2dlc3RJZEltcG9ydDI3NzkwNTg2LTgzNGMtNDQyMC04ZmZlLTRiNzU2ZGU2MWJhMV8zNBIJSGFuZyBQaGFuakMKNnN1Z2dlc3RJZEltcG9ydDI3NzkwNTg2LTgzNGMtNDQyMC04ZmZlLTRiNzU2ZGU2MWJhMV80NhIJSGFuZyBQaGFuakMKNnN1Z2dlc3RJZEltcG9ydDI3NzkwNTg2LTgzNGMtNDQyMC04ZmZlLTRiNzU2ZGU2MWJhMV8yMxIJSGFuZyBQaGFuakMKNnN1Z2dlc3RJZEltcG9ydDI3NzkwNTg2LTgzNGMtNDQyMC04ZmZlLTRiNzU2ZGU2MWJhMV8yNRIJSGFuZyBQaGFuakMKNnN1Z2dlc3RJZEltcG9ydDI3NzkwNTg2LTgzNGMtNDQyMC04ZmZlLTRiNzU2ZGU2MWJhMV8yMRIJSGFuZyBQaGFuahwKFHN1Z2dlc3Qubmpvc3NjN2kxNzJtEgRIYW5nakMKNnN1Z2dlc3RJZEltcG9ydDI3NzkwNTg2LTgzNGMtNDQyMC04ZmZlLTRiNzU2ZGU2MWJhMV80MhIJSGFuZyBQaGFuahwKFHN1Z2dlc3QuOW91c2x5OWU3ZnkwEgRIYW5nakMKNnN1Z2dlc3RJZEltcG9ydDI3NzkwNTg2LTgzNGMtNDQyMC04ZmZlLTRiNzU2ZGU2MWJhMV8xNxIJSGFuZyBQaGFuakMKNnN1Z2dlc3RJZEltcG9ydDI3NzkwNTg2LTgzNGMtNDQyMC04ZmZlLTRiNzU2ZGU2MWJhMV8xNRIJSGFuZyBQaGFuakMKNnN1Z2dlc3RJZEltcG9ydDI3NzkwNTg2LTgzNGMtNDQyMC04ZmZlLTRiNzU2ZGU2MWJhMV8xMxIJSGFuZyBQaGFuahwKFHN1Z2dlc3QuMjdkYm9nampkOHFyEgRIYW5nahwKFHN1Z2dlc3Qubnk5enF6dm5pZHRyEgRIYW5nakMKNnN1Z2dlc3RJZEltcG9ydDI3NzkwNTg2LTgzNGMtNDQyMC04ZmZlLTRiNzU2ZGU2MWJhMV8yNhIJSGFuZyBQaGFuakMKNnN1Z2dlc3RJZEltcG9ydDI3NzkwNTg2LTgzNGMtNDQyMC04ZmZlLTRiNzU2ZGU2MWJhMV8zORIJSGFuZyBQaGFuakMKNnN1Z2dlc3RJZEltcG9ydDI3NzkwNTg2LTgzNGMtNDQyMC04ZmZlLTRiNzU2ZGU2MWJhMV80ORIJSGFuZyBQaGFuakMKNnN1Z2dlc3RJZEltcG9ydDI3NzkwNTg2LTgzNGMtNDQyMC04ZmZlLTRiNzU2ZGU2MWJhMV8zNxIJSGFuZyBQaGFuakMKNnN1Z2dlc3RJZEltcG9ydDI3NzkwNTg2LTgzNGMtNDQyMC04ZmZlLTRiNzU2ZGU2MWJhMV80OBIJSGFuZyBQaGFuakIKNXN1Z2dlc3RJZEltcG9ydDI3NzkwNTg2LTgzNGMtNDQyMC04ZmZlLTRiNzU2ZGU2MWJhMV84EglIYW5nIFBoYW5qQwo2c3VnZ2VzdElkSW1wb3J0Mjc3OTA1ODYtODM0Yy00NDIwLThmZmUtNGI3NTZkZTYxYmExXzEwEglIYW5nIFBoYW5qQwo2c3VnZ2VzdElkSW1wb3J0Mjc3OTA1ODYtODM0Yy00NDIwLThmZmUtNGI3NTZkZTYxYmExXzQzEglIYW5nIFBoYW5qHAoUc3VnZ2VzdC51NWY1Ymc3ZDkyNXQSBEhhbmdqHAoUc3VnZ2VzdC5lMndtN3c2czZleTcSBEhhbmdqQgo1c3VnZ2VzdElkSW1wb3J0Mjc3OTA1ODYtODM0Yy00NDIwLThmZmUtNGI3NTZkZTYxYmExXzUSCUhhbmcgUGhhbmpDCjZzdWdnZXN0SWRJbXBvcnQyNzc5MDU4Ni04MzRjLTQ0MjAtOGZmZS00Yjc1NmRlNjFiYTFfNDASCUhhbmcgUGhhbnIhMV9JeVozeE1vMTB2OURaSUdlbXRtV1lwcVEyVzdVdX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11</Pages>
  <Words>3706</Words>
  <Characters>21130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Linh. Hoàng Thị Thùy</cp:lastModifiedBy>
  <cp:revision>9</cp:revision>
  <dcterms:created xsi:type="dcterms:W3CDTF">2026-05-29T05:27:00Z</dcterms:created>
  <dcterms:modified xsi:type="dcterms:W3CDTF">2026-06-04T09:38:00Z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26d52ce7-00e7-432d-981e-ce6f9e134aa4</vt:lpwstr>
  </property>
</Properties>
</file>